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6DD339" w14:textId="4BB50361" w:rsidR="00EB6DEE" w:rsidRDefault="00DC789D">
      <w:r>
        <w:rPr>
          <w:noProof/>
          <w:color w:val="2B579A"/>
          <w:shd w:val="clear" w:color="auto" w:fill="E6E6E6"/>
        </w:rPr>
        <mc:AlternateContent>
          <mc:Choice Requires="wps">
            <w:drawing>
              <wp:anchor distT="45720" distB="45720" distL="114300" distR="114300" simplePos="0" relativeHeight="251658246" behindDoc="1" locked="1" layoutInCell="1" allowOverlap="1" wp14:anchorId="722DECE9" wp14:editId="20CFFAE4">
                <wp:simplePos x="0" y="0"/>
                <wp:positionH relativeFrom="page">
                  <wp:posOffset>0</wp:posOffset>
                </wp:positionH>
                <wp:positionV relativeFrom="page">
                  <wp:posOffset>7091045</wp:posOffset>
                </wp:positionV>
                <wp:extent cx="4800600" cy="2971800"/>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2971800"/>
                        </a:xfrm>
                        <a:prstGeom prst="rect">
                          <a:avLst/>
                        </a:prstGeom>
                        <a:noFill/>
                        <a:ln w="9525">
                          <a:noFill/>
                          <a:miter lim="800000"/>
                          <a:headEnd/>
                          <a:tailEnd/>
                        </a:ln>
                      </wps:spPr>
                      <wps:txbx>
                        <w:txbxContent>
                          <w:p w14:paraId="531F904C" w14:textId="77777777" w:rsidR="009F3383" w:rsidRPr="00914F07" w:rsidRDefault="009F3383" w:rsidP="00914F07">
                            <w:pPr>
                              <w:pStyle w:val="Title-Black"/>
                            </w:pPr>
                            <w:r w:rsidRPr="00914F07">
                              <w:t>DAEN 690</w:t>
                            </w:r>
                          </w:p>
                          <w:p w14:paraId="1731268A" w14:textId="41AE3477" w:rsidR="009F3383" w:rsidRPr="00914F07" w:rsidRDefault="009F3383" w:rsidP="00421EFB">
                            <w:pPr>
                              <w:pStyle w:val="Subtitle-Black"/>
                            </w:pPr>
                            <w:r w:rsidRPr="00914F07">
                              <w:t>Project Report</w:t>
                            </w:r>
                          </w:p>
                        </w:txbxContent>
                      </wps:txbx>
                      <wps:bodyPr rot="0" vert="horz" wrap="square" lIns="320040" tIns="228600" rIns="320040" bIns="2286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2DECE9" id="_x0000_t202" coordsize="21600,21600" o:spt="202" path="m,l,21600r21600,l21600,xe">
                <v:stroke joinstyle="miter"/>
                <v:path gradientshapeok="t" o:connecttype="rect"/>
              </v:shapetype>
              <v:shape id="Text Box 217" o:spid="_x0000_s1026" type="#_x0000_t202" style="position:absolute;margin-left:0;margin-top:558.35pt;width:378pt;height:234pt;z-index:-251658234;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" filled="f" stroked="f">
                <v:textbox inset="25.2pt,18pt,25.2pt,18pt">
                  <w:txbxContent>
                    <w:p w14:paraId="531F904C" w14:textId="77777777" w:rsidR="009F3383" w:rsidRPr="00914F07" w:rsidRDefault="009F3383" w:rsidP="00914F07">
                      <w:pPr>
                        <w:pStyle w:val="Title-Black"/>
                      </w:pPr>
                      <w:r w:rsidRPr="00914F07">
                        <w:t>DAEN 690</w:t>
                      </w:r>
                    </w:p>
                    <w:p w14:paraId="1731268A" w14:textId="41AE3477" w:rsidR="009F3383" w:rsidRPr="00914F07" w:rsidRDefault="009F3383" w:rsidP="00421EFB">
                      <w:pPr>
                        <w:pStyle w:val="Subtitle-Black"/>
                      </w:pPr>
                      <w:r w:rsidRPr="00914F07">
                        <w:t>Project Report</w:t>
                      </w:r>
                    </w:p>
                  </w:txbxContent>
                </v:textbox>
                <w10:wrap anchorx="page" anchory="page"/>
                <w10:anchorlock/>
              </v:shape>
            </w:pict>
          </mc:Fallback>
        </mc:AlternateContent>
      </w:r>
      <w:r w:rsidR="004610C0">
        <w:rPr>
          <w:noProof/>
          <w:color w:val="2B579A"/>
          <w:shd w:val="clear" w:color="auto" w:fill="E6E6E6"/>
        </w:rPr>
        <w:drawing>
          <wp:anchor distT="0" distB="0" distL="114300" distR="114300" simplePos="0" relativeHeight="251658247" behindDoc="1" locked="1" layoutInCell="1" allowOverlap="1" wp14:anchorId="788B43FA" wp14:editId="5D894F16">
            <wp:simplePos x="0" y="0"/>
            <wp:positionH relativeFrom="page">
              <wp:posOffset>6492240</wp:posOffset>
            </wp:positionH>
            <wp:positionV relativeFrom="page">
              <wp:posOffset>8686800</wp:posOffset>
            </wp:positionV>
            <wp:extent cx="1078992" cy="1143000"/>
            <wp:effectExtent l="0" t="0" r="635" b="0"/>
            <wp:wrapNone/>
            <wp:docPr id="23" name="Picture 23" descr="A black rectangle with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black rectangle with a black background&#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78992" cy="1143000"/>
                    </a:xfrm>
                    <a:prstGeom prst="rect">
                      <a:avLst/>
                    </a:prstGeom>
                  </pic:spPr>
                </pic:pic>
              </a:graphicData>
            </a:graphic>
            <wp14:sizeRelH relativeFrom="margin">
              <wp14:pctWidth>0</wp14:pctWidth>
            </wp14:sizeRelH>
            <wp14:sizeRelV relativeFrom="margin">
              <wp14:pctHeight>0</wp14:pctHeight>
            </wp14:sizeRelV>
          </wp:anchor>
        </w:drawing>
      </w:r>
      <w:r w:rsidR="006A4777">
        <w:rPr>
          <w:noProof/>
          <w:color w:val="2B579A"/>
          <w:shd w:val="clear" w:color="auto" w:fill="E6E6E6"/>
        </w:rPr>
        <mc:AlternateContent>
          <mc:Choice Requires="wps">
            <w:drawing>
              <wp:anchor distT="0" distB="0" distL="114300" distR="114300" simplePos="0" relativeHeight="251658240" behindDoc="1" locked="1" layoutInCell="1" allowOverlap="1" wp14:anchorId="13DDCEF1" wp14:editId="06D75309">
                <wp:simplePos x="0" y="0"/>
                <wp:positionH relativeFrom="column">
                  <wp:posOffset>-694055</wp:posOffset>
                </wp:positionH>
                <wp:positionV relativeFrom="page">
                  <wp:posOffset>0</wp:posOffset>
                </wp:positionV>
                <wp:extent cx="4800600" cy="10058400"/>
                <wp:effectExtent l="0" t="0" r="12700" b="12700"/>
                <wp:wrapNone/>
                <wp:docPr id="16" name="Rectangle 16"/>
                <wp:cNvGraphicFramePr/>
                <a:graphic xmlns:a="http://schemas.openxmlformats.org/drawingml/2006/main">
                  <a:graphicData uri="http://schemas.microsoft.com/office/word/2010/wordprocessingShape">
                    <wps:wsp>
                      <wps:cNvSpPr/>
                      <wps:spPr>
                        <a:xfrm>
                          <a:off x="0" y="0"/>
                          <a:ext cx="4800600" cy="10058400"/>
                        </a:xfrm>
                        <a:prstGeom prst="rect">
                          <a:avLst/>
                        </a:prstGeom>
                        <a:solidFill>
                          <a:srgbClr val="E4E6D7">
                            <a:alpha val="24766"/>
                          </a:srgbClr>
                        </a:solidFill>
                        <a:ln>
                          <a:solidFill>
                            <a:srgbClr val="E3E5D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BFFF1D" id="Rectangle 16" o:spid="_x0000_s1026" style="position:absolute;margin-left:-54.65pt;margin-top:0;width:378pt;height:11in;z-index:-25165824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" fillcolor="#e4e6d7" strokecolor="#e3e5d7" strokeweight="1pt">
                <v:fill opacity="16191f"/>
                <w10:wrap anchory="page"/>
                <w10:anchorlock/>
              </v:rect>
            </w:pict>
          </mc:Fallback>
        </mc:AlternateContent>
      </w:r>
      <w:r w:rsidR="00553AEE">
        <w:rPr>
          <w:noProof/>
          <w:color w:val="2B579A"/>
          <w:shd w:val="clear" w:color="auto" w:fill="E6E6E6"/>
        </w:rPr>
        <mc:AlternateContent>
          <mc:Choice Requires="wps">
            <w:drawing>
              <wp:anchor distT="0" distB="0" distL="114300" distR="114300" simplePos="0" relativeHeight="251658248" behindDoc="1" locked="1" layoutInCell="1" allowOverlap="1" wp14:anchorId="6CCCA774" wp14:editId="34E3657A">
                <wp:simplePos x="0" y="0"/>
                <wp:positionH relativeFrom="page">
                  <wp:posOffset>4800600</wp:posOffset>
                </wp:positionH>
                <wp:positionV relativeFrom="page">
                  <wp:posOffset>7091045</wp:posOffset>
                </wp:positionV>
                <wp:extent cx="3633470" cy="1371600"/>
                <wp:effectExtent l="0" t="0" r="0" b="0"/>
                <wp:wrapNone/>
                <wp:docPr id="462" name="Rectangle 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3470" cy="137160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E243811" w14:textId="1D8533FA" w:rsidR="00086E4A" w:rsidRDefault="00086E4A" w:rsidP="00367CB3">
                            <w:pPr>
                              <w:pStyle w:val="StudentAuthorName"/>
                            </w:pPr>
                            <w:r>
                              <w:t>Jashwanth Raj Gowlikar</w:t>
                            </w:r>
                          </w:p>
                          <w:p w14:paraId="7B319156" w14:textId="3D87646B" w:rsidR="009F3383" w:rsidRPr="00367CB3" w:rsidRDefault="009F3383" w:rsidP="00367CB3">
                            <w:pPr>
                              <w:pStyle w:val="StudentAuthorName"/>
                            </w:pPr>
                            <w:r>
                              <w:t>Tharuni Myda</w:t>
                            </w:r>
                          </w:p>
                          <w:p w14:paraId="37A193F8" w14:textId="606BF5D9" w:rsidR="009F3383" w:rsidRPr="00367CB3" w:rsidRDefault="009F3383" w:rsidP="00367CB3">
                            <w:pPr>
                              <w:pStyle w:val="StudentAuthorName"/>
                            </w:pPr>
                            <w:r>
                              <w:rPr>
                                <w:rStyle w:val="ui-provider"/>
                              </w:rPr>
                              <w:t>Ratan Rakesh Maddi</w:t>
                            </w:r>
                          </w:p>
                          <w:p w14:paraId="095450FD" w14:textId="02CAEA33" w:rsidR="009F3383" w:rsidRPr="00367CB3" w:rsidRDefault="009F3383" w:rsidP="00367CB3">
                            <w:pPr>
                              <w:pStyle w:val="StudentAuthorName"/>
                            </w:pPr>
                            <w:r>
                              <w:rPr>
                                <w:rStyle w:val="ui-provider"/>
                              </w:rPr>
                              <w:t>Venkata Krishna Red</w:t>
                            </w:r>
                            <w:r w:rsidR="00086E4A">
                              <w:rPr>
                                <w:rStyle w:val="ui-provider"/>
                              </w:rPr>
                              <w:t xml:space="preserve">dy </w:t>
                            </w:r>
                            <w:r w:rsidR="00086E4A">
                              <w:rPr>
                                <w:rStyle w:val="ui-provider"/>
                              </w:rPr>
                              <w:br/>
                            </w:r>
                          </w:p>
                        </w:txbxContent>
                      </wps:txbx>
                      <wps:bodyPr rot="0" vert="horz" wrap="square" lIns="182880" tIns="91440" rIns="182880" bIns="9144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CCCA774" id="Rectangle 462" o:spid="_x0000_s1027" style="position:absolute;margin-left:378pt;margin-top:558.35pt;width:286.1pt;height:108pt;z-index:-251658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" filled="f" stroked="f" strokecolor="white" strokeweight="1pt">
                <v:fill opacity="52428f"/>
                <v:shadow color="#d8d8d8" offset="3pt,3pt"/>
                <v:textbox inset="14.4pt,7.2pt,14.4pt,7.2pt">
                  <w:txbxContent>
                    <w:p w14:paraId="0E243811" w14:textId="1D8533FA" w:rsidR="00086E4A" w:rsidRDefault="00086E4A" w:rsidP="00367CB3">
                      <w:pPr>
                        <w:pStyle w:val="StudentAuthorName"/>
                      </w:pPr>
                      <w:r>
                        <w:t>Jashwanth Raj Gowlikar</w:t>
                      </w:r>
                    </w:p>
                    <w:p w14:paraId="7B319156" w14:textId="3D87646B" w:rsidR="009F3383" w:rsidRPr="00367CB3" w:rsidRDefault="009F3383" w:rsidP="00367CB3">
                      <w:pPr>
                        <w:pStyle w:val="StudentAuthorName"/>
                      </w:pPr>
                      <w:proofErr w:type="spellStart"/>
                      <w:r>
                        <w:t>Tharuni</w:t>
                      </w:r>
                      <w:proofErr w:type="spellEnd"/>
                      <w:r>
                        <w:t xml:space="preserve"> Myda</w:t>
                      </w:r>
                    </w:p>
                    <w:p w14:paraId="37A193F8" w14:textId="606BF5D9" w:rsidR="009F3383" w:rsidRPr="00367CB3" w:rsidRDefault="009F3383" w:rsidP="00367CB3">
                      <w:pPr>
                        <w:pStyle w:val="StudentAuthorName"/>
                      </w:pPr>
                      <w:r>
                        <w:rPr>
                          <w:rStyle w:val="ui-provider"/>
                        </w:rPr>
                        <w:t>Ratan Rakesh Maddi</w:t>
                      </w:r>
                    </w:p>
                    <w:p w14:paraId="095450FD" w14:textId="02CAEA33" w:rsidR="009F3383" w:rsidRPr="00367CB3" w:rsidRDefault="009F3383" w:rsidP="00367CB3">
                      <w:pPr>
                        <w:pStyle w:val="StudentAuthorName"/>
                      </w:pPr>
                      <w:r>
                        <w:rPr>
                          <w:rStyle w:val="ui-provider"/>
                        </w:rPr>
                        <w:t>Venkata Krishna Red</w:t>
                      </w:r>
                      <w:r w:rsidR="00086E4A">
                        <w:rPr>
                          <w:rStyle w:val="ui-provider"/>
                        </w:rPr>
                        <w:t xml:space="preserve">dy </w:t>
                      </w:r>
                      <w:r w:rsidR="00086E4A">
                        <w:rPr>
                          <w:rStyle w:val="ui-provider"/>
                        </w:rPr>
                        <w:br/>
                      </w:r>
                    </w:p>
                  </w:txbxContent>
                </v:textbox>
                <w10:wrap anchorx="page" anchory="page"/>
                <w10:anchorlock/>
              </v:rect>
            </w:pict>
          </mc:Fallback>
        </mc:AlternateContent>
      </w:r>
      <w:r w:rsidR="006727AD">
        <w:rPr>
          <w:noProof/>
          <w:color w:val="2B579A"/>
          <w:shd w:val="clear" w:color="auto" w:fill="E6E6E6"/>
        </w:rPr>
        <mc:AlternateContent>
          <mc:Choice Requires="wps">
            <w:drawing>
              <wp:anchor distT="0" distB="0" distL="114300" distR="114300" simplePos="0" relativeHeight="251658245" behindDoc="0" locked="1" layoutInCell="1" allowOverlap="1" wp14:anchorId="5AB694D8" wp14:editId="60C89329">
                <wp:simplePos x="0" y="0"/>
                <wp:positionH relativeFrom="page">
                  <wp:posOffset>4800600</wp:posOffset>
                </wp:positionH>
                <wp:positionV relativeFrom="page">
                  <wp:posOffset>0</wp:posOffset>
                </wp:positionV>
                <wp:extent cx="2971800" cy="2286000"/>
                <wp:effectExtent l="0" t="0" r="0" b="0"/>
                <wp:wrapNone/>
                <wp:docPr id="461" name="Rectangle 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228600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4B31E70" w14:textId="607C6ABA" w:rsidR="009F3383" w:rsidRPr="004B1B31" w:rsidRDefault="009F3383" w:rsidP="00391FDD">
                            <w:pPr>
                              <w:pStyle w:val="Title"/>
                            </w:pPr>
                            <w:r>
                              <w:t>Spring 2024</w:t>
                            </w:r>
                          </w:p>
                        </w:txbxContent>
                      </wps:txbx>
                      <wps:bodyPr rot="0" vert="horz" wrap="square" lIns="182880" tIns="0" rIns="182880" bIns="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AB694D8" id="Rectangle 461" o:spid="_x0000_s1028" style="position:absolute;margin-left:378pt;margin-top:0;width:234pt;height:180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" filled="f" stroked="f" strokecolor="white" strokeweight="1pt">
                <v:fill opacity="52428f"/>
                <v:shadow color="#d8d8d8" offset="3pt,3pt"/>
                <v:textbox inset="14.4pt,0,14.4pt,0">
                  <w:txbxContent>
                    <w:p w14:paraId="34B31E70" w14:textId="607C6ABA" w:rsidR="009F3383" w:rsidRPr="004B1B31" w:rsidRDefault="009F3383" w:rsidP="00391FDD">
                      <w:pPr>
                        <w:pStyle w:val="Title"/>
                      </w:pPr>
                      <w:r>
                        <w:t>Spring 2024</w:t>
                      </w:r>
                    </w:p>
                  </w:txbxContent>
                </v:textbox>
                <w10:wrap anchorx="page" anchory="page"/>
                <w10:anchorlock/>
              </v:rect>
            </w:pict>
          </mc:Fallback>
        </mc:AlternateContent>
      </w:r>
      <w:r w:rsidR="00A519B5">
        <w:rPr>
          <w:noProof/>
          <w:color w:val="2B579A"/>
          <w:shd w:val="clear" w:color="auto" w:fill="E6E6E6"/>
        </w:rPr>
        <w:drawing>
          <wp:anchor distT="0" distB="0" distL="114300" distR="114300" simplePos="0" relativeHeight="251658244" behindDoc="1" locked="1" layoutInCell="1" allowOverlap="1" wp14:anchorId="577DB19C" wp14:editId="485FF683">
            <wp:simplePos x="0" y="0"/>
            <wp:positionH relativeFrom="page">
              <wp:posOffset>228600</wp:posOffset>
            </wp:positionH>
            <wp:positionV relativeFrom="page">
              <wp:posOffset>457200</wp:posOffset>
            </wp:positionV>
            <wp:extent cx="1207008" cy="1372178"/>
            <wp:effectExtent l="0" t="0" r="0" b="0"/>
            <wp:wrapNone/>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12"/>
                    <a:stretch>
                      <a:fillRect/>
                    </a:stretch>
                  </pic:blipFill>
                  <pic:spPr>
                    <a:xfrm>
                      <a:off x="0" y="0"/>
                      <a:ext cx="1207008" cy="1372178"/>
                    </a:xfrm>
                    <a:prstGeom prst="rect">
                      <a:avLst/>
                    </a:prstGeom>
                  </pic:spPr>
                </pic:pic>
              </a:graphicData>
            </a:graphic>
            <wp14:sizeRelH relativeFrom="margin">
              <wp14:pctWidth>0</wp14:pctWidth>
            </wp14:sizeRelH>
            <wp14:sizeRelV relativeFrom="margin">
              <wp14:pctHeight>0</wp14:pctHeight>
            </wp14:sizeRelV>
          </wp:anchor>
        </w:drawing>
      </w:r>
      <w:r w:rsidR="00EF3F27">
        <w:rPr>
          <w:noProof/>
          <w:color w:val="2B579A"/>
          <w:shd w:val="clear" w:color="auto" w:fill="E6E6E6"/>
        </w:rPr>
        <mc:AlternateContent>
          <mc:Choice Requires="wps">
            <w:drawing>
              <wp:anchor distT="0" distB="0" distL="114300" distR="114300" simplePos="0" relativeHeight="251658241" behindDoc="1" locked="0" layoutInCell="1" allowOverlap="1" wp14:anchorId="0CF12378" wp14:editId="50F2971F">
                <wp:simplePos x="0" y="0"/>
                <wp:positionH relativeFrom="column">
                  <wp:posOffset>3984812</wp:posOffset>
                </wp:positionH>
                <wp:positionV relativeFrom="page">
                  <wp:posOffset>-635</wp:posOffset>
                </wp:positionV>
                <wp:extent cx="137160" cy="10058400"/>
                <wp:effectExtent l="0" t="0" r="2540" b="0"/>
                <wp:wrapNone/>
                <wp:docPr id="459" name="Rectangle 459"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0058400"/>
                        </a:xfrm>
                        <a:prstGeom prst="rect">
                          <a:avLst/>
                        </a:prstGeom>
                        <a:pattFill prst="dkVert">
                          <a:fgClr>
                            <a:schemeClr val="tx1">
                              <a:lumMod val="75000"/>
                              <a:lumOff val="25000"/>
                              <a:alpha val="80000"/>
                            </a:schemeClr>
                          </a:fgClr>
                          <a:bgClr>
                            <a:schemeClr val="bg1">
                              <a:alpha val="80000"/>
                            </a:schemeClr>
                          </a:bgClr>
                        </a:pattFill>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rect w14:anchorId="2FC892B6" id="Rectangle 459" o:spid="_x0000_s1026" alt="Light vertical" style="position:absolute;margin-left:313.75pt;margin-top:-.05pt;width:10.8pt;height:11in;z-index:-251658239;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" fillcolor="#404040 [2429]" stroked="f">
                <v:fill r:id="rId13" o:title="" opacity="52428f" color2="white [3212]" o:opacity2="52428f" type="pattern"/>
                <w10:wrap anchory="page"/>
              </v:rect>
            </w:pict>
          </mc:Fallback>
        </mc:AlternateContent>
      </w:r>
      <w:r w:rsidR="00C95432">
        <w:rPr>
          <w:noProof/>
          <w:color w:val="2B579A"/>
          <w:shd w:val="clear" w:color="auto" w:fill="E6E6E6"/>
        </w:rPr>
        <mc:AlternateContent>
          <mc:Choice Requires="wps">
            <w:drawing>
              <wp:anchor distT="0" distB="0" distL="114300" distR="114300" simplePos="0" relativeHeight="251658242" behindDoc="1" locked="1" layoutInCell="1" allowOverlap="1" wp14:anchorId="285723CC" wp14:editId="102C8A71">
                <wp:simplePos x="0" y="0"/>
                <wp:positionH relativeFrom="page">
                  <wp:posOffset>4805045</wp:posOffset>
                </wp:positionH>
                <wp:positionV relativeFrom="page">
                  <wp:posOffset>0</wp:posOffset>
                </wp:positionV>
                <wp:extent cx="2971800" cy="10058400"/>
                <wp:effectExtent l="0" t="0" r="0" b="0"/>
                <wp:wrapNone/>
                <wp:docPr id="460" name="Rectangle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10058400"/>
                        </a:xfrm>
                        <a:prstGeom prst="rect">
                          <a:avLst/>
                        </a:prstGeom>
                        <a:gradFill>
                          <a:gsLst>
                            <a:gs pos="50000">
                              <a:srgbClr val="86908E"/>
                            </a:gs>
                            <a:gs pos="100000">
                              <a:srgbClr val="D1D3D4"/>
                            </a:gs>
                          </a:gsLst>
                          <a:lin ang="0" scaled="1"/>
                        </a:gradFill>
                      </wps:spPr>
                      <wps:bodyPr rot="0" vert="horz" wrap="square" lIns="91440" tIns="45720" rIns="91440" bIns="45720" anchor="t" anchorCtr="0" upright="1">
                        <a:noAutofit/>
                      </wps:bodyPr>
                    </wps:wsp>
                  </a:graphicData>
                </a:graphic>
              </wp:anchor>
            </w:drawing>
          </mc:Choice>
          <mc:Fallback>
            <w:pict>
              <v:rect w14:anchorId="38F86F5F" id="Rectangle 460" o:spid="_x0000_s1026" style="position:absolute;margin-left:378.35pt;margin-top:0;width:234pt;height:11in;z-index:-25165823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" fillcolor="#86908e" stroked="f">
                <v:fill color2="#d1d3d4" angle="90" colors="0 #86908e;.5 #86908e" focus="100%" type="gradient"/>
                <w10:wrap anchorx="page" anchory="page"/>
                <w10:anchorlock/>
              </v:rect>
            </w:pict>
          </mc:Fallback>
        </mc:AlternateContent>
      </w:r>
      <w:r w:rsidR="00197A08">
        <w:rPr>
          <w:noProof/>
          <w:color w:val="2B579A"/>
          <w:shd w:val="clear" w:color="auto" w:fill="E6E6E6"/>
        </w:rPr>
        <w:drawing>
          <wp:anchor distT="0" distB="0" distL="114300" distR="114300" simplePos="0" relativeHeight="251658252" behindDoc="1" locked="1" layoutInCell="0" allowOverlap="1" wp14:anchorId="09A177D0" wp14:editId="0DD12971">
            <wp:simplePos x="0" y="0"/>
            <wp:positionH relativeFrom="page">
              <wp:posOffset>2290445</wp:posOffset>
            </wp:positionH>
            <wp:positionV relativeFrom="page">
              <wp:posOffset>3657600</wp:posOffset>
            </wp:positionV>
            <wp:extent cx="5486400" cy="3429000"/>
            <wp:effectExtent l="0" t="0" r="0" b="0"/>
            <wp:wrapNone/>
            <wp:docPr id="464" name="Picture 4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rotWithShape="1">
                    <a:blip r:embed="rId14" cstate="print">
                      <a:extLst>
                        <a:ext uri="{28A0092B-C50C-407E-A947-70E740481C1C}">
                          <a14:useLocalDpi xmlns:a14="http://schemas.microsoft.com/office/drawing/2010/main" val="0"/>
                        </a:ext>
                      </a:extLst>
                    </a:blip>
                    <a:srcRect l="-41" t="-124" r="41" b="6130"/>
                    <a:stretch/>
                  </pic:blipFill>
                  <pic:spPr bwMode="auto">
                    <a:xfrm>
                      <a:off x="0" y="0"/>
                      <a:ext cx="5486400" cy="342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7444">
        <w:rPr>
          <w:noProof/>
          <w:color w:val="2B579A"/>
          <w:shd w:val="clear" w:color="auto" w:fill="E6E6E6"/>
        </w:rPr>
        <mc:AlternateContent>
          <mc:Choice Requires="wps">
            <w:drawing>
              <wp:anchor distT="0" distB="0" distL="114300" distR="114300" simplePos="0" relativeHeight="251658249" behindDoc="1" locked="1" layoutInCell="0" allowOverlap="1" wp14:anchorId="222AB70F" wp14:editId="1F233C73">
                <wp:simplePos x="0" y="0"/>
                <wp:positionH relativeFrom="page">
                  <wp:posOffset>0</wp:posOffset>
                </wp:positionH>
                <wp:positionV relativeFrom="page">
                  <wp:posOffset>2286000</wp:posOffset>
                </wp:positionV>
                <wp:extent cx="6858000" cy="1371600"/>
                <wp:effectExtent l="0" t="0" r="0" b="0"/>
                <wp:wrapNone/>
                <wp:docPr id="463" name="Rectangle 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1371600"/>
                        </a:xfrm>
                        <a:prstGeom prst="rect">
                          <a:avLst/>
                        </a:prstGeom>
                        <a:solidFill>
                          <a:srgbClr val="D1D3D4"/>
                        </a:solidFill>
                        <a:ln w="19050">
                          <a:noFill/>
                          <a:miter lim="800000"/>
                          <a:headEnd/>
                          <a:tailEnd/>
                        </a:ln>
                      </wps:spPr>
                      <wps:txbx>
                        <w:txbxContent>
                          <w:p w14:paraId="7490E079" w14:textId="2A0DBBC7" w:rsidR="009F3383" w:rsidRPr="00753EEF" w:rsidRDefault="00097FE4" w:rsidP="003710A2">
                            <w:pPr>
                              <w:pStyle w:val="ReportTitle"/>
                              <w:rPr>
                                <w:szCs w:val="48"/>
                              </w:rPr>
                            </w:pPr>
                            <w:r>
                              <w:rPr>
                                <w:rStyle w:val="ui-provider"/>
                              </w:rPr>
                              <w:t>Multivariate Timeseries Forecasting with Generative AI</w:t>
                            </w:r>
                          </w:p>
                        </w:txbxContent>
                      </wps:txbx>
                      <wps:bodyPr rot="0" vert="horz" wrap="square" lIns="320040" tIns="91440" rIns="32004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22AB70F" id="Rectangle 463" o:spid="_x0000_s1029" style="position:absolute;margin-left:0;margin-top:180pt;width:540pt;height:108pt;z-index:-25165823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" o:allowincell="f" fillcolor="#d1d3d4" stroked="f" strokeweight="1.5pt">
                <v:textbox inset="25.2pt,7.2pt,25.2pt,0">
                  <w:txbxContent>
                    <w:p w14:paraId="7490E079" w14:textId="2A0DBBC7" w:rsidR="009F3383" w:rsidRPr="00753EEF" w:rsidRDefault="00097FE4" w:rsidP="003710A2">
                      <w:pPr>
                        <w:pStyle w:val="ReportTitle"/>
                        <w:rPr>
                          <w:szCs w:val="48"/>
                        </w:rPr>
                      </w:pPr>
                      <w:r>
                        <w:rPr>
                          <w:rStyle w:val="ui-provider"/>
                        </w:rPr>
                        <w:t>Multivariate Timeseries Forecasting with Generative AI</w:t>
                      </w:r>
                    </w:p>
                  </w:txbxContent>
                </v:textbox>
                <w10:wrap anchorx="page" anchory="page"/>
                <w10:anchorlock/>
              </v:rect>
            </w:pict>
          </mc:Fallback>
        </mc:AlternateContent>
      </w:r>
      <w:r w:rsidR="0EF928FF">
        <w:t xml:space="preserve">  </w:t>
      </w:r>
      <w:r w:rsidR="00EB6DEE">
        <w:br w:type="page"/>
      </w:r>
      <w:commentRangeStart w:id="0"/>
      <w:commentRangeEnd w:id="0"/>
      <w:r w:rsidR="00096D8F">
        <w:rPr>
          <w:rStyle w:val="CommentReference"/>
        </w:rPr>
        <w:commentReference w:id="0"/>
      </w:r>
    </w:p>
    <w:p w14:paraId="22AF5BD1" w14:textId="77777777" w:rsidR="00DB73EF" w:rsidRDefault="00DB73EF" w:rsidP="00220B9B"/>
    <w:p w14:paraId="2094EBA0" w14:textId="07FA26CE" w:rsidR="00220B9B" w:rsidRDefault="00983498" w:rsidP="00220B9B">
      <w:r>
        <w:rPr>
          <w:noProof/>
          <w:color w:val="2B579A"/>
          <w:shd w:val="clear" w:color="auto" w:fill="E6E6E6"/>
        </w:rPr>
        <mc:AlternateContent>
          <mc:Choice Requires="wpg">
            <w:drawing>
              <wp:anchor distT="0" distB="0" distL="114300" distR="114300" simplePos="0" relativeHeight="251658243" behindDoc="0" locked="1" layoutInCell="1" allowOverlap="0" wp14:anchorId="10543DA9" wp14:editId="759B5BE3">
                <wp:simplePos x="0" y="0"/>
                <wp:positionH relativeFrom="page">
                  <wp:align>center</wp:align>
                </wp:positionH>
                <wp:positionV relativeFrom="page">
                  <wp:align>center</wp:align>
                </wp:positionV>
                <wp:extent cx="5029834" cy="6866260"/>
                <wp:effectExtent l="0" t="0" r="0" b="4445"/>
                <wp:wrapNone/>
                <wp:docPr id="5" name="Group 5"/>
                <wp:cNvGraphicFramePr/>
                <a:graphic xmlns:a="http://schemas.openxmlformats.org/drawingml/2006/main">
                  <a:graphicData uri="http://schemas.microsoft.com/office/word/2010/wordprocessingGroup">
                    <wpg:wgp>
                      <wpg:cNvGrpSpPr/>
                      <wpg:grpSpPr>
                        <a:xfrm>
                          <a:off x="0" y="0"/>
                          <a:ext cx="5029834" cy="6866260"/>
                          <a:chOff x="0" y="0"/>
                          <a:chExt cx="5029834" cy="7746699"/>
                        </a:xfrm>
                      </wpg:grpSpPr>
                      <wps:wsp>
                        <wps:cNvPr id="8" name="Text Box 8" descr="Pull quote"/>
                        <wps:cNvSpPr txBox="1"/>
                        <wps:spPr>
                          <a:xfrm>
                            <a:off x="0" y="0"/>
                            <a:ext cx="5028565" cy="5845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9C3216" w14:textId="77777777" w:rsidR="009F3383" w:rsidRPr="00331F30" w:rsidRDefault="009F3383" w:rsidP="00983498">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About the Cover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3" name="Text Box 2"/>
                        <wps:cNvSpPr txBox="1">
                          <a:spLocks noChangeArrowheads="1"/>
                        </wps:cNvSpPr>
                        <wps:spPr bwMode="auto">
                          <a:xfrm>
                            <a:off x="0" y="717147"/>
                            <a:ext cx="5029834" cy="7029552"/>
                          </a:xfrm>
                          <a:prstGeom prst="rect">
                            <a:avLst/>
                          </a:prstGeom>
                          <a:solidFill>
                            <a:srgbClr val="FFFFFF"/>
                          </a:solidFill>
                          <a:ln w="9525">
                            <a:noFill/>
                            <a:miter lim="800000"/>
                            <a:headEnd/>
                            <a:tailEnd/>
                          </a:ln>
                        </wps:spPr>
                        <wps:txbx>
                          <w:txbxContent>
                            <w:p w14:paraId="3F7B17BE" w14:textId="01AB5075" w:rsidR="009F3383" w:rsidRPr="00D41F61" w:rsidRDefault="009F3383" w:rsidP="00F67693">
                              <w:pPr>
                                <w:jc w:val="both"/>
                                <w:rPr>
                                  <w:sz w:val="24"/>
                                  <w:szCs w:val="28"/>
                                </w:rPr>
                              </w:pPr>
                              <w:r w:rsidRPr="00D41F61">
                                <w:rPr>
                                  <w:sz w:val="24"/>
                                  <w:szCs w:val="28"/>
                                </w:rPr>
                                <w:t xml:space="preserve">Professor Berlin </w:t>
                              </w:r>
                              <w:r>
                                <w:rPr>
                                  <w:sz w:val="24"/>
                                  <w:szCs w:val="28"/>
                                </w:rPr>
                                <w:t xml:space="preserve">is an instructor </w:t>
                              </w:r>
                              <w:r w:rsidRPr="00C32DE5">
                                <w:rPr>
                                  <w:sz w:val="24"/>
                                  <w:szCs w:val="28"/>
                                </w:rPr>
                                <w:t>at the George Mason University College of Engineering and Computing, Volgenau School of Engineering, MS Data Analytics Engineering (DAEN) program</w:t>
                              </w:r>
                              <w:r>
                                <w:rPr>
                                  <w:sz w:val="24"/>
                                  <w:szCs w:val="28"/>
                                </w:rPr>
                                <w:t xml:space="preserve">. </w:t>
                              </w:r>
                              <w:r w:rsidRPr="009866AE">
                                <w:rPr>
                                  <w:sz w:val="24"/>
                                  <w:szCs w:val="28"/>
                                </w:rPr>
                                <w:t xml:space="preserve">He </w:t>
                              </w:r>
                              <w:r>
                                <w:rPr>
                                  <w:sz w:val="24"/>
                                  <w:szCs w:val="28"/>
                                </w:rPr>
                                <w:t>began working with</w:t>
                              </w:r>
                              <w:r w:rsidRPr="009866AE">
                                <w:rPr>
                                  <w:sz w:val="24"/>
                                  <w:szCs w:val="28"/>
                                </w:rPr>
                                <w:t xml:space="preserve"> the DAEN program as an adjunct faculty member in 2012 and became a fulltime faculty member in 2016</w:t>
                              </w:r>
                              <w:r>
                                <w:rPr>
                                  <w:sz w:val="24"/>
                                  <w:szCs w:val="28"/>
                                </w:rPr>
                                <w:t>. He is</w:t>
                              </w:r>
                              <w:r w:rsidRPr="00D41F61">
                                <w:rPr>
                                  <w:sz w:val="24"/>
                                  <w:szCs w:val="28"/>
                                </w:rPr>
                                <w:t xml:space="preserve"> a passionate contributor to the program and </w:t>
                              </w:r>
                              <w:r>
                                <w:rPr>
                                  <w:sz w:val="24"/>
                                  <w:szCs w:val="28"/>
                                </w:rPr>
                                <w:t xml:space="preserve">a </w:t>
                              </w:r>
                              <w:r w:rsidRPr="00D41F61">
                                <w:rPr>
                                  <w:sz w:val="24"/>
                                  <w:szCs w:val="28"/>
                                </w:rPr>
                                <w:t>devoted mentor to his students.</w:t>
                              </w:r>
                            </w:p>
                            <w:p w14:paraId="704AA205" w14:textId="0CE5FADA" w:rsidR="009F3383" w:rsidRPr="00D41F61" w:rsidRDefault="009F3383" w:rsidP="00F67693">
                              <w:pPr>
                                <w:jc w:val="both"/>
                                <w:rPr>
                                  <w:sz w:val="24"/>
                                  <w:szCs w:val="28"/>
                                </w:rPr>
                              </w:pPr>
                              <w:r w:rsidRPr="00D41F61">
                                <w:rPr>
                                  <w:sz w:val="24"/>
                                  <w:szCs w:val="28"/>
                                </w:rPr>
                                <w:t xml:space="preserve">His passion for new value creation is built on over 50 years </w:t>
                              </w:r>
                              <w:r>
                                <w:rPr>
                                  <w:sz w:val="24"/>
                                  <w:szCs w:val="28"/>
                                </w:rPr>
                                <w:t xml:space="preserve">of </w:t>
                              </w:r>
                              <w:r w:rsidRPr="00D41F61">
                                <w:rPr>
                                  <w:sz w:val="24"/>
                                  <w:szCs w:val="28"/>
                                </w:rPr>
                                <w:t>professional experience</w:t>
                              </w:r>
                              <w:r>
                                <w:rPr>
                                  <w:sz w:val="24"/>
                                  <w:szCs w:val="28"/>
                                </w:rPr>
                                <w:t xml:space="preserve"> – </w:t>
                              </w:r>
                              <w:r w:rsidRPr="00D41F61">
                                <w:rPr>
                                  <w:sz w:val="24"/>
                                  <w:szCs w:val="28"/>
                                </w:rPr>
                                <w:t>innovating and advocating for innovators applying leading-edge digital solutions to mission challenges. He</w:t>
                              </w:r>
                              <w:r>
                                <w:rPr>
                                  <w:sz w:val="24"/>
                                  <w:szCs w:val="28"/>
                                </w:rPr>
                                <w:t xml:space="preserve"> has</w:t>
                              </w:r>
                              <w:r w:rsidRPr="00D41F61">
                                <w:rPr>
                                  <w:sz w:val="24"/>
                                  <w:szCs w:val="28"/>
                                </w:rPr>
                                <w:t xml:space="preserve"> served with outstanding teams in various roles, including senior strategy executive, consultant, and mentor; applied information and systems technologist; collaborative leader; computer scientist, </w:t>
                              </w:r>
                              <w:r>
                                <w:rPr>
                                  <w:sz w:val="24"/>
                                  <w:szCs w:val="28"/>
                                </w:rPr>
                                <w:t>and</w:t>
                              </w:r>
                              <w:r w:rsidRPr="00D41F61">
                                <w:rPr>
                                  <w:sz w:val="24"/>
                                  <w:szCs w:val="28"/>
                                </w:rPr>
                                <w:t xml:space="preserve"> public policy entrepreneur.</w:t>
                              </w:r>
                            </w:p>
                            <w:p w14:paraId="7A369D63" w14:textId="12FE2757" w:rsidR="009F3383" w:rsidRPr="00D41F61" w:rsidRDefault="009F3383" w:rsidP="00F67693">
                              <w:pPr>
                                <w:jc w:val="both"/>
                                <w:rPr>
                                  <w:sz w:val="24"/>
                                  <w:szCs w:val="28"/>
                                </w:rPr>
                              </w:pPr>
                              <w:r w:rsidRPr="00D41F61">
                                <w:rPr>
                                  <w:sz w:val="24"/>
                                  <w:szCs w:val="28"/>
                                </w:rPr>
                                <w:t>He serves as a strategy advisor and mentor to public and private sector innovators and entrepreneurs and as a public speaker (emerging challenges, innovation opportunities, and ethics). His core interests include public policy, high-performance computing, cyber, emerging big data, health informatics, and digital economy and governance challenges.</w:t>
                              </w:r>
                            </w:p>
                            <w:p w14:paraId="1C40DDAC" w14:textId="5B70CDB0" w:rsidR="009F3383" w:rsidRPr="00D41F61" w:rsidRDefault="009F3383" w:rsidP="00F67693">
                              <w:pPr>
                                <w:jc w:val="both"/>
                                <w:rPr>
                                  <w:sz w:val="24"/>
                                  <w:szCs w:val="28"/>
                                </w:rPr>
                              </w:pPr>
                              <w:r w:rsidRPr="00D41F61">
                                <w:rPr>
                                  <w:sz w:val="24"/>
                                  <w:szCs w:val="28"/>
                                </w:rPr>
                                <w:t>In addition to teaching and mentoring, Prof</w:t>
                              </w:r>
                              <w:r>
                                <w:rPr>
                                  <w:sz w:val="24"/>
                                  <w:szCs w:val="28"/>
                                </w:rPr>
                                <w:t>essor</w:t>
                              </w:r>
                              <w:r w:rsidRPr="00D41F61">
                                <w:rPr>
                                  <w:sz w:val="24"/>
                                  <w:szCs w:val="28"/>
                                </w:rPr>
                                <w:t xml:space="preserve"> Berlin seeks new engagements with high-quality, core-value-centered innovation teams </w:t>
                              </w:r>
                              <w:r>
                                <w:rPr>
                                  <w:sz w:val="24"/>
                                  <w:szCs w:val="28"/>
                                </w:rPr>
                                <w:t>–</w:t>
                              </w:r>
                              <w:r w:rsidRPr="00D41F61">
                                <w:rPr>
                                  <w:sz w:val="24"/>
                                  <w:szCs w:val="28"/>
                                </w:rPr>
                                <w:t xml:space="preserve"> collaborating to address societal and market challenges with cyber-physical and policy innovation. Specifically, sustainable solutions can be delivered at the intersection of innovative value creation, human aspiration, and strategic vision.</w:t>
                              </w:r>
                            </w:p>
                            <w:p w14:paraId="05262350" w14:textId="10B6BE50" w:rsidR="009F3383" w:rsidRPr="008F02BD" w:rsidRDefault="009F3383" w:rsidP="00F67693">
                              <w:pPr>
                                <w:jc w:val="both"/>
                                <w:rPr>
                                  <w:sz w:val="24"/>
                                  <w:szCs w:val="28"/>
                                </w:rPr>
                              </w:pPr>
                              <w:r>
                                <w:rPr>
                                  <w:sz w:val="24"/>
                                  <w:szCs w:val="28"/>
                                </w:rPr>
                                <w:t>Professor</w:t>
                              </w:r>
                              <w:r w:rsidRPr="00D41F61">
                                <w:rPr>
                                  <w:sz w:val="24"/>
                                  <w:szCs w:val="28"/>
                                </w:rPr>
                                <w:t xml:space="preserve"> Berlin is a graduate of</w:t>
                              </w:r>
                              <w:r>
                                <w:rPr>
                                  <w:sz w:val="24"/>
                                  <w:szCs w:val="28"/>
                                </w:rPr>
                                <w:t xml:space="preserve"> the </w:t>
                              </w:r>
                              <w:r w:rsidRPr="00D41F61">
                                <w:rPr>
                                  <w:sz w:val="24"/>
                                  <w:szCs w:val="28"/>
                                </w:rPr>
                                <w:t xml:space="preserve">US Air Force Academy </w:t>
                              </w:r>
                              <w:r>
                                <w:rPr>
                                  <w:sz w:val="24"/>
                                  <w:szCs w:val="28"/>
                                </w:rPr>
                                <w:t>with a Bachelor of Science in</w:t>
                              </w:r>
                              <w:r w:rsidRPr="00D41F61">
                                <w:rPr>
                                  <w:sz w:val="24"/>
                                  <w:szCs w:val="28"/>
                                </w:rPr>
                                <w:t xml:space="preserve"> Computer Science </w:t>
                              </w:r>
                              <w:r>
                                <w:rPr>
                                  <w:sz w:val="24"/>
                                  <w:szCs w:val="28"/>
                                </w:rPr>
                                <w:t xml:space="preserve">and </w:t>
                              </w:r>
                              <w:r w:rsidRPr="00D41F61">
                                <w:rPr>
                                  <w:sz w:val="24"/>
                                  <w:szCs w:val="28"/>
                                </w:rPr>
                                <w:t>Mathematics</w:t>
                              </w:r>
                              <w:r>
                                <w:rPr>
                                  <w:sz w:val="24"/>
                                  <w:szCs w:val="28"/>
                                </w:rPr>
                                <w:t xml:space="preserve"> as well as a graduate of the </w:t>
                              </w:r>
                              <w:r w:rsidRPr="00D41F61">
                                <w:rPr>
                                  <w:sz w:val="24"/>
                                  <w:szCs w:val="28"/>
                                </w:rPr>
                                <w:t>University of Texas</w:t>
                              </w:r>
                              <w:r>
                                <w:rPr>
                                  <w:sz w:val="24"/>
                                  <w:szCs w:val="28"/>
                                </w:rPr>
                                <w:t xml:space="preserve"> at </w:t>
                              </w:r>
                              <w:r w:rsidRPr="00D41F61">
                                <w:rPr>
                                  <w:sz w:val="24"/>
                                  <w:szCs w:val="28"/>
                                </w:rPr>
                                <w:t xml:space="preserve">Austin </w:t>
                              </w:r>
                              <w:r>
                                <w:rPr>
                                  <w:sz w:val="24"/>
                                  <w:szCs w:val="28"/>
                                </w:rPr>
                                <w:t>with a Master of Arts in</w:t>
                              </w:r>
                              <w:r w:rsidRPr="00D41F61">
                                <w:rPr>
                                  <w:sz w:val="24"/>
                                  <w:szCs w:val="28"/>
                                </w:rPr>
                                <w:t xml:space="preserve"> Computer Science</w:t>
                              </w:r>
                              <w:r>
                                <w:rPr>
                                  <w:sz w:val="24"/>
                                  <w:szCs w:val="28"/>
                                </w:rPr>
                                <w:t>. He is also attended the</w:t>
                              </w:r>
                              <w:r w:rsidRPr="00D41F61">
                                <w:rPr>
                                  <w:sz w:val="24"/>
                                  <w:szCs w:val="28"/>
                                </w:rPr>
                                <w:t xml:space="preserve"> USAF Air Command and Staff College</w:t>
                              </w:r>
                              <w:r>
                                <w:rPr>
                                  <w:sz w:val="24"/>
                                  <w:szCs w:val="28"/>
                                </w:rPr>
                                <w:t xml:space="preserve"> for leadership and strategy training.</w:t>
                              </w:r>
                            </w:p>
                          </w:txbxContent>
                        </wps:txbx>
                        <wps:bodyPr rot="0" vert="horz" wrap="square" lIns="91440" tIns="45720" rIns="91440" bIns="45720" anchor="t" anchorCtr="0" upright="1">
                          <a:spAutoFit/>
                        </wps:bodyPr>
                      </wps:wsp>
                    </wpg:wgp>
                  </a:graphicData>
                </a:graphic>
                <wp14:sizeRelV relativeFrom="margin">
                  <wp14:pctHeight>0</wp14:pctHeight>
                </wp14:sizeRelV>
              </wp:anchor>
            </w:drawing>
          </mc:Choice>
          <mc:Fallback>
            <w:pict>
              <v:group w14:anchorId="10543DA9" id="Group 5" o:spid="_x0000_s1030" style="position:absolute;margin-left:0;margin-top:0;width:396.05pt;height:540.65pt;z-index:251658243;mso-position-horizontal:center;mso-position-horizontal-relative:page;mso-position-vertical:center;mso-position-vertical-relative:page;mso-height-relative:margin" coordsize="50298,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" o:allowoverlap="f">
                <v:shape id="Text Box 8" o:spid="_x0000_s1031" type="#_x0000_t202" alt="Pull quote" style="position:absolute;width:50285;height:5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" filled="f" stroked="f" strokeweight=".5pt">
                  <v:textbox style="mso-fit-shape-to-text:t" inset="0,0,0,0">
                    <w:txbxContent>
                      <w:p w14:paraId="709C3216" w14:textId="77777777" w:rsidR="009F3383" w:rsidRPr="00331F30" w:rsidRDefault="009F3383" w:rsidP="00983498">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About the Cover</w:t>
                        </w:r>
                      </w:p>
                    </w:txbxContent>
                  </v:textbox>
                </v:shape>
                <v:shape id="_x0000_s1032" type="#_x0000_t202" style="position:absolute;top:7171;width:50298;height:70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" stroked="f">
                  <v:textbox style="mso-fit-shape-to-text:t">
                    <w:txbxContent>
                      <w:p w14:paraId="3F7B17BE" w14:textId="01AB5075" w:rsidR="009F3383" w:rsidRPr="00D41F61" w:rsidRDefault="009F3383" w:rsidP="00F67693">
                        <w:pPr>
                          <w:jc w:val="both"/>
                          <w:rPr>
                            <w:sz w:val="24"/>
                            <w:szCs w:val="28"/>
                          </w:rPr>
                        </w:pPr>
                        <w:r w:rsidRPr="00D41F61">
                          <w:rPr>
                            <w:sz w:val="24"/>
                            <w:szCs w:val="28"/>
                          </w:rPr>
                          <w:t xml:space="preserve">Professor Berlin </w:t>
                        </w:r>
                        <w:r>
                          <w:rPr>
                            <w:sz w:val="24"/>
                            <w:szCs w:val="28"/>
                          </w:rPr>
                          <w:t xml:space="preserve">is an instructor </w:t>
                        </w:r>
                        <w:r w:rsidRPr="00C32DE5">
                          <w:rPr>
                            <w:sz w:val="24"/>
                            <w:szCs w:val="28"/>
                          </w:rPr>
                          <w:t>at the George Mason University College of Engineering and Computing, Volgenau School of Engineering, MS Data Analytics Engineering (DAEN) program</w:t>
                        </w:r>
                        <w:r>
                          <w:rPr>
                            <w:sz w:val="24"/>
                            <w:szCs w:val="28"/>
                          </w:rPr>
                          <w:t xml:space="preserve">. </w:t>
                        </w:r>
                        <w:r w:rsidRPr="009866AE">
                          <w:rPr>
                            <w:sz w:val="24"/>
                            <w:szCs w:val="28"/>
                          </w:rPr>
                          <w:t xml:space="preserve">He </w:t>
                        </w:r>
                        <w:r>
                          <w:rPr>
                            <w:sz w:val="24"/>
                            <w:szCs w:val="28"/>
                          </w:rPr>
                          <w:t>began working with</w:t>
                        </w:r>
                        <w:r w:rsidRPr="009866AE">
                          <w:rPr>
                            <w:sz w:val="24"/>
                            <w:szCs w:val="28"/>
                          </w:rPr>
                          <w:t xml:space="preserve"> the DAEN program as an adjunct faculty member in 2012 and became a fulltime faculty member in 2016</w:t>
                        </w:r>
                        <w:r>
                          <w:rPr>
                            <w:sz w:val="24"/>
                            <w:szCs w:val="28"/>
                          </w:rPr>
                          <w:t>. He is</w:t>
                        </w:r>
                        <w:r w:rsidRPr="00D41F61">
                          <w:rPr>
                            <w:sz w:val="24"/>
                            <w:szCs w:val="28"/>
                          </w:rPr>
                          <w:t xml:space="preserve"> a passionate contributor to the program and </w:t>
                        </w:r>
                        <w:r>
                          <w:rPr>
                            <w:sz w:val="24"/>
                            <w:szCs w:val="28"/>
                          </w:rPr>
                          <w:t xml:space="preserve">a </w:t>
                        </w:r>
                        <w:r w:rsidRPr="00D41F61">
                          <w:rPr>
                            <w:sz w:val="24"/>
                            <w:szCs w:val="28"/>
                          </w:rPr>
                          <w:t>devoted mentor to his students.</w:t>
                        </w:r>
                      </w:p>
                      <w:p w14:paraId="704AA205" w14:textId="0CE5FADA" w:rsidR="009F3383" w:rsidRPr="00D41F61" w:rsidRDefault="009F3383" w:rsidP="00F67693">
                        <w:pPr>
                          <w:jc w:val="both"/>
                          <w:rPr>
                            <w:sz w:val="24"/>
                            <w:szCs w:val="28"/>
                          </w:rPr>
                        </w:pPr>
                        <w:r w:rsidRPr="00D41F61">
                          <w:rPr>
                            <w:sz w:val="24"/>
                            <w:szCs w:val="28"/>
                          </w:rPr>
                          <w:t xml:space="preserve">His passion for new value creation is built on over 50 years </w:t>
                        </w:r>
                        <w:r>
                          <w:rPr>
                            <w:sz w:val="24"/>
                            <w:szCs w:val="28"/>
                          </w:rPr>
                          <w:t xml:space="preserve">of </w:t>
                        </w:r>
                        <w:r w:rsidRPr="00D41F61">
                          <w:rPr>
                            <w:sz w:val="24"/>
                            <w:szCs w:val="28"/>
                          </w:rPr>
                          <w:t>professional experience</w:t>
                        </w:r>
                        <w:r>
                          <w:rPr>
                            <w:sz w:val="24"/>
                            <w:szCs w:val="28"/>
                          </w:rPr>
                          <w:t xml:space="preserve"> – </w:t>
                        </w:r>
                        <w:r w:rsidRPr="00D41F61">
                          <w:rPr>
                            <w:sz w:val="24"/>
                            <w:szCs w:val="28"/>
                          </w:rPr>
                          <w:t>innovating and advocating for innovators applying leading-edge digital solutions to mission challenges. He</w:t>
                        </w:r>
                        <w:r>
                          <w:rPr>
                            <w:sz w:val="24"/>
                            <w:szCs w:val="28"/>
                          </w:rPr>
                          <w:t xml:space="preserve"> has</w:t>
                        </w:r>
                        <w:r w:rsidRPr="00D41F61">
                          <w:rPr>
                            <w:sz w:val="24"/>
                            <w:szCs w:val="28"/>
                          </w:rPr>
                          <w:t xml:space="preserve"> served with outstanding teams in various roles, including senior strategy executive, consultant, and mentor; applied information and systems technologist; collaborative leader; computer scientist, </w:t>
                        </w:r>
                        <w:r>
                          <w:rPr>
                            <w:sz w:val="24"/>
                            <w:szCs w:val="28"/>
                          </w:rPr>
                          <w:t>and</w:t>
                        </w:r>
                        <w:r w:rsidRPr="00D41F61">
                          <w:rPr>
                            <w:sz w:val="24"/>
                            <w:szCs w:val="28"/>
                          </w:rPr>
                          <w:t xml:space="preserve"> public policy entrepreneur.</w:t>
                        </w:r>
                      </w:p>
                      <w:p w14:paraId="7A369D63" w14:textId="12FE2757" w:rsidR="009F3383" w:rsidRPr="00D41F61" w:rsidRDefault="009F3383" w:rsidP="00F67693">
                        <w:pPr>
                          <w:jc w:val="both"/>
                          <w:rPr>
                            <w:sz w:val="24"/>
                            <w:szCs w:val="28"/>
                          </w:rPr>
                        </w:pPr>
                        <w:r w:rsidRPr="00D41F61">
                          <w:rPr>
                            <w:sz w:val="24"/>
                            <w:szCs w:val="28"/>
                          </w:rPr>
                          <w:t>He serves as a strategy advisor and mentor to public and private sector innovators and entrepreneurs and as a public speaker (emerging challenges, innovation opportunities, and ethics). His core interests include public policy, high-performance computing, cyber, emerging big data, health informatics, and digital economy and governance challenges.</w:t>
                        </w:r>
                      </w:p>
                      <w:p w14:paraId="1C40DDAC" w14:textId="5B70CDB0" w:rsidR="009F3383" w:rsidRPr="00D41F61" w:rsidRDefault="009F3383" w:rsidP="00F67693">
                        <w:pPr>
                          <w:jc w:val="both"/>
                          <w:rPr>
                            <w:sz w:val="24"/>
                            <w:szCs w:val="28"/>
                          </w:rPr>
                        </w:pPr>
                        <w:r w:rsidRPr="00D41F61">
                          <w:rPr>
                            <w:sz w:val="24"/>
                            <w:szCs w:val="28"/>
                          </w:rPr>
                          <w:t>In addition to teaching and mentoring, Prof</w:t>
                        </w:r>
                        <w:r>
                          <w:rPr>
                            <w:sz w:val="24"/>
                            <w:szCs w:val="28"/>
                          </w:rPr>
                          <w:t>essor</w:t>
                        </w:r>
                        <w:r w:rsidRPr="00D41F61">
                          <w:rPr>
                            <w:sz w:val="24"/>
                            <w:szCs w:val="28"/>
                          </w:rPr>
                          <w:t xml:space="preserve"> Berlin seeks new engagements with high-quality, core-value-centered innovation teams </w:t>
                        </w:r>
                        <w:r>
                          <w:rPr>
                            <w:sz w:val="24"/>
                            <w:szCs w:val="28"/>
                          </w:rPr>
                          <w:t>–</w:t>
                        </w:r>
                        <w:r w:rsidRPr="00D41F61">
                          <w:rPr>
                            <w:sz w:val="24"/>
                            <w:szCs w:val="28"/>
                          </w:rPr>
                          <w:t xml:space="preserve"> collaborating to address societal and market challenges with cyber-physical and policy innovation. Specifically, sustainable solutions can be delivered at the intersection of innovative value creation, human aspiration, and strategic vision.</w:t>
                        </w:r>
                      </w:p>
                      <w:p w14:paraId="05262350" w14:textId="10B6BE50" w:rsidR="009F3383" w:rsidRPr="008F02BD" w:rsidRDefault="009F3383" w:rsidP="00F67693">
                        <w:pPr>
                          <w:jc w:val="both"/>
                          <w:rPr>
                            <w:sz w:val="24"/>
                            <w:szCs w:val="28"/>
                          </w:rPr>
                        </w:pPr>
                        <w:r>
                          <w:rPr>
                            <w:sz w:val="24"/>
                            <w:szCs w:val="28"/>
                          </w:rPr>
                          <w:t>Professor</w:t>
                        </w:r>
                        <w:r w:rsidRPr="00D41F61">
                          <w:rPr>
                            <w:sz w:val="24"/>
                            <w:szCs w:val="28"/>
                          </w:rPr>
                          <w:t xml:space="preserve"> Berlin is a graduate of</w:t>
                        </w:r>
                        <w:r>
                          <w:rPr>
                            <w:sz w:val="24"/>
                            <w:szCs w:val="28"/>
                          </w:rPr>
                          <w:t xml:space="preserve"> the </w:t>
                        </w:r>
                        <w:r w:rsidRPr="00D41F61">
                          <w:rPr>
                            <w:sz w:val="24"/>
                            <w:szCs w:val="28"/>
                          </w:rPr>
                          <w:t xml:space="preserve">US Air Force Academy </w:t>
                        </w:r>
                        <w:r>
                          <w:rPr>
                            <w:sz w:val="24"/>
                            <w:szCs w:val="28"/>
                          </w:rPr>
                          <w:t>with a Bachelor of Science in</w:t>
                        </w:r>
                        <w:r w:rsidRPr="00D41F61">
                          <w:rPr>
                            <w:sz w:val="24"/>
                            <w:szCs w:val="28"/>
                          </w:rPr>
                          <w:t xml:space="preserve"> Computer Science </w:t>
                        </w:r>
                        <w:r>
                          <w:rPr>
                            <w:sz w:val="24"/>
                            <w:szCs w:val="28"/>
                          </w:rPr>
                          <w:t xml:space="preserve">and </w:t>
                        </w:r>
                        <w:r w:rsidRPr="00D41F61">
                          <w:rPr>
                            <w:sz w:val="24"/>
                            <w:szCs w:val="28"/>
                          </w:rPr>
                          <w:t>Mathematics</w:t>
                        </w:r>
                        <w:r>
                          <w:rPr>
                            <w:sz w:val="24"/>
                            <w:szCs w:val="28"/>
                          </w:rPr>
                          <w:t xml:space="preserve"> as well as a graduate of the </w:t>
                        </w:r>
                        <w:r w:rsidRPr="00D41F61">
                          <w:rPr>
                            <w:sz w:val="24"/>
                            <w:szCs w:val="28"/>
                          </w:rPr>
                          <w:t>University of Texas</w:t>
                        </w:r>
                        <w:r>
                          <w:rPr>
                            <w:sz w:val="24"/>
                            <w:szCs w:val="28"/>
                          </w:rPr>
                          <w:t xml:space="preserve"> at </w:t>
                        </w:r>
                        <w:r w:rsidRPr="00D41F61">
                          <w:rPr>
                            <w:sz w:val="24"/>
                            <w:szCs w:val="28"/>
                          </w:rPr>
                          <w:t xml:space="preserve">Austin </w:t>
                        </w:r>
                        <w:r>
                          <w:rPr>
                            <w:sz w:val="24"/>
                            <w:szCs w:val="28"/>
                          </w:rPr>
                          <w:t>with a Master of Arts in</w:t>
                        </w:r>
                        <w:r w:rsidRPr="00D41F61">
                          <w:rPr>
                            <w:sz w:val="24"/>
                            <w:szCs w:val="28"/>
                          </w:rPr>
                          <w:t xml:space="preserve"> Computer Science</w:t>
                        </w:r>
                        <w:r>
                          <w:rPr>
                            <w:sz w:val="24"/>
                            <w:szCs w:val="28"/>
                          </w:rPr>
                          <w:t>. He is also attended the</w:t>
                        </w:r>
                        <w:r w:rsidRPr="00D41F61">
                          <w:rPr>
                            <w:sz w:val="24"/>
                            <w:szCs w:val="28"/>
                          </w:rPr>
                          <w:t xml:space="preserve"> USAF Air Command and Staff College</w:t>
                        </w:r>
                        <w:r>
                          <w:rPr>
                            <w:sz w:val="24"/>
                            <w:szCs w:val="28"/>
                          </w:rPr>
                          <w:t xml:space="preserve"> for leadership and strategy training.</w:t>
                        </w:r>
                      </w:p>
                    </w:txbxContent>
                  </v:textbox>
                </v:shape>
                <w10:wrap anchorx="page" anchory="page"/>
                <w10:anchorlock/>
              </v:group>
            </w:pict>
          </mc:Fallback>
        </mc:AlternateContent>
      </w:r>
    </w:p>
    <w:p w14:paraId="0456E380" w14:textId="77777777" w:rsidR="00DB73EF" w:rsidRPr="00466F4B" w:rsidRDefault="00DB73EF" w:rsidP="00466F4B">
      <w:pPr>
        <w:pStyle w:val="Caption"/>
        <w:sectPr w:rsidR="00DB73EF" w:rsidRPr="00466F4B" w:rsidSect="00B43C89">
          <w:pgSz w:w="12240" w:h="15840" w:code="1"/>
          <w:pgMar w:top="720" w:right="1080" w:bottom="720" w:left="1080" w:header="706" w:footer="706" w:gutter="0"/>
          <w:pgNumType w:fmt="lowerRoman" w:start="1"/>
          <w:cols w:space="851"/>
          <w:docGrid w:linePitch="360"/>
        </w:sectPr>
      </w:pPr>
    </w:p>
    <w:p w14:paraId="113FB7CB" w14:textId="2CCB958C" w:rsidR="00A42B88" w:rsidRDefault="00A42B88" w:rsidP="00A42B88">
      <w:pPr>
        <w:pStyle w:val="ChapterTitle"/>
      </w:pPr>
      <w:r>
        <w:lastRenderedPageBreak/>
        <w:t>Contents</w:t>
      </w:r>
    </w:p>
    <w:sdt>
      <w:sdtPr>
        <w:rPr>
          <w:rFonts w:asciiTheme="minorHAnsi" w:hAnsiTheme="minorHAnsi"/>
          <w:b w:val="0"/>
          <w:bCs w:val="0"/>
          <w:color w:val="000000" w:themeColor="text1"/>
          <w:sz w:val="22"/>
          <w:szCs w:val="22"/>
          <w:shd w:val="clear" w:color="auto" w:fill="E6E6E6"/>
        </w:rPr>
        <w:id w:val="590366864"/>
        <w:docPartObj>
          <w:docPartGallery w:val="Table of Contents"/>
          <w:docPartUnique/>
        </w:docPartObj>
      </w:sdtPr>
      <w:sdtEndPr/>
      <w:sdtContent>
        <w:p w14:paraId="0A21291F" w14:textId="7FB30375" w:rsidR="00BD2BAF" w:rsidRDefault="00BD2BAF">
          <w:pPr>
            <w:pStyle w:val="TOCHeading"/>
          </w:pPr>
          <w:r>
            <w:t>Table of Contents</w:t>
          </w:r>
        </w:p>
        <w:p w14:paraId="31140927" w14:textId="415ACAC3" w:rsidR="001D3F57" w:rsidRDefault="00A9716B">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r>
            <w:rPr>
              <w:b w:val="0"/>
              <w:color w:val="2B579A"/>
              <w:shd w:val="clear" w:color="auto" w:fill="E6E6E6"/>
            </w:rPr>
            <w:fldChar w:fldCharType="begin"/>
          </w:r>
          <w:r>
            <w:rPr>
              <w:b w:val="0"/>
              <w:bCs w:val="0"/>
            </w:rPr>
            <w:instrText xml:space="preserve"> TOC \o "1-5" \h \z \t "Section Heading,1,Section Subheading,2" </w:instrText>
          </w:r>
          <w:r>
            <w:rPr>
              <w:b w:val="0"/>
              <w:color w:val="2B579A"/>
              <w:shd w:val="clear" w:color="auto" w:fill="E6E6E6"/>
            </w:rPr>
            <w:fldChar w:fldCharType="separate"/>
          </w:r>
          <w:hyperlink w:anchor="_Toc165318565" w:history="1">
            <w:r w:rsidR="001D3F57" w:rsidRPr="00930086">
              <w:rPr>
                <w:rStyle w:val="Hyperlink"/>
                <w:noProof/>
              </w:rPr>
              <w:t>Abstract</w:t>
            </w:r>
            <w:r w:rsidR="001D3F57">
              <w:rPr>
                <w:noProof/>
                <w:webHidden/>
              </w:rPr>
              <w:tab/>
            </w:r>
            <w:r w:rsidR="001D3F57">
              <w:rPr>
                <w:noProof/>
                <w:webHidden/>
              </w:rPr>
              <w:fldChar w:fldCharType="begin"/>
            </w:r>
            <w:r w:rsidR="001D3F57">
              <w:rPr>
                <w:noProof/>
                <w:webHidden/>
              </w:rPr>
              <w:instrText xml:space="preserve"> PAGEREF _Toc165318565 \h </w:instrText>
            </w:r>
            <w:r w:rsidR="001D3F57">
              <w:rPr>
                <w:noProof/>
                <w:webHidden/>
              </w:rPr>
            </w:r>
            <w:r w:rsidR="001D3F57">
              <w:rPr>
                <w:noProof/>
                <w:webHidden/>
              </w:rPr>
              <w:fldChar w:fldCharType="separate"/>
            </w:r>
            <w:r w:rsidR="001D3F57">
              <w:rPr>
                <w:noProof/>
                <w:webHidden/>
              </w:rPr>
              <w:t>1</w:t>
            </w:r>
            <w:r w:rsidR="001D3F57">
              <w:rPr>
                <w:noProof/>
                <w:webHidden/>
              </w:rPr>
              <w:fldChar w:fldCharType="end"/>
            </w:r>
          </w:hyperlink>
        </w:p>
        <w:p w14:paraId="68AFD896" w14:textId="10726B15" w:rsidR="001D3F57" w:rsidRDefault="001D3F57">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65318566" w:history="1">
            <w:r w:rsidRPr="00930086">
              <w:rPr>
                <w:rStyle w:val="Hyperlink"/>
                <w:noProof/>
              </w:rPr>
              <w:t>Problem Definition</w:t>
            </w:r>
            <w:r>
              <w:rPr>
                <w:noProof/>
                <w:webHidden/>
              </w:rPr>
              <w:tab/>
            </w:r>
            <w:r>
              <w:rPr>
                <w:noProof/>
                <w:webHidden/>
              </w:rPr>
              <w:fldChar w:fldCharType="begin"/>
            </w:r>
            <w:r>
              <w:rPr>
                <w:noProof/>
                <w:webHidden/>
              </w:rPr>
              <w:instrText xml:space="preserve"> PAGEREF _Toc165318566 \h </w:instrText>
            </w:r>
            <w:r>
              <w:rPr>
                <w:noProof/>
                <w:webHidden/>
              </w:rPr>
            </w:r>
            <w:r>
              <w:rPr>
                <w:noProof/>
                <w:webHidden/>
              </w:rPr>
              <w:fldChar w:fldCharType="separate"/>
            </w:r>
            <w:r>
              <w:rPr>
                <w:noProof/>
                <w:webHidden/>
              </w:rPr>
              <w:t>3</w:t>
            </w:r>
            <w:r>
              <w:rPr>
                <w:noProof/>
                <w:webHidden/>
              </w:rPr>
              <w:fldChar w:fldCharType="end"/>
            </w:r>
          </w:hyperlink>
        </w:p>
        <w:p w14:paraId="3D14E4E8" w14:textId="5B2C55E9" w:rsidR="001D3F57" w:rsidRDefault="001D3F57">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65318567" w:history="1">
            <w:r w:rsidRPr="00930086">
              <w:rPr>
                <w:rStyle w:val="Hyperlink"/>
                <w:noProof/>
              </w:rPr>
              <w:t>1.1</w:t>
            </w:r>
            <w:r>
              <w:rPr>
                <w:rFonts w:eastAsiaTheme="minorEastAsia" w:cstheme="minorBidi"/>
                <w:b w:val="0"/>
                <w:bCs w:val="0"/>
                <w:smallCaps w:val="0"/>
                <w:noProof/>
                <w:color w:val="auto"/>
                <w:kern w:val="2"/>
                <w:sz w:val="24"/>
                <w:szCs w:val="24"/>
                <w14:ligatures w14:val="standardContextual"/>
              </w:rPr>
              <w:tab/>
            </w:r>
            <w:r w:rsidRPr="00930086">
              <w:rPr>
                <w:rStyle w:val="Hyperlink"/>
                <w:noProof/>
              </w:rPr>
              <w:t>Background</w:t>
            </w:r>
            <w:r>
              <w:rPr>
                <w:noProof/>
                <w:webHidden/>
              </w:rPr>
              <w:tab/>
            </w:r>
            <w:r>
              <w:rPr>
                <w:noProof/>
                <w:webHidden/>
              </w:rPr>
              <w:fldChar w:fldCharType="begin"/>
            </w:r>
            <w:r>
              <w:rPr>
                <w:noProof/>
                <w:webHidden/>
              </w:rPr>
              <w:instrText xml:space="preserve"> PAGEREF _Toc165318567 \h </w:instrText>
            </w:r>
            <w:r>
              <w:rPr>
                <w:noProof/>
                <w:webHidden/>
              </w:rPr>
            </w:r>
            <w:r>
              <w:rPr>
                <w:noProof/>
                <w:webHidden/>
              </w:rPr>
              <w:fldChar w:fldCharType="separate"/>
            </w:r>
            <w:r>
              <w:rPr>
                <w:noProof/>
                <w:webHidden/>
              </w:rPr>
              <w:t>3</w:t>
            </w:r>
            <w:r>
              <w:rPr>
                <w:noProof/>
                <w:webHidden/>
              </w:rPr>
              <w:fldChar w:fldCharType="end"/>
            </w:r>
          </w:hyperlink>
        </w:p>
        <w:p w14:paraId="659E8021" w14:textId="1791E195" w:rsidR="001D3F57" w:rsidRDefault="001D3F57">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65318568" w:history="1">
            <w:r w:rsidRPr="00930086">
              <w:rPr>
                <w:rStyle w:val="Hyperlink"/>
                <w:noProof/>
              </w:rPr>
              <w:t>1.1.1</w:t>
            </w:r>
            <w:r>
              <w:rPr>
                <w:rFonts w:eastAsiaTheme="minorEastAsia" w:cstheme="minorBidi"/>
                <w:smallCaps w:val="0"/>
                <w:noProof/>
                <w:color w:val="auto"/>
                <w:kern w:val="2"/>
                <w:sz w:val="24"/>
                <w:szCs w:val="24"/>
                <w14:ligatures w14:val="standardContextual"/>
              </w:rPr>
              <w:tab/>
            </w:r>
            <w:r w:rsidRPr="00930086">
              <w:rPr>
                <w:rStyle w:val="Hyperlink"/>
                <w:noProof/>
              </w:rPr>
              <w:t>Introduction to forecasting</w:t>
            </w:r>
            <w:r>
              <w:rPr>
                <w:noProof/>
                <w:webHidden/>
              </w:rPr>
              <w:tab/>
            </w:r>
            <w:r>
              <w:rPr>
                <w:noProof/>
                <w:webHidden/>
              </w:rPr>
              <w:fldChar w:fldCharType="begin"/>
            </w:r>
            <w:r>
              <w:rPr>
                <w:noProof/>
                <w:webHidden/>
              </w:rPr>
              <w:instrText xml:space="preserve"> PAGEREF _Toc165318568 \h </w:instrText>
            </w:r>
            <w:r>
              <w:rPr>
                <w:noProof/>
                <w:webHidden/>
              </w:rPr>
            </w:r>
            <w:r>
              <w:rPr>
                <w:noProof/>
                <w:webHidden/>
              </w:rPr>
              <w:fldChar w:fldCharType="separate"/>
            </w:r>
            <w:r>
              <w:rPr>
                <w:noProof/>
                <w:webHidden/>
              </w:rPr>
              <w:t>3</w:t>
            </w:r>
            <w:r>
              <w:rPr>
                <w:noProof/>
                <w:webHidden/>
              </w:rPr>
              <w:fldChar w:fldCharType="end"/>
            </w:r>
          </w:hyperlink>
        </w:p>
        <w:p w14:paraId="0CA668C1" w14:textId="32B99F63" w:rsidR="001D3F57" w:rsidRDefault="001D3F57">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65318569" w:history="1">
            <w:r w:rsidRPr="00930086">
              <w:rPr>
                <w:rStyle w:val="Hyperlink"/>
                <w:noProof/>
              </w:rPr>
              <w:t>1.1.2</w:t>
            </w:r>
            <w:r>
              <w:rPr>
                <w:rFonts w:eastAsiaTheme="minorEastAsia" w:cstheme="minorBidi"/>
                <w:smallCaps w:val="0"/>
                <w:noProof/>
                <w:color w:val="auto"/>
                <w:kern w:val="2"/>
                <w:sz w:val="24"/>
                <w:szCs w:val="24"/>
                <w14:ligatures w14:val="standardContextual"/>
              </w:rPr>
              <w:tab/>
            </w:r>
            <w:r w:rsidRPr="00930086">
              <w:rPr>
                <w:rStyle w:val="Hyperlink"/>
                <w:noProof/>
              </w:rPr>
              <w:t>Limitations of traditional forecasting methods</w:t>
            </w:r>
            <w:r>
              <w:rPr>
                <w:noProof/>
                <w:webHidden/>
              </w:rPr>
              <w:tab/>
            </w:r>
            <w:r>
              <w:rPr>
                <w:noProof/>
                <w:webHidden/>
              </w:rPr>
              <w:fldChar w:fldCharType="begin"/>
            </w:r>
            <w:r>
              <w:rPr>
                <w:noProof/>
                <w:webHidden/>
              </w:rPr>
              <w:instrText xml:space="preserve"> PAGEREF _Toc165318569 \h </w:instrText>
            </w:r>
            <w:r>
              <w:rPr>
                <w:noProof/>
                <w:webHidden/>
              </w:rPr>
            </w:r>
            <w:r>
              <w:rPr>
                <w:noProof/>
                <w:webHidden/>
              </w:rPr>
              <w:fldChar w:fldCharType="separate"/>
            </w:r>
            <w:r>
              <w:rPr>
                <w:noProof/>
                <w:webHidden/>
              </w:rPr>
              <w:t>3</w:t>
            </w:r>
            <w:r>
              <w:rPr>
                <w:noProof/>
                <w:webHidden/>
              </w:rPr>
              <w:fldChar w:fldCharType="end"/>
            </w:r>
          </w:hyperlink>
        </w:p>
        <w:p w14:paraId="670D63C4" w14:textId="1DC606A2" w:rsidR="001D3F57" w:rsidRDefault="001D3F57">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65318570" w:history="1">
            <w:r w:rsidRPr="00930086">
              <w:rPr>
                <w:rStyle w:val="Hyperlink"/>
                <w:noProof/>
              </w:rPr>
              <w:t>1.1.3</w:t>
            </w:r>
            <w:r>
              <w:rPr>
                <w:rFonts w:eastAsiaTheme="minorEastAsia" w:cstheme="minorBidi"/>
                <w:smallCaps w:val="0"/>
                <w:noProof/>
                <w:color w:val="auto"/>
                <w:kern w:val="2"/>
                <w:sz w:val="24"/>
                <w:szCs w:val="24"/>
                <w14:ligatures w14:val="standardContextual"/>
              </w:rPr>
              <w:tab/>
            </w:r>
            <w:r w:rsidRPr="00930086">
              <w:rPr>
                <w:rStyle w:val="Hyperlink"/>
                <w:noProof/>
              </w:rPr>
              <w:t>Introduction to time series analysis</w:t>
            </w:r>
            <w:r>
              <w:rPr>
                <w:noProof/>
                <w:webHidden/>
              </w:rPr>
              <w:tab/>
            </w:r>
            <w:r>
              <w:rPr>
                <w:noProof/>
                <w:webHidden/>
              </w:rPr>
              <w:fldChar w:fldCharType="begin"/>
            </w:r>
            <w:r>
              <w:rPr>
                <w:noProof/>
                <w:webHidden/>
              </w:rPr>
              <w:instrText xml:space="preserve"> PAGEREF _Toc165318570 \h </w:instrText>
            </w:r>
            <w:r>
              <w:rPr>
                <w:noProof/>
                <w:webHidden/>
              </w:rPr>
            </w:r>
            <w:r>
              <w:rPr>
                <w:noProof/>
                <w:webHidden/>
              </w:rPr>
              <w:fldChar w:fldCharType="separate"/>
            </w:r>
            <w:r>
              <w:rPr>
                <w:noProof/>
                <w:webHidden/>
              </w:rPr>
              <w:t>4</w:t>
            </w:r>
            <w:r>
              <w:rPr>
                <w:noProof/>
                <w:webHidden/>
              </w:rPr>
              <w:fldChar w:fldCharType="end"/>
            </w:r>
          </w:hyperlink>
        </w:p>
        <w:p w14:paraId="07B94420" w14:textId="697525DC" w:rsidR="001D3F57" w:rsidRDefault="001D3F57">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65318571" w:history="1">
            <w:r w:rsidRPr="00930086">
              <w:rPr>
                <w:rStyle w:val="Hyperlink"/>
                <w:noProof/>
              </w:rPr>
              <w:t>1.1.4</w:t>
            </w:r>
            <w:r>
              <w:rPr>
                <w:rFonts w:eastAsiaTheme="minorEastAsia" w:cstheme="minorBidi"/>
                <w:smallCaps w:val="0"/>
                <w:noProof/>
                <w:color w:val="auto"/>
                <w:kern w:val="2"/>
                <w:sz w:val="24"/>
                <w:szCs w:val="24"/>
                <w14:ligatures w14:val="standardContextual"/>
              </w:rPr>
              <w:tab/>
            </w:r>
            <w:r w:rsidRPr="00930086">
              <w:rPr>
                <w:rStyle w:val="Hyperlink"/>
                <w:noProof/>
              </w:rPr>
              <w:t>Evolution of machine learning in forecasting</w:t>
            </w:r>
            <w:r>
              <w:rPr>
                <w:noProof/>
                <w:webHidden/>
              </w:rPr>
              <w:tab/>
            </w:r>
            <w:r>
              <w:rPr>
                <w:noProof/>
                <w:webHidden/>
              </w:rPr>
              <w:fldChar w:fldCharType="begin"/>
            </w:r>
            <w:r>
              <w:rPr>
                <w:noProof/>
                <w:webHidden/>
              </w:rPr>
              <w:instrText xml:space="preserve"> PAGEREF _Toc165318571 \h </w:instrText>
            </w:r>
            <w:r>
              <w:rPr>
                <w:noProof/>
                <w:webHidden/>
              </w:rPr>
            </w:r>
            <w:r>
              <w:rPr>
                <w:noProof/>
                <w:webHidden/>
              </w:rPr>
              <w:fldChar w:fldCharType="separate"/>
            </w:r>
            <w:r>
              <w:rPr>
                <w:noProof/>
                <w:webHidden/>
              </w:rPr>
              <w:t>4</w:t>
            </w:r>
            <w:r>
              <w:rPr>
                <w:noProof/>
                <w:webHidden/>
              </w:rPr>
              <w:fldChar w:fldCharType="end"/>
            </w:r>
          </w:hyperlink>
        </w:p>
        <w:p w14:paraId="69774502" w14:textId="3EEFE165" w:rsidR="001D3F57" w:rsidRDefault="001D3F57">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65318572" w:history="1">
            <w:r w:rsidRPr="00930086">
              <w:rPr>
                <w:rStyle w:val="Hyperlink"/>
                <w:noProof/>
              </w:rPr>
              <w:t>1.1.5</w:t>
            </w:r>
            <w:r>
              <w:rPr>
                <w:rFonts w:eastAsiaTheme="minorEastAsia" w:cstheme="minorBidi"/>
                <w:smallCaps w:val="0"/>
                <w:noProof/>
                <w:color w:val="auto"/>
                <w:kern w:val="2"/>
                <w:sz w:val="24"/>
                <w:szCs w:val="24"/>
                <w14:ligatures w14:val="standardContextual"/>
              </w:rPr>
              <w:tab/>
            </w:r>
            <w:r w:rsidRPr="00930086">
              <w:rPr>
                <w:rStyle w:val="Hyperlink"/>
                <w:noProof/>
              </w:rPr>
              <w:t>Generative AI and its role in forecasting</w:t>
            </w:r>
            <w:r>
              <w:rPr>
                <w:noProof/>
                <w:webHidden/>
              </w:rPr>
              <w:tab/>
            </w:r>
            <w:r>
              <w:rPr>
                <w:noProof/>
                <w:webHidden/>
              </w:rPr>
              <w:fldChar w:fldCharType="begin"/>
            </w:r>
            <w:r>
              <w:rPr>
                <w:noProof/>
                <w:webHidden/>
              </w:rPr>
              <w:instrText xml:space="preserve"> PAGEREF _Toc165318572 \h </w:instrText>
            </w:r>
            <w:r>
              <w:rPr>
                <w:noProof/>
                <w:webHidden/>
              </w:rPr>
            </w:r>
            <w:r>
              <w:rPr>
                <w:noProof/>
                <w:webHidden/>
              </w:rPr>
              <w:fldChar w:fldCharType="separate"/>
            </w:r>
            <w:r>
              <w:rPr>
                <w:noProof/>
                <w:webHidden/>
              </w:rPr>
              <w:t>4</w:t>
            </w:r>
            <w:r>
              <w:rPr>
                <w:noProof/>
                <w:webHidden/>
              </w:rPr>
              <w:fldChar w:fldCharType="end"/>
            </w:r>
          </w:hyperlink>
        </w:p>
        <w:p w14:paraId="1F9F3F36" w14:textId="069BE2F6" w:rsidR="001D3F57" w:rsidRDefault="001D3F57">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65318573" w:history="1">
            <w:r w:rsidRPr="00930086">
              <w:rPr>
                <w:rStyle w:val="Hyperlink"/>
                <w:noProof/>
              </w:rPr>
              <w:t>1.1.6</w:t>
            </w:r>
            <w:r>
              <w:rPr>
                <w:rFonts w:eastAsiaTheme="minorEastAsia" w:cstheme="minorBidi"/>
                <w:smallCaps w:val="0"/>
                <w:noProof/>
                <w:color w:val="auto"/>
                <w:kern w:val="2"/>
                <w:sz w:val="24"/>
                <w:szCs w:val="24"/>
                <w14:ligatures w14:val="standardContextual"/>
              </w:rPr>
              <w:tab/>
            </w:r>
            <w:r w:rsidRPr="00930086">
              <w:rPr>
                <w:rStyle w:val="Hyperlink"/>
                <w:noProof/>
              </w:rPr>
              <w:t>Detailed explanation of multivariate time series</w:t>
            </w:r>
            <w:r>
              <w:rPr>
                <w:noProof/>
                <w:webHidden/>
              </w:rPr>
              <w:tab/>
            </w:r>
            <w:r>
              <w:rPr>
                <w:noProof/>
                <w:webHidden/>
              </w:rPr>
              <w:fldChar w:fldCharType="begin"/>
            </w:r>
            <w:r>
              <w:rPr>
                <w:noProof/>
                <w:webHidden/>
              </w:rPr>
              <w:instrText xml:space="preserve"> PAGEREF _Toc165318573 \h </w:instrText>
            </w:r>
            <w:r>
              <w:rPr>
                <w:noProof/>
                <w:webHidden/>
              </w:rPr>
            </w:r>
            <w:r>
              <w:rPr>
                <w:noProof/>
                <w:webHidden/>
              </w:rPr>
              <w:fldChar w:fldCharType="separate"/>
            </w:r>
            <w:r>
              <w:rPr>
                <w:noProof/>
                <w:webHidden/>
              </w:rPr>
              <w:t>5</w:t>
            </w:r>
            <w:r>
              <w:rPr>
                <w:noProof/>
                <w:webHidden/>
              </w:rPr>
              <w:fldChar w:fldCharType="end"/>
            </w:r>
          </w:hyperlink>
        </w:p>
        <w:p w14:paraId="3B48BA28" w14:textId="64238EE6" w:rsidR="001D3F57" w:rsidRDefault="001D3F57">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65318574" w:history="1">
            <w:r w:rsidRPr="00930086">
              <w:rPr>
                <w:rStyle w:val="Hyperlink"/>
                <w:noProof/>
              </w:rPr>
              <w:t>1.1.7</w:t>
            </w:r>
            <w:r>
              <w:rPr>
                <w:rFonts w:eastAsiaTheme="minorEastAsia" w:cstheme="minorBidi"/>
                <w:smallCaps w:val="0"/>
                <w:noProof/>
                <w:color w:val="auto"/>
                <w:kern w:val="2"/>
                <w:sz w:val="24"/>
                <w:szCs w:val="24"/>
                <w14:ligatures w14:val="standardContextual"/>
              </w:rPr>
              <w:tab/>
            </w:r>
            <w:r w:rsidRPr="00930086">
              <w:rPr>
                <w:rStyle w:val="Hyperlink"/>
                <w:noProof/>
              </w:rPr>
              <w:t>Advanced forecasting techniques</w:t>
            </w:r>
            <w:r>
              <w:rPr>
                <w:noProof/>
                <w:webHidden/>
              </w:rPr>
              <w:tab/>
            </w:r>
            <w:r>
              <w:rPr>
                <w:noProof/>
                <w:webHidden/>
              </w:rPr>
              <w:fldChar w:fldCharType="begin"/>
            </w:r>
            <w:r>
              <w:rPr>
                <w:noProof/>
                <w:webHidden/>
              </w:rPr>
              <w:instrText xml:space="preserve"> PAGEREF _Toc165318574 \h </w:instrText>
            </w:r>
            <w:r>
              <w:rPr>
                <w:noProof/>
                <w:webHidden/>
              </w:rPr>
            </w:r>
            <w:r>
              <w:rPr>
                <w:noProof/>
                <w:webHidden/>
              </w:rPr>
              <w:fldChar w:fldCharType="separate"/>
            </w:r>
            <w:r>
              <w:rPr>
                <w:noProof/>
                <w:webHidden/>
              </w:rPr>
              <w:t>5</w:t>
            </w:r>
            <w:r>
              <w:rPr>
                <w:noProof/>
                <w:webHidden/>
              </w:rPr>
              <w:fldChar w:fldCharType="end"/>
            </w:r>
          </w:hyperlink>
        </w:p>
        <w:p w14:paraId="701A6B91" w14:textId="1D8C3F53" w:rsidR="001D3F57" w:rsidRDefault="001D3F57">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65318575" w:history="1">
            <w:r w:rsidRPr="00930086">
              <w:rPr>
                <w:rStyle w:val="Hyperlink"/>
                <w:noProof/>
              </w:rPr>
              <w:t>1.1.8</w:t>
            </w:r>
            <w:r>
              <w:rPr>
                <w:rFonts w:eastAsiaTheme="minorEastAsia" w:cstheme="minorBidi"/>
                <w:smallCaps w:val="0"/>
                <w:noProof/>
                <w:color w:val="auto"/>
                <w:kern w:val="2"/>
                <w:sz w:val="24"/>
                <w:szCs w:val="24"/>
                <w14:ligatures w14:val="standardContextual"/>
              </w:rPr>
              <w:tab/>
            </w:r>
            <w:r w:rsidRPr="00930086">
              <w:rPr>
                <w:rStyle w:val="Hyperlink"/>
                <w:noProof/>
              </w:rPr>
              <w:t>Practical applications in various industries</w:t>
            </w:r>
            <w:r>
              <w:rPr>
                <w:noProof/>
                <w:webHidden/>
              </w:rPr>
              <w:tab/>
            </w:r>
            <w:r>
              <w:rPr>
                <w:noProof/>
                <w:webHidden/>
              </w:rPr>
              <w:fldChar w:fldCharType="begin"/>
            </w:r>
            <w:r>
              <w:rPr>
                <w:noProof/>
                <w:webHidden/>
              </w:rPr>
              <w:instrText xml:space="preserve"> PAGEREF _Toc165318575 \h </w:instrText>
            </w:r>
            <w:r>
              <w:rPr>
                <w:noProof/>
                <w:webHidden/>
              </w:rPr>
            </w:r>
            <w:r>
              <w:rPr>
                <w:noProof/>
                <w:webHidden/>
              </w:rPr>
              <w:fldChar w:fldCharType="separate"/>
            </w:r>
            <w:r>
              <w:rPr>
                <w:noProof/>
                <w:webHidden/>
              </w:rPr>
              <w:t>5</w:t>
            </w:r>
            <w:r>
              <w:rPr>
                <w:noProof/>
                <w:webHidden/>
              </w:rPr>
              <w:fldChar w:fldCharType="end"/>
            </w:r>
          </w:hyperlink>
        </w:p>
        <w:p w14:paraId="409D8E1D" w14:textId="4BEBF8F4" w:rsidR="001D3F57" w:rsidRDefault="001D3F57">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65318576" w:history="1">
            <w:r w:rsidRPr="00930086">
              <w:rPr>
                <w:rStyle w:val="Hyperlink"/>
                <w:noProof/>
              </w:rPr>
              <w:t>1.1.9</w:t>
            </w:r>
            <w:r>
              <w:rPr>
                <w:rFonts w:eastAsiaTheme="minorEastAsia" w:cstheme="minorBidi"/>
                <w:smallCaps w:val="0"/>
                <w:noProof/>
                <w:color w:val="auto"/>
                <w:kern w:val="2"/>
                <w:sz w:val="24"/>
                <w:szCs w:val="24"/>
                <w14:ligatures w14:val="standardContextual"/>
              </w:rPr>
              <w:tab/>
            </w:r>
            <w:r w:rsidRPr="00930086">
              <w:rPr>
                <w:rStyle w:val="Hyperlink"/>
                <w:noProof/>
              </w:rPr>
              <w:t>Ethical considerations and challenges</w:t>
            </w:r>
            <w:r>
              <w:rPr>
                <w:noProof/>
                <w:webHidden/>
              </w:rPr>
              <w:tab/>
            </w:r>
            <w:r>
              <w:rPr>
                <w:noProof/>
                <w:webHidden/>
              </w:rPr>
              <w:fldChar w:fldCharType="begin"/>
            </w:r>
            <w:r>
              <w:rPr>
                <w:noProof/>
                <w:webHidden/>
              </w:rPr>
              <w:instrText xml:space="preserve"> PAGEREF _Toc165318576 \h </w:instrText>
            </w:r>
            <w:r>
              <w:rPr>
                <w:noProof/>
                <w:webHidden/>
              </w:rPr>
            </w:r>
            <w:r>
              <w:rPr>
                <w:noProof/>
                <w:webHidden/>
              </w:rPr>
              <w:fldChar w:fldCharType="separate"/>
            </w:r>
            <w:r>
              <w:rPr>
                <w:noProof/>
                <w:webHidden/>
              </w:rPr>
              <w:t>6</w:t>
            </w:r>
            <w:r>
              <w:rPr>
                <w:noProof/>
                <w:webHidden/>
              </w:rPr>
              <w:fldChar w:fldCharType="end"/>
            </w:r>
          </w:hyperlink>
        </w:p>
        <w:p w14:paraId="7761D2DC" w14:textId="68618894" w:rsidR="001D3F57" w:rsidRDefault="001D3F57">
          <w:pPr>
            <w:pStyle w:val="TOC3"/>
            <w:tabs>
              <w:tab w:val="left" w:pos="836"/>
              <w:tab w:val="right" w:leader="dot" w:pos="10070"/>
            </w:tabs>
            <w:rPr>
              <w:rFonts w:eastAsiaTheme="minorEastAsia" w:cstheme="minorBidi"/>
              <w:smallCaps w:val="0"/>
              <w:noProof/>
              <w:color w:val="auto"/>
              <w:kern w:val="2"/>
              <w:sz w:val="24"/>
              <w:szCs w:val="24"/>
              <w14:ligatures w14:val="standardContextual"/>
            </w:rPr>
          </w:pPr>
          <w:hyperlink w:anchor="_Toc165318577" w:history="1">
            <w:r w:rsidRPr="00930086">
              <w:rPr>
                <w:rStyle w:val="Hyperlink"/>
                <w:noProof/>
              </w:rPr>
              <w:t>1.1.10</w:t>
            </w:r>
            <w:r>
              <w:rPr>
                <w:rFonts w:eastAsiaTheme="minorEastAsia" w:cstheme="minorBidi"/>
                <w:smallCaps w:val="0"/>
                <w:noProof/>
                <w:color w:val="auto"/>
                <w:kern w:val="2"/>
                <w:sz w:val="24"/>
                <w:szCs w:val="24"/>
                <w14:ligatures w14:val="standardContextual"/>
              </w:rPr>
              <w:tab/>
            </w:r>
            <w:r w:rsidRPr="00930086">
              <w:rPr>
                <w:rStyle w:val="Hyperlink"/>
                <w:noProof/>
              </w:rPr>
              <w:t>Future of forecasting with AI</w:t>
            </w:r>
            <w:r>
              <w:rPr>
                <w:noProof/>
                <w:webHidden/>
              </w:rPr>
              <w:tab/>
            </w:r>
            <w:r>
              <w:rPr>
                <w:noProof/>
                <w:webHidden/>
              </w:rPr>
              <w:fldChar w:fldCharType="begin"/>
            </w:r>
            <w:r>
              <w:rPr>
                <w:noProof/>
                <w:webHidden/>
              </w:rPr>
              <w:instrText xml:space="preserve"> PAGEREF _Toc165318577 \h </w:instrText>
            </w:r>
            <w:r>
              <w:rPr>
                <w:noProof/>
                <w:webHidden/>
              </w:rPr>
            </w:r>
            <w:r>
              <w:rPr>
                <w:noProof/>
                <w:webHidden/>
              </w:rPr>
              <w:fldChar w:fldCharType="separate"/>
            </w:r>
            <w:r>
              <w:rPr>
                <w:noProof/>
                <w:webHidden/>
              </w:rPr>
              <w:t>6</w:t>
            </w:r>
            <w:r>
              <w:rPr>
                <w:noProof/>
                <w:webHidden/>
              </w:rPr>
              <w:fldChar w:fldCharType="end"/>
            </w:r>
          </w:hyperlink>
        </w:p>
        <w:p w14:paraId="7EE34A70" w14:textId="7A575A29" w:rsidR="001D3F57" w:rsidRDefault="001D3F57">
          <w:pPr>
            <w:pStyle w:val="TOC3"/>
            <w:tabs>
              <w:tab w:val="left" w:pos="836"/>
              <w:tab w:val="right" w:leader="dot" w:pos="10070"/>
            </w:tabs>
            <w:rPr>
              <w:rFonts w:eastAsiaTheme="minorEastAsia" w:cstheme="minorBidi"/>
              <w:smallCaps w:val="0"/>
              <w:noProof/>
              <w:color w:val="auto"/>
              <w:kern w:val="2"/>
              <w:sz w:val="24"/>
              <w:szCs w:val="24"/>
              <w14:ligatures w14:val="standardContextual"/>
            </w:rPr>
          </w:pPr>
          <w:hyperlink w:anchor="_Toc165318578" w:history="1">
            <w:r w:rsidRPr="00930086">
              <w:rPr>
                <w:rStyle w:val="Hyperlink"/>
                <w:noProof/>
              </w:rPr>
              <w:t>1.1.11</w:t>
            </w:r>
            <w:r>
              <w:rPr>
                <w:rFonts w:eastAsiaTheme="minorEastAsia" w:cstheme="minorBidi"/>
                <w:smallCaps w:val="0"/>
                <w:noProof/>
                <w:color w:val="auto"/>
                <w:kern w:val="2"/>
                <w:sz w:val="24"/>
                <w:szCs w:val="24"/>
                <w14:ligatures w14:val="standardContextual"/>
              </w:rPr>
              <w:tab/>
            </w:r>
            <w:r w:rsidRPr="00930086">
              <w:rPr>
                <w:rStyle w:val="Hyperlink"/>
                <w:noProof/>
              </w:rPr>
              <w:t>Conclusion and project justification</w:t>
            </w:r>
            <w:r>
              <w:rPr>
                <w:noProof/>
                <w:webHidden/>
              </w:rPr>
              <w:tab/>
            </w:r>
            <w:r>
              <w:rPr>
                <w:noProof/>
                <w:webHidden/>
              </w:rPr>
              <w:fldChar w:fldCharType="begin"/>
            </w:r>
            <w:r>
              <w:rPr>
                <w:noProof/>
                <w:webHidden/>
              </w:rPr>
              <w:instrText xml:space="preserve"> PAGEREF _Toc165318578 \h </w:instrText>
            </w:r>
            <w:r>
              <w:rPr>
                <w:noProof/>
                <w:webHidden/>
              </w:rPr>
            </w:r>
            <w:r>
              <w:rPr>
                <w:noProof/>
                <w:webHidden/>
              </w:rPr>
              <w:fldChar w:fldCharType="separate"/>
            </w:r>
            <w:r>
              <w:rPr>
                <w:noProof/>
                <w:webHidden/>
              </w:rPr>
              <w:t>6</w:t>
            </w:r>
            <w:r>
              <w:rPr>
                <w:noProof/>
                <w:webHidden/>
              </w:rPr>
              <w:fldChar w:fldCharType="end"/>
            </w:r>
          </w:hyperlink>
        </w:p>
        <w:p w14:paraId="70ABA917" w14:textId="2101F15F" w:rsidR="001D3F57" w:rsidRDefault="001D3F57">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65318579" w:history="1">
            <w:r w:rsidRPr="00930086">
              <w:rPr>
                <w:rStyle w:val="Hyperlink"/>
                <w:noProof/>
              </w:rPr>
              <w:t>1.2</w:t>
            </w:r>
            <w:r>
              <w:rPr>
                <w:rFonts w:eastAsiaTheme="minorEastAsia" w:cstheme="minorBidi"/>
                <w:b w:val="0"/>
                <w:bCs w:val="0"/>
                <w:smallCaps w:val="0"/>
                <w:noProof/>
                <w:color w:val="auto"/>
                <w:kern w:val="2"/>
                <w:sz w:val="24"/>
                <w:szCs w:val="24"/>
                <w14:ligatures w14:val="standardContextual"/>
              </w:rPr>
              <w:tab/>
            </w:r>
            <w:r w:rsidRPr="00930086">
              <w:rPr>
                <w:rStyle w:val="Hyperlink"/>
                <w:noProof/>
              </w:rPr>
              <w:t>Problem space</w:t>
            </w:r>
            <w:r>
              <w:rPr>
                <w:noProof/>
                <w:webHidden/>
              </w:rPr>
              <w:tab/>
            </w:r>
            <w:r>
              <w:rPr>
                <w:noProof/>
                <w:webHidden/>
              </w:rPr>
              <w:fldChar w:fldCharType="begin"/>
            </w:r>
            <w:r>
              <w:rPr>
                <w:noProof/>
                <w:webHidden/>
              </w:rPr>
              <w:instrText xml:space="preserve"> PAGEREF _Toc165318579 \h </w:instrText>
            </w:r>
            <w:r>
              <w:rPr>
                <w:noProof/>
                <w:webHidden/>
              </w:rPr>
            </w:r>
            <w:r>
              <w:rPr>
                <w:noProof/>
                <w:webHidden/>
              </w:rPr>
              <w:fldChar w:fldCharType="separate"/>
            </w:r>
            <w:r>
              <w:rPr>
                <w:noProof/>
                <w:webHidden/>
              </w:rPr>
              <w:t>7</w:t>
            </w:r>
            <w:r>
              <w:rPr>
                <w:noProof/>
                <w:webHidden/>
              </w:rPr>
              <w:fldChar w:fldCharType="end"/>
            </w:r>
          </w:hyperlink>
        </w:p>
        <w:p w14:paraId="0482C1AF" w14:textId="53D908C6" w:rsidR="001D3F57" w:rsidRDefault="001D3F57">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65318580" w:history="1">
            <w:r w:rsidRPr="00930086">
              <w:rPr>
                <w:rStyle w:val="Hyperlink"/>
                <w:noProof/>
              </w:rPr>
              <w:t>1.3</w:t>
            </w:r>
            <w:r>
              <w:rPr>
                <w:rFonts w:eastAsiaTheme="minorEastAsia" w:cstheme="minorBidi"/>
                <w:b w:val="0"/>
                <w:bCs w:val="0"/>
                <w:smallCaps w:val="0"/>
                <w:noProof/>
                <w:color w:val="auto"/>
                <w:kern w:val="2"/>
                <w:sz w:val="24"/>
                <w:szCs w:val="24"/>
                <w14:ligatures w14:val="standardContextual"/>
              </w:rPr>
              <w:tab/>
            </w:r>
            <w:r w:rsidRPr="00930086">
              <w:rPr>
                <w:rStyle w:val="Hyperlink"/>
                <w:noProof/>
              </w:rPr>
              <w:t>Research</w:t>
            </w:r>
            <w:r>
              <w:rPr>
                <w:noProof/>
                <w:webHidden/>
              </w:rPr>
              <w:tab/>
            </w:r>
            <w:r>
              <w:rPr>
                <w:noProof/>
                <w:webHidden/>
              </w:rPr>
              <w:fldChar w:fldCharType="begin"/>
            </w:r>
            <w:r>
              <w:rPr>
                <w:noProof/>
                <w:webHidden/>
              </w:rPr>
              <w:instrText xml:space="preserve"> PAGEREF _Toc165318580 \h </w:instrText>
            </w:r>
            <w:r>
              <w:rPr>
                <w:noProof/>
                <w:webHidden/>
              </w:rPr>
            </w:r>
            <w:r>
              <w:rPr>
                <w:noProof/>
                <w:webHidden/>
              </w:rPr>
              <w:fldChar w:fldCharType="separate"/>
            </w:r>
            <w:r>
              <w:rPr>
                <w:noProof/>
                <w:webHidden/>
              </w:rPr>
              <w:t>8</w:t>
            </w:r>
            <w:r>
              <w:rPr>
                <w:noProof/>
                <w:webHidden/>
              </w:rPr>
              <w:fldChar w:fldCharType="end"/>
            </w:r>
          </w:hyperlink>
        </w:p>
        <w:p w14:paraId="274D0076" w14:textId="540619C1" w:rsidR="001D3F57" w:rsidRDefault="001D3F57">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318581" w:history="1">
            <w:r w:rsidRPr="00930086">
              <w:rPr>
                <w:rStyle w:val="Hyperlink"/>
                <w:noProof/>
              </w:rPr>
              <w:t>Solution space</w:t>
            </w:r>
            <w:r>
              <w:rPr>
                <w:noProof/>
                <w:webHidden/>
              </w:rPr>
              <w:tab/>
            </w:r>
            <w:r>
              <w:rPr>
                <w:noProof/>
                <w:webHidden/>
              </w:rPr>
              <w:fldChar w:fldCharType="begin"/>
            </w:r>
            <w:r>
              <w:rPr>
                <w:noProof/>
                <w:webHidden/>
              </w:rPr>
              <w:instrText xml:space="preserve"> PAGEREF _Toc165318581 \h </w:instrText>
            </w:r>
            <w:r>
              <w:rPr>
                <w:noProof/>
                <w:webHidden/>
              </w:rPr>
            </w:r>
            <w:r>
              <w:rPr>
                <w:noProof/>
                <w:webHidden/>
              </w:rPr>
              <w:fldChar w:fldCharType="separate"/>
            </w:r>
            <w:r>
              <w:rPr>
                <w:noProof/>
                <w:webHidden/>
              </w:rPr>
              <w:t>10</w:t>
            </w:r>
            <w:r>
              <w:rPr>
                <w:noProof/>
                <w:webHidden/>
              </w:rPr>
              <w:fldChar w:fldCharType="end"/>
            </w:r>
          </w:hyperlink>
        </w:p>
        <w:p w14:paraId="501776F3" w14:textId="5ABA1A6C" w:rsidR="001D3F57" w:rsidRDefault="001D3F57">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65318582" w:history="1">
            <w:r w:rsidRPr="00930086">
              <w:rPr>
                <w:rStyle w:val="Hyperlink"/>
                <w:noProof/>
              </w:rPr>
              <w:t>1.4</w:t>
            </w:r>
            <w:r>
              <w:rPr>
                <w:rFonts w:eastAsiaTheme="minorEastAsia" w:cstheme="minorBidi"/>
                <w:b w:val="0"/>
                <w:bCs w:val="0"/>
                <w:smallCaps w:val="0"/>
                <w:noProof/>
                <w:color w:val="auto"/>
                <w:kern w:val="2"/>
                <w:sz w:val="24"/>
                <w:szCs w:val="24"/>
                <w14:ligatures w14:val="standardContextual"/>
              </w:rPr>
              <w:tab/>
            </w:r>
            <w:r w:rsidRPr="00930086">
              <w:rPr>
                <w:rStyle w:val="Hyperlink"/>
                <w:noProof/>
              </w:rPr>
              <w:t>Project Objectives</w:t>
            </w:r>
            <w:r>
              <w:rPr>
                <w:noProof/>
                <w:webHidden/>
              </w:rPr>
              <w:tab/>
            </w:r>
            <w:r>
              <w:rPr>
                <w:noProof/>
                <w:webHidden/>
              </w:rPr>
              <w:fldChar w:fldCharType="begin"/>
            </w:r>
            <w:r>
              <w:rPr>
                <w:noProof/>
                <w:webHidden/>
              </w:rPr>
              <w:instrText xml:space="preserve"> PAGEREF _Toc165318582 \h </w:instrText>
            </w:r>
            <w:r>
              <w:rPr>
                <w:noProof/>
                <w:webHidden/>
              </w:rPr>
            </w:r>
            <w:r>
              <w:rPr>
                <w:noProof/>
                <w:webHidden/>
              </w:rPr>
              <w:fldChar w:fldCharType="separate"/>
            </w:r>
            <w:r>
              <w:rPr>
                <w:noProof/>
                <w:webHidden/>
              </w:rPr>
              <w:t>10</w:t>
            </w:r>
            <w:r>
              <w:rPr>
                <w:noProof/>
                <w:webHidden/>
              </w:rPr>
              <w:fldChar w:fldCharType="end"/>
            </w:r>
          </w:hyperlink>
        </w:p>
        <w:p w14:paraId="2F3B1814" w14:textId="7218989A" w:rsidR="001D3F57" w:rsidRDefault="001D3F57">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318583" w:history="1">
            <w:r w:rsidRPr="00930086">
              <w:rPr>
                <w:rStyle w:val="Hyperlink"/>
                <w:noProof/>
              </w:rPr>
              <w:t>Primary User Stories</w:t>
            </w:r>
            <w:r>
              <w:rPr>
                <w:noProof/>
                <w:webHidden/>
              </w:rPr>
              <w:tab/>
            </w:r>
            <w:r>
              <w:rPr>
                <w:noProof/>
                <w:webHidden/>
              </w:rPr>
              <w:fldChar w:fldCharType="begin"/>
            </w:r>
            <w:r>
              <w:rPr>
                <w:noProof/>
                <w:webHidden/>
              </w:rPr>
              <w:instrText xml:space="preserve"> PAGEREF _Toc165318583 \h </w:instrText>
            </w:r>
            <w:r>
              <w:rPr>
                <w:noProof/>
                <w:webHidden/>
              </w:rPr>
            </w:r>
            <w:r>
              <w:rPr>
                <w:noProof/>
                <w:webHidden/>
              </w:rPr>
              <w:fldChar w:fldCharType="separate"/>
            </w:r>
            <w:r>
              <w:rPr>
                <w:noProof/>
                <w:webHidden/>
              </w:rPr>
              <w:t>10</w:t>
            </w:r>
            <w:r>
              <w:rPr>
                <w:noProof/>
                <w:webHidden/>
              </w:rPr>
              <w:fldChar w:fldCharType="end"/>
            </w:r>
          </w:hyperlink>
        </w:p>
        <w:p w14:paraId="09177BE7" w14:textId="10E9F583" w:rsidR="001D3F57" w:rsidRDefault="001D3F57">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318584" w:history="1">
            <w:r w:rsidRPr="00930086">
              <w:rPr>
                <w:rStyle w:val="Hyperlink"/>
                <w:noProof/>
              </w:rPr>
              <w:t>Product Vision</w:t>
            </w:r>
            <w:r>
              <w:rPr>
                <w:noProof/>
                <w:webHidden/>
              </w:rPr>
              <w:tab/>
            </w:r>
            <w:r>
              <w:rPr>
                <w:noProof/>
                <w:webHidden/>
              </w:rPr>
              <w:fldChar w:fldCharType="begin"/>
            </w:r>
            <w:r>
              <w:rPr>
                <w:noProof/>
                <w:webHidden/>
              </w:rPr>
              <w:instrText xml:space="preserve"> PAGEREF _Toc165318584 \h </w:instrText>
            </w:r>
            <w:r>
              <w:rPr>
                <w:noProof/>
                <w:webHidden/>
              </w:rPr>
            </w:r>
            <w:r>
              <w:rPr>
                <w:noProof/>
                <w:webHidden/>
              </w:rPr>
              <w:fldChar w:fldCharType="separate"/>
            </w:r>
            <w:r>
              <w:rPr>
                <w:noProof/>
                <w:webHidden/>
              </w:rPr>
              <w:t>11</w:t>
            </w:r>
            <w:r>
              <w:rPr>
                <w:noProof/>
                <w:webHidden/>
              </w:rPr>
              <w:fldChar w:fldCharType="end"/>
            </w:r>
          </w:hyperlink>
        </w:p>
        <w:p w14:paraId="64F90F14" w14:textId="546370D1" w:rsidR="001D3F57" w:rsidRDefault="001D3F57">
          <w:pPr>
            <w:pStyle w:val="TOC3"/>
            <w:tabs>
              <w:tab w:val="right" w:leader="dot" w:pos="10070"/>
            </w:tabs>
            <w:rPr>
              <w:rFonts w:eastAsiaTheme="minorEastAsia" w:cstheme="minorBidi"/>
              <w:smallCaps w:val="0"/>
              <w:noProof/>
              <w:color w:val="auto"/>
              <w:kern w:val="2"/>
              <w:sz w:val="24"/>
              <w:szCs w:val="24"/>
              <w14:ligatures w14:val="standardContextual"/>
            </w:rPr>
          </w:pPr>
          <w:hyperlink w:anchor="_Toc165318585" w:history="1">
            <w:r w:rsidRPr="00930086">
              <w:rPr>
                <w:rStyle w:val="Hyperlink"/>
                <w:noProof/>
              </w:rPr>
              <w:t>Scenario #1</w:t>
            </w:r>
            <w:r>
              <w:rPr>
                <w:noProof/>
                <w:webHidden/>
              </w:rPr>
              <w:tab/>
            </w:r>
            <w:r>
              <w:rPr>
                <w:noProof/>
                <w:webHidden/>
              </w:rPr>
              <w:fldChar w:fldCharType="begin"/>
            </w:r>
            <w:r>
              <w:rPr>
                <w:noProof/>
                <w:webHidden/>
              </w:rPr>
              <w:instrText xml:space="preserve"> PAGEREF _Toc165318585 \h </w:instrText>
            </w:r>
            <w:r>
              <w:rPr>
                <w:noProof/>
                <w:webHidden/>
              </w:rPr>
            </w:r>
            <w:r>
              <w:rPr>
                <w:noProof/>
                <w:webHidden/>
              </w:rPr>
              <w:fldChar w:fldCharType="separate"/>
            </w:r>
            <w:r>
              <w:rPr>
                <w:noProof/>
                <w:webHidden/>
              </w:rPr>
              <w:t>11</w:t>
            </w:r>
            <w:r>
              <w:rPr>
                <w:noProof/>
                <w:webHidden/>
              </w:rPr>
              <w:fldChar w:fldCharType="end"/>
            </w:r>
          </w:hyperlink>
        </w:p>
        <w:p w14:paraId="41C45B04" w14:textId="13EBE190" w:rsidR="001D3F57" w:rsidRDefault="001D3F57">
          <w:pPr>
            <w:pStyle w:val="TOC3"/>
            <w:tabs>
              <w:tab w:val="right" w:leader="dot" w:pos="10070"/>
            </w:tabs>
            <w:rPr>
              <w:rFonts w:eastAsiaTheme="minorEastAsia" w:cstheme="minorBidi"/>
              <w:smallCaps w:val="0"/>
              <w:noProof/>
              <w:color w:val="auto"/>
              <w:kern w:val="2"/>
              <w:sz w:val="24"/>
              <w:szCs w:val="24"/>
              <w14:ligatures w14:val="standardContextual"/>
            </w:rPr>
          </w:pPr>
          <w:hyperlink w:anchor="_Toc165318586" w:history="1">
            <w:r w:rsidRPr="00930086">
              <w:rPr>
                <w:rStyle w:val="Hyperlink"/>
                <w:noProof/>
              </w:rPr>
              <w:t>Scenario #2</w:t>
            </w:r>
            <w:r>
              <w:rPr>
                <w:noProof/>
                <w:webHidden/>
              </w:rPr>
              <w:tab/>
            </w:r>
            <w:r>
              <w:rPr>
                <w:noProof/>
                <w:webHidden/>
              </w:rPr>
              <w:fldChar w:fldCharType="begin"/>
            </w:r>
            <w:r>
              <w:rPr>
                <w:noProof/>
                <w:webHidden/>
              </w:rPr>
              <w:instrText xml:space="preserve"> PAGEREF _Toc165318586 \h </w:instrText>
            </w:r>
            <w:r>
              <w:rPr>
                <w:noProof/>
                <w:webHidden/>
              </w:rPr>
            </w:r>
            <w:r>
              <w:rPr>
                <w:noProof/>
                <w:webHidden/>
              </w:rPr>
              <w:fldChar w:fldCharType="separate"/>
            </w:r>
            <w:r>
              <w:rPr>
                <w:noProof/>
                <w:webHidden/>
              </w:rPr>
              <w:t>11</w:t>
            </w:r>
            <w:r>
              <w:rPr>
                <w:noProof/>
                <w:webHidden/>
              </w:rPr>
              <w:fldChar w:fldCharType="end"/>
            </w:r>
          </w:hyperlink>
        </w:p>
        <w:p w14:paraId="24E47FBF" w14:textId="34267F6B" w:rsidR="001D3F57" w:rsidRDefault="001D3F57">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65318587" w:history="1">
            <w:r w:rsidRPr="00930086">
              <w:rPr>
                <w:rStyle w:val="Hyperlink"/>
                <w:noProof/>
              </w:rPr>
              <w:t>Section 2: Datasets</w:t>
            </w:r>
            <w:r>
              <w:rPr>
                <w:noProof/>
                <w:webHidden/>
              </w:rPr>
              <w:tab/>
            </w:r>
            <w:r>
              <w:rPr>
                <w:noProof/>
                <w:webHidden/>
              </w:rPr>
              <w:fldChar w:fldCharType="begin"/>
            </w:r>
            <w:r>
              <w:rPr>
                <w:noProof/>
                <w:webHidden/>
              </w:rPr>
              <w:instrText xml:space="preserve"> PAGEREF _Toc165318587 \h </w:instrText>
            </w:r>
            <w:r>
              <w:rPr>
                <w:noProof/>
                <w:webHidden/>
              </w:rPr>
            </w:r>
            <w:r>
              <w:rPr>
                <w:noProof/>
                <w:webHidden/>
              </w:rPr>
              <w:fldChar w:fldCharType="separate"/>
            </w:r>
            <w:r>
              <w:rPr>
                <w:noProof/>
                <w:webHidden/>
              </w:rPr>
              <w:t>11</w:t>
            </w:r>
            <w:r>
              <w:rPr>
                <w:noProof/>
                <w:webHidden/>
              </w:rPr>
              <w:fldChar w:fldCharType="end"/>
            </w:r>
          </w:hyperlink>
        </w:p>
        <w:p w14:paraId="6D058D50" w14:textId="40B5C768" w:rsidR="001D3F57" w:rsidRDefault="001D3F57">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65318588" w:history="1">
            <w:r w:rsidRPr="00930086">
              <w:rPr>
                <w:rStyle w:val="Hyperlink"/>
                <w:rFonts w:eastAsia="Tw Cen MT" w:cs="Tw Cen MT"/>
                <w:noProof/>
              </w:rPr>
              <w:t>2.1</w:t>
            </w:r>
            <w:r>
              <w:rPr>
                <w:rFonts w:eastAsiaTheme="minorEastAsia" w:cstheme="minorBidi"/>
                <w:b w:val="0"/>
                <w:bCs w:val="0"/>
                <w:smallCaps w:val="0"/>
                <w:noProof/>
                <w:color w:val="auto"/>
                <w:kern w:val="2"/>
                <w:sz w:val="24"/>
                <w:szCs w:val="24"/>
                <w14:ligatures w14:val="standardContextual"/>
              </w:rPr>
              <w:tab/>
            </w:r>
            <w:r w:rsidRPr="00930086">
              <w:rPr>
                <w:rStyle w:val="Hyperlink"/>
                <w:rFonts w:eastAsia="Tw Cen MT" w:cs="Tw Cen MT"/>
                <w:noProof/>
              </w:rPr>
              <w:t>Overview</w:t>
            </w:r>
            <w:r>
              <w:rPr>
                <w:noProof/>
                <w:webHidden/>
              </w:rPr>
              <w:tab/>
            </w:r>
            <w:r>
              <w:rPr>
                <w:noProof/>
                <w:webHidden/>
              </w:rPr>
              <w:fldChar w:fldCharType="begin"/>
            </w:r>
            <w:r>
              <w:rPr>
                <w:noProof/>
                <w:webHidden/>
              </w:rPr>
              <w:instrText xml:space="preserve"> PAGEREF _Toc165318588 \h </w:instrText>
            </w:r>
            <w:r>
              <w:rPr>
                <w:noProof/>
                <w:webHidden/>
              </w:rPr>
            </w:r>
            <w:r>
              <w:rPr>
                <w:noProof/>
                <w:webHidden/>
              </w:rPr>
              <w:fldChar w:fldCharType="separate"/>
            </w:r>
            <w:r>
              <w:rPr>
                <w:noProof/>
                <w:webHidden/>
              </w:rPr>
              <w:t>11</w:t>
            </w:r>
            <w:r>
              <w:rPr>
                <w:noProof/>
                <w:webHidden/>
              </w:rPr>
              <w:fldChar w:fldCharType="end"/>
            </w:r>
          </w:hyperlink>
        </w:p>
        <w:p w14:paraId="090B287B" w14:textId="4A8DCCDD" w:rsidR="001D3F57" w:rsidRDefault="001D3F57">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65318589" w:history="1">
            <w:r w:rsidRPr="00930086">
              <w:rPr>
                <w:rStyle w:val="Hyperlink"/>
                <w:rFonts w:eastAsia="Tw Cen MT" w:cs="Tw Cen MT"/>
                <w:noProof/>
              </w:rPr>
              <w:t>2.2</w:t>
            </w:r>
            <w:r>
              <w:rPr>
                <w:rFonts w:eastAsiaTheme="minorEastAsia" w:cstheme="minorBidi"/>
                <w:b w:val="0"/>
                <w:bCs w:val="0"/>
                <w:smallCaps w:val="0"/>
                <w:noProof/>
                <w:color w:val="auto"/>
                <w:kern w:val="2"/>
                <w:sz w:val="24"/>
                <w:szCs w:val="24"/>
                <w14:ligatures w14:val="standardContextual"/>
              </w:rPr>
              <w:tab/>
            </w:r>
            <w:r w:rsidRPr="00930086">
              <w:rPr>
                <w:rStyle w:val="Hyperlink"/>
                <w:rFonts w:eastAsia="Tw Cen MT" w:cs="Tw Cen MT"/>
                <w:noProof/>
              </w:rPr>
              <w:t>Field Descriptions</w:t>
            </w:r>
            <w:r>
              <w:rPr>
                <w:noProof/>
                <w:webHidden/>
              </w:rPr>
              <w:tab/>
            </w:r>
            <w:r>
              <w:rPr>
                <w:noProof/>
                <w:webHidden/>
              </w:rPr>
              <w:fldChar w:fldCharType="begin"/>
            </w:r>
            <w:r>
              <w:rPr>
                <w:noProof/>
                <w:webHidden/>
              </w:rPr>
              <w:instrText xml:space="preserve"> PAGEREF _Toc165318589 \h </w:instrText>
            </w:r>
            <w:r>
              <w:rPr>
                <w:noProof/>
                <w:webHidden/>
              </w:rPr>
            </w:r>
            <w:r>
              <w:rPr>
                <w:noProof/>
                <w:webHidden/>
              </w:rPr>
              <w:fldChar w:fldCharType="separate"/>
            </w:r>
            <w:r>
              <w:rPr>
                <w:noProof/>
                <w:webHidden/>
              </w:rPr>
              <w:t>12</w:t>
            </w:r>
            <w:r>
              <w:rPr>
                <w:noProof/>
                <w:webHidden/>
              </w:rPr>
              <w:fldChar w:fldCharType="end"/>
            </w:r>
          </w:hyperlink>
        </w:p>
        <w:p w14:paraId="0C1CB840" w14:textId="09DB1BBD" w:rsidR="001D3F57" w:rsidRDefault="001D3F57">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65318590" w:history="1">
            <w:r w:rsidRPr="00930086">
              <w:rPr>
                <w:rStyle w:val="Hyperlink"/>
                <w:noProof/>
              </w:rPr>
              <w:t>2.3</w:t>
            </w:r>
            <w:r>
              <w:rPr>
                <w:rFonts w:eastAsiaTheme="minorEastAsia" w:cstheme="minorBidi"/>
                <w:b w:val="0"/>
                <w:bCs w:val="0"/>
                <w:smallCaps w:val="0"/>
                <w:noProof/>
                <w:color w:val="auto"/>
                <w:kern w:val="2"/>
                <w:sz w:val="24"/>
                <w:szCs w:val="24"/>
                <w14:ligatures w14:val="standardContextual"/>
              </w:rPr>
              <w:tab/>
            </w:r>
            <w:r w:rsidRPr="00930086">
              <w:rPr>
                <w:rStyle w:val="Hyperlink"/>
                <w:noProof/>
              </w:rPr>
              <w:t>Data Context</w:t>
            </w:r>
            <w:r>
              <w:rPr>
                <w:noProof/>
                <w:webHidden/>
              </w:rPr>
              <w:tab/>
            </w:r>
            <w:r>
              <w:rPr>
                <w:noProof/>
                <w:webHidden/>
              </w:rPr>
              <w:fldChar w:fldCharType="begin"/>
            </w:r>
            <w:r>
              <w:rPr>
                <w:noProof/>
                <w:webHidden/>
              </w:rPr>
              <w:instrText xml:space="preserve"> PAGEREF _Toc165318590 \h </w:instrText>
            </w:r>
            <w:r>
              <w:rPr>
                <w:noProof/>
                <w:webHidden/>
              </w:rPr>
            </w:r>
            <w:r>
              <w:rPr>
                <w:noProof/>
                <w:webHidden/>
              </w:rPr>
              <w:fldChar w:fldCharType="separate"/>
            </w:r>
            <w:r>
              <w:rPr>
                <w:noProof/>
                <w:webHidden/>
              </w:rPr>
              <w:t>12</w:t>
            </w:r>
            <w:r>
              <w:rPr>
                <w:noProof/>
                <w:webHidden/>
              </w:rPr>
              <w:fldChar w:fldCharType="end"/>
            </w:r>
          </w:hyperlink>
        </w:p>
        <w:p w14:paraId="44D52041" w14:textId="100F47FC" w:rsidR="001D3F57" w:rsidRDefault="001D3F57">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65318591" w:history="1">
            <w:r w:rsidRPr="00930086">
              <w:rPr>
                <w:rStyle w:val="Hyperlink"/>
                <w:noProof/>
              </w:rPr>
              <w:t>2.4</w:t>
            </w:r>
            <w:r>
              <w:rPr>
                <w:rFonts w:eastAsiaTheme="minorEastAsia" w:cstheme="minorBidi"/>
                <w:b w:val="0"/>
                <w:bCs w:val="0"/>
                <w:smallCaps w:val="0"/>
                <w:noProof/>
                <w:color w:val="auto"/>
                <w:kern w:val="2"/>
                <w:sz w:val="24"/>
                <w:szCs w:val="24"/>
                <w14:ligatures w14:val="standardContextual"/>
              </w:rPr>
              <w:tab/>
            </w:r>
            <w:r w:rsidRPr="00930086">
              <w:rPr>
                <w:rStyle w:val="Hyperlink"/>
                <w:noProof/>
              </w:rPr>
              <w:t>Data Conditioning</w:t>
            </w:r>
            <w:r>
              <w:rPr>
                <w:noProof/>
                <w:webHidden/>
              </w:rPr>
              <w:tab/>
            </w:r>
            <w:r>
              <w:rPr>
                <w:noProof/>
                <w:webHidden/>
              </w:rPr>
              <w:fldChar w:fldCharType="begin"/>
            </w:r>
            <w:r>
              <w:rPr>
                <w:noProof/>
                <w:webHidden/>
              </w:rPr>
              <w:instrText xml:space="preserve"> PAGEREF _Toc165318591 \h </w:instrText>
            </w:r>
            <w:r>
              <w:rPr>
                <w:noProof/>
                <w:webHidden/>
              </w:rPr>
            </w:r>
            <w:r>
              <w:rPr>
                <w:noProof/>
                <w:webHidden/>
              </w:rPr>
              <w:fldChar w:fldCharType="separate"/>
            </w:r>
            <w:r>
              <w:rPr>
                <w:noProof/>
                <w:webHidden/>
              </w:rPr>
              <w:t>12</w:t>
            </w:r>
            <w:r>
              <w:rPr>
                <w:noProof/>
                <w:webHidden/>
              </w:rPr>
              <w:fldChar w:fldCharType="end"/>
            </w:r>
          </w:hyperlink>
        </w:p>
        <w:p w14:paraId="3F432F83" w14:textId="04F26EAB" w:rsidR="001D3F57" w:rsidRDefault="001D3F57">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65318592" w:history="1">
            <w:r w:rsidRPr="00930086">
              <w:rPr>
                <w:rStyle w:val="Hyperlink"/>
                <w:rFonts w:eastAsia="Tw Cen MT" w:cs="Tw Cen MT"/>
                <w:noProof/>
              </w:rPr>
              <w:t>2.5</w:t>
            </w:r>
            <w:r>
              <w:rPr>
                <w:rFonts w:eastAsiaTheme="minorEastAsia" w:cstheme="minorBidi"/>
                <w:b w:val="0"/>
                <w:bCs w:val="0"/>
                <w:smallCaps w:val="0"/>
                <w:noProof/>
                <w:color w:val="auto"/>
                <w:kern w:val="2"/>
                <w:sz w:val="24"/>
                <w:szCs w:val="24"/>
                <w14:ligatures w14:val="standardContextual"/>
              </w:rPr>
              <w:tab/>
            </w:r>
            <w:r w:rsidRPr="00930086">
              <w:rPr>
                <w:rStyle w:val="Hyperlink"/>
                <w:rFonts w:eastAsia="Tw Cen MT" w:cs="Tw Cen MT"/>
                <w:noProof/>
              </w:rPr>
              <w:t>Seasonality and Stationarity in Time Series Forecasting</w:t>
            </w:r>
            <w:r>
              <w:rPr>
                <w:noProof/>
                <w:webHidden/>
              </w:rPr>
              <w:tab/>
            </w:r>
            <w:r>
              <w:rPr>
                <w:noProof/>
                <w:webHidden/>
              </w:rPr>
              <w:fldChar w:fldCharType="begin"/>
            </w:r>
            <w:r>
              <w:rPr>
                <w:noProof/>
                <w:webHidden/>
              </w:rPr>
              <w:instrText xml:space="preserve"> PAGEREF _Toc165318592 \h </w:instrText>
            </w:r>
            <w:r>
              <w:rPr>
                <w:noProof/>
                <w:webHidden/>
              </w:rPr>
            </w:r>
            <w:r>
              <w:rPr>
                <w:noProof/>
                <w:webHidden/>
              </w:rPr>
              <w:fldChar w:fldCharType="separate"/>
            </w:r>
            <w:r>
              <w:rPr>
                <w:noProof/>
                <w:webHidden/>
              </w:rPr>
              <w:t>13</w:t>
            </w:r>
            <w:r>
              <w:rPr>
                <w:noProof/>
                <w:webHidden/>
              </w:rPr>
              <w:fldChar w:fldCharType="end"/>
            </w:r>
          </w:hyperlink>
        </w:p>
        <w:p w14:paraId="0F827C86" w14:textId="1EB83F5A" w:rsidR="001D3F57" w:rsidRDefault="001D3F57">
          <w:pPr>
            <w:pStyle w:val="TOC3"/>
            <w:tabs>
              <w:tab w:val="right" w:leader="dot" w:pos="10070"/>
            </w:tabs>
            <w:rPr>
              <w:rFonts w:eastAsiaTheme="minorEastAsia" w:cstheme="minorBidi"/>
              <w:smallCaps w:val="0"/>
              <w:noProof/>
              <w:color w:val="auto"/>
              <w:kern w:val="2"/>
              <w:sz w:val="24"/>
              <w:szCs w:val="24"/>
              <w14:ligatures w14:val="standardContextual"/>
            </w:rPr>
          </w:pPr>
          <w:hyperlink w:anchor="_Toc165318593" w:history="1">
            <w:r w:rsidRPr="00930086">
              <w:rPr>
                <w:rStyle w:val="Hyperlink"/>
                <w:rFonts w:ascii="Tw Cen MT" w:eastAsia="Tw Cen MT" w:hAnsi="Tw Cen MT" w:cs="Tw Cen MT"/>
                <w:noProof/>
              </w:rPr>
              <w:t>2.5.1 Fourier Analysis</w:t>
            </w:r>
            <w:r>
              <w:rPr>
                <w:noProof/>
                <w:webHidden/>
              </w:rPr>
              <w:tab/>
            </w:r>
            <w:r>
              <w:rPr>
                <w:noProof/>
                <w:webHidden/>
              </w:rPr>
              <w:fldChar w:fldCharType="begin"/>
            </w:r>
            <w:r>
              <w:rPr>
                <w:noProof/>
                <w:webHidden/>
              </w:rPr>
              <w:instrText xml:space="preserve"> PAGEREF _Toc165318593 \h </w:instrText>
            </w:r>
            <w:r>
              <w:rPr>
                <w:noProof/>
                <w:webHidden/>
              </w:rPr>
            </w:r>
            <w:r>
              <w:rPr>
                <w:noProof/>
                <w:webHidden/>
              </w:rPr>
              <w:fldChar w:fldCharType="separate"/>
            </w:r>
            <w:r>
              <w:rPr>
                <w:noProof/>
                <w:webHidden/>
              </w:rPr>
              <w:t>13</w:t>
            </w:r>
            <w:r>
              <w:rPr>
                <w:noProof/>
                <w:webHidden/>
              </w:rPr>
              <w:fldChar w:fldCharType="end"/>
            </w:r>
          </w:hyperlink>
        </w:p>
        <w:p w14:paraId="1BEFE28B" w14:textId="373CBF1A" w:rsidR="001D3F57" w:rsidRDefault="001D3F57">
          <w:pPr>
            <w:pStyle w:val="TOC3"/>
            <w:tabs>
              <w:tab w:val="left" w:pos="701"/>
              <w:tab w:val="right" w:leader="dot" w:pos="10070"/>
            </w:tabs>
            <w:rPr>
              <w:rFonts w:eastAsiaTheme="minorEastAsia" w:cstheme="minorBidi"/>
              <w:smallCaps w:val="0"/>
              <w:noProof/>
              <w:color w:val="auto"/>
              <w:kern w:val="2"/>
              <w:sz w:val="24"/>
              <w:szCs w:val="24"/>
              <w14:ligatures w14:val="standardContextual"/>
            </w:rPr>
          </w:pPr>
          <w:hyperlink w:anchor="_Toc165318594" w:history="1">
            <w:r w:rsidRPr="00930086">
              <w:rPr>
                <w:rStyle w:val="Hyperlink"/>
                <w:rFonts w:ascii="Tw Cen MT" w:eastAsia="Tw Cen MT" w:hAnsi="Tw Cen MT" w:cs="Tw Cen MT"/>
                <w:noProof/>
              </w:rPr>
              <w:t>2.5.2</w:t>
            </w:r>
            <w:r>
              <w:rPr>
                <w:rFonts w:eastAsiaTheme="minorEastAsia" w:cstheme="minorBidi"/>
                <w:smallCaps w:val="0"/>
                <w:noProof/>
                <w:color w:val="auto"/>
                <w:kern w:val="2"/>
                <w:sz w:val="24"/>
                <w:szCs w:val="24"/>
                <w14:ligatures w14:val="standardContextual"/>
              </w:rPr>
              <w:tab/>
            </w:r>
            <w:r w:rsidRPr="00930086">
              <w:rPr>
                <w:rStyle w:val="Hyperlink"/>
                <w:rFonts w:ascii="Tw Cen MT" w:eastAsia="Tw Cen MT" w:hAnsi="Tw Cen MT" w:cs="Tw Cen MT"/>
                <w:noProof/>
              </w:rPr>
              <w:t>Augmented Dickey-Fuller Test</w:t>
            </w:r>
            <w:r>
              <w:rPr>
                <w:noProof/>
                <w:webHidden/>
              </w:rPr>
              <w:tab/>
            </w:r>
            <w:r>
              <w:rPr>
                <w:noProof/>
                <w:webHidden/>
              </w:rPr>
              <w:fldChar w:fldCharType="begin"/>
            </w:r>
            <w:r>
              <w:rPr>
                <w:noProof/>
                <w:webHidden/>
              </w:rPr>
              <w:instrText xml:space="preserve"> PAGEREF _Toc165318594 \h </w:instrText>
            </w:r>
            <w:r>
              <w:rPr>
                <w:noProof/>
                <w:webHidden/>
              </w:rPr>
            </w:r>
            <w:r>
              <w:rPr>
                <w:noProof/>
                <w:webHidden/>
              </w:rPr>
              <w:fldChar w:fldCharType="separate"/>
            </w:r>
            <w:r>
              <w:rPr>
                <w:noProof/>
                <w:webHidden/>
              </w:rPr>
              <w:t>14</w:t>
            </w:r>
            <w:r>
              <w:rPr>
                <w:noProof/>
                <w:webHidden/>
              </w:rPr>
              <w:fldChar w:fldCharType="end"/>
            </w:r>
          </w:hyperlink>
        </w:p>
        <w:p w14:paraId="5CD2BB5F" w14:textId="2DF5FB7F" w:rsidR="001D3F57" w:rsidRDefault="001D3F57">
          <w:pPr>
            <w:pStyle w:val="TOC3"/>
            <w:tabs>
              <w:tab w:val="left" w:pos="701"/>
              <w:tab w:val="right" w:leader="dot" w:pos="10070"/>
            </w:tabs>
            <w:rPr>
              <w:rFonts w:eastAsiaTheme="minorEastAsia" w:cstheme="minorBidi"/>
              <w:smallCaps w:val="0"/>
              <w:noProof/>
              <w:color w:val="auto"/>
              <w:kern w:val="2"/>
              <w:sz w:val="24"/>
              <w:szCs w:val="24"/>
              <w14:ligatures w14:val="standardContextual"/>
            </w:rPr>
          </w:pPr>
          <w:hyperlink w:anchor="_Toc165318595" w:history="1">
            <w:r w:rsidRPr="00930086">
              <w:rPr>
                <w:rStyle w:val="Hyperlink"/>
                <w:rFonts w:ascii="Tw Cen MT" w:eastAsia="Tw Cen MT" w:hAnsi="Tw Cen MT" w:cs="Tw Cen MT"/>
                <w:noProof/>
              </w:rPr>
              <w:t>2.5.1</w:t>
            </w:r>
            <w:r>
              <w:rPr>
                <w:rFonts w:eastAsiaTheme="minorEastAsia" w:cstheme="minorBidi"/>
                <w:smallCaps w:val="0"/>
                <w:noProof/>
                <w:color w:val="auto"/>
                <w:kern w:val="2"/>
                <w:sz w:val="24"/>
                <w:szCs w:val="24"/>
                <w14:ligatures w14:val="standardContextual"/>
              </w:rPr>
              <w:tab/>
            </w:r>
            <w:r w:rsidRPr="00930086">
              <w:rPr>
                <w:rStyle w:val="Hyperlink"/>
                <w:rFonts w:ascii="Tw Cen MT" w:eastAsia="Tw Cen MT" w:hAnsi="Tw Cen MT" w:cs="Tw Cen MT"/>
                <w:noProof/>
              </w:rPr>
              <w:t>Kwiatkowski-Phillips-Schmidt-Shin</w:t>
            </w:r>
            <w:r>
              <w:rPr>
                <w:noProof/>
                <w:webHidden/>
              </w:rPr>
              <w:tab/>
            </w:r>
            <w:r>
              <w:rPr>
                <w:noProof/>
                <w:webHidden/>
              </w:rPr>
              <w:fldChar w:fldCharType="begin"/>
            </w:r>
            <w:r>
              <w:rPr>
                <w:noProof/>
                <w:webHidden/>
              </w:rPr>
              <w:instrText xml:space="preserve"> PAGEREF _Toc165318595 \h </w:instrText>
            </w:r>
            <w:r>
              <w:rPr>
                <w:noProof/>
                <w:webHidden/>
              </w:rPr>
            </w:r>
            <w:r>
              <w:rPr>
                <w:noProof/>
                <w:webHidden/>
              </w:rPr>
              <w:fldChar w:fldCharType="separate"/>
            </w:r>
            <w:r>
              <w:rPr>
                <w:noProof/>
                <w:webHidden/>
              </w:rPr>
              <w:t>14</w:t>
            </w:r>
            <w:r>
              <w:rPr>
                <w:noProof/>
                <w:webHidden/>
              </w:rPr>
              <w:fldChar w:fldCharType="end"/>
            </w:r>
          </w:hyperlink>
        </w:p>
        <w:p w14:paraId="1B6B134A" w14:textId="0E95FDAD" w:rsidR="001D3F57" w:rsidRDefault="001D3F57">
          <w:pPr>
            <w:pStyle w:val="TOC3"/>
            <w:tabs>
              <w:tab w:val="left" w:pos="701"/>
              <w:tab w:val="right" w:leader="dot" w:pos="10070"/>
            </w:tabs>
            <w:rPr>
              <w:rFonts w:eastAsiaTheme="minorEastAsia" w:cstheme="minorBidi"/>
              <w:smallCaps w:val="0"/>
              <w:noProof/>
              <w:color w:val="auto"/>
              <w:kern w:val="2"/>
              <w:sz w:val="24"/>
              <w:szCs w:val="24"/>
              <w14:ligatures w14:val="standardContextual"/>
            </w:rPr>
          </w:pPr>
          <w:hyperlink w:anchor="_Toc165318596" w:history="1">
            <w:r w:rsidRPr="00930086">
              <w:rPr>
                <w:rStyle w:val="Hyperlink"/>
                <w:rFonts w:ascii="Tw Cen MT" w:eastAsia="Tw Cen MT" w:hAnsi="Tw Cen MT" w:cs="Tw Cen MT"/>
                <w:noProof/>
              </w:rPr>
              <w:t>2.5.2</w:t>
            </w:r>
            <w:r>
              <w:rPr>
                <w:rFonts w:eastAsiaTheme="minorEastAsia" w:cstheme="minorBidi"/>
                <w:smallCaps w:val="0"/>
                <w:noProof/>
                <w:color w:val="auto"/>
                <w:kern w:val="2"/>
                <w:sz w:val="24"/>
                <w:szCs w:val="24"/>
                <w14:ligatures w14:val="standardContextual"/>
              </w:rPr>
              <w:tab/>
            </w:r>
            <w:r w:rsidRPr="00930086">
              <w:rPr>
                <w:rStyle w:val="Hyperlink"/>
                <w:rFonts w:ascii="Tw Cen MT" w:eastAsia="Tw Cen MT" w:hAnsi="Tw Cen MT" w:cs="Tw Cen MT"/>
                <w:noProof/>
              </w:rPr>
              <w:t>Synthesis of Findings</w:t>
            </w:r>
            <w:r>
              <w:rPr>
                <w:noProof/>
                <w:webHidden/>
              </w:rPr>
              <w:tab/>
            </w:r>
            <w:r>
              <w:rPr>
                <w:noProof/>
                <w:webHidden/>
              </w:rPr>
              <w:fldChar w:fldCharType="begin"/>
            </w:r>
            <w:r>
              <w:rPr>
                <w:noProof/>
                <w:webHidden/>
              </w:rPr>
              <w:instrText xml:space="preserve"> PAGEREF _Toc165318596 \h </w:instrText>
            </w:r>
            <w:r>
              <w:rPr>
                <w:noProof/>
                <w:webHidden/>
              </w:rPr>
            </w:r>
            <w:r>
              <w:rPr>
                <w:noProof/>
                <w:webHidden/>
              </w:rPr>
              <w:fldChar w:fldCharType="separate"/>
            </w:r>
            <w:r>
              <w:rPr>
                <w:noProof/>
                <w:webHidden/>
              </w:rPr>
              <w:t>14</w:t>
            </w:r>
            <w:r>
              <w:rPr>
                <w:noProof/>
                <w:webHidden/>
              </w:rPr>
              <w:fldChar w:fldCharType="end"/>
            </w:r>
          </w:hyperlink>
        </w:p>
        <w:p w14:paraId="75CFC74F" w14:textId="0163CD95" w:rsidR="001D3F57" w:rsidRDefault="001D3F57">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65318597" w:history="1">
            <w:r w:rsidRPr="00930086">
              <w:rPr>
                <w:rStyle w:val="Hyperlink"/>
                <w:noProof/>
              </w:rPr>
              <w:t>2.6</w:t>
            </w:r>
            <w:r>
              <w:rPr>
                <w:rFonts w:eastAsiaTheme="minorEastAsia" w:cstheme="minorBidi"/>
                <w:b w:val="0"/>
                <w:bCs w:val="0"/>
                <w:smallCaps w:val="0"/>
                <w:noProof/>
                <w:color w:val="auto"/>
                <w:kern w:val="2"/>
                <w:sz w:val="24"/>
                <w:szCs w:val="24"/>
                <w14:ligatures w14:val="standardContextual"/>
              </w:rPr>
              <w:tab/>
            </w:r>
            <w:r w:rsidRPr="00930086">
              <w:rPr>
                <w:rStyle w:val="Hyperlink"/>
                <w:noProof/>
              </w:rPr>
              <w:t>Data Quality Assessment</w:t>
            </w:r>
            <w:r>
              <w:rPr>
                <w:noProof/>
                <w:webHidden/>
              </w:rPr>
              <w:tab/>
            </w:r>
            <w:r>
              <w:rPr>
                <w:noProof/>
                <w:webHidden/>
              </w:rPr>
              <w:fldChar w:fldCharType="begin"/>
            </w:r>
            <w:r>
              <w:rPr>
                <w:noProof/>
                <w:webHidden/>
              </w:rPr>
              <w:instrText xml:space="preserve"> PAGEREF _Toc165318597 \h </w:instrText>
            </w:r>
            <w:r>
              <w:rPr>
                <w:noProof/>
                <w:webHidden/>
              </w:rPr>
            </w:r>
            <w:r>
              <w:rPr>
                <w:noProof/>
                <w:webHidden/>
              </w:rPr>
              <w:fldChar w:fldCharType="separate"/>
            </w:r>
            <w:r>
              <w:rPr>
                <w:noProof/>
                <w:webHidden/>
              </w:rPr>
              <w:t>15</w:t>
            </w:r>
            <w:r>
              <w:rPr>
                <w:noProof/>
                <w:webHidden/>
              </w:rPr>
              <w:fldChar w:fldCharType="end"/>
            </w:r>
          </w:hyperlink>
        </w:p>
        <w:p w14:paraId="3F1E2234" w14:textId="6204E1CA" w:rsidR="001D3F57" w:rsidRDefault="001D3F57">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65318598" w:history="1">
            <w:r w:rsidRPr="00930086">
              <w:rPr>
                <w:rStyle w:val="Hyperlink"/>
                <w:noProof/>
              </w:rPr>
              <w:t>2.7</w:t>
            </w:r>
            <w:r>
              <w:rPr>
                <w:rFonts w:eastAsiaTheme="minorEastAsia" w:cstheme="minorBidi"/>
                <w:b w:val="0"/>
                <w:bCs w:val="0"/>
                <w:smallCaps w:val="0"/>
                <w:noProof/>
                <w:color w:val="auto"/>
                <w:kern w:val="2"/>
                <w:sz w:val="24"/>
                <w:szCs w:val="24"/>
                <w14:ligatures w14:val="standardContextual"/>
              </w:rPr>
              <w:tab/>
            </w:r>
            <w:r w:rsidRPr="00930086">
              <w:rPr>
                <w:rStyle w:val="Hyperlink"/>
                <w:noProof/>
              </w:rPr>
              <w:t>Other Data Sources</w:t>
            </w:r>
            <w:r>
              <w:rPr>
                <w:noProof/>
                <w:webHidden/>
              </w:rPr>
              <w:tab/>
            </w:r>
            <w:r>
              <w:rPr>
                <w:noProof/>
                <w:webHidden/>
              </w:rPr>
              <w:fldChar w:fldCharType="begin"/>
            </w:r>
            <w:r>
              <w:rPr>
                <w:noProof/>
                <w:webHidden/>
              </w:rPr>
              <w:instrText xml:space="preserve"> PAGEREF _Toc165318598 \h </w:instrText>
            </w:r>
            <w:r>
              <w:rPr>
                <w:noProof/>
                <w:webHidden/>
              </w:rPr>
            </w:r>
            <w:r>
              <w:rPr>
                <w:noProof/>
                <w:webHidden/>
              </w:rPr>
              <w:fldChar w:fldCharType="separate"/>
            </w:r>
            <w:r>
              <w:rPr>
                <w:noProof/>
                <w:webHidden/>
              </w:rPr>
              <w:t>15</w:t>
            </w:r>
            <w:r>
              <w:rPr>
                <w:noProof/>
                <w:webHidden/>
              </w:rPr>
              <w:fldChar w:fldCharType="end"/>
            </w:r>
          </w:hyperlink>
        </w:p>
        <w:p w14:paraId="0212EC27" w14:textId="077E0E15" w:rsidR="001D3F57" w:rsidRDefault="001D3F57">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65318599" w:history="1">
            <w:r w:rsidRPr="00930086">
              <w:rPr>
                <w:rStyle w:val="Hyperlink"/>
                <w:noProof/>
              </w:rPr>
              <w:t>2.8</w:t>
            </w:r>
            <w:r>
              <w:rPr>
                <w:rFonts w:eastAsiaTheme="minorEastAsia" w:cstheme="minorBidi"/>
                <w:b w:val="0"/>
                <w:bCs w:val="0"/>
                <w:smallCaps w:val="0"/>
                <w:noProof/>
                <w:color w:val="auto"/>
                <w:kern w:val="2"/>
                <w:sz w:val="24"/>
                <w:szCs w:val="24"/>
                <w14:ligatures w14:val="standardContextual"/>
              </w:rPr>
              <w:tab/>
            </w:r>
            <w:r w:rsidRPr="00930086">
              <w:rPr>
                <w:rStyle w:val="Hyperlink"/>
                <w:noProof/>
              </w:rPr>
              <w:t>Storage Medium</w:t>
            </w:r>
            <w:r>
              <w:rPr>
                <w:noProof/>
                <w:webHidden/>
              </w:rPr>
              <w:tab/>
            </w:r>
            <w:r>
              <w:rPr>
                <w:noProof/>
                <w:webHidden/>
              </w:rPr>
              <w:fldChar w:fldCharType="begin"/>
            </w:r>
            <w:r>
              <w:rPr>
                <w:noProof/>
                <w:webHidden/>
              </w:rPr>
              <w:instrText xml:space="preserve"> PAGEREF _Toc165318599 \h </w:instrText>
            </w:r>
            <w:r>
              <w:rPr>
                <w:noProof/>
                <w:webHidden/>
              </w:rPr>
            </w:r>
            <w:r>
              <w:rPr>
                <w:noProof/>
                <w:webHidden/>
              </w:rPr>
              <w:fldChar w:fldCharType="separate"/>
            </w:r>
            <w:r>
              <w:rPr>
                <w:noProof/>
                <w:webHidden/>
              </w:rPr>
              <w:t>16</w:t>
            </w:r>
            <w:r>
              <w:rPr>
                <w:noProof/>
                <w:webHidden/>
              </w:rPr>
              <w:fldChar w:fldCharType="end"/>
            </w:r>
          </w:hyperlink>
        </w:p>
        <w:p w14:paraId="2AFA3DAE" w14:textId="437D03A9" w:rsidR="001D3F57" w:rsidRDefault="001D3F57">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65318600" w:history="1">
            <w:r w:rsidRPr="00930086">
              <w:rPr>
                <w:rStyle w:val="Hyperlink"/>
                <w:noProof/>
              </w:rPr>
              <w:t>2.9</w:t>
            </w:r>
            <w:r>
              <w:rPr>
                <w:rFonts w:eastAsiaTheme="minorEastAsia" w:cstheme="minorBidi"/>
                <w:b w:val="0"/>
                <w:bCs w:val="0"/>
                <w:smallCaps w:val="0"/>
                <w:noProof/>
                <w:color w:val="auto"/>
                <w:kern w:val="2"/>
                <w:sz w:val="24"/>
                <w:szCs w:val="24"/>
                <w14:ligatures w14:val="standardContextual"/>
              </w:rPr>
              <w:tab/>
            </w:r>
            <w:r w:rsidRPr="00930086">
              <w:rPr>
                <w:rStyle w:val="Hyperlink"/>
                <w:noProof/>
              </w:rPr>
              <w:t>Storage Security</w:t>
            </w:r>
            <w:r>
              <w:rPr>
                <w:noProof/>
                <w:webHidden/>
              </w:rPr>
              <w:tab/>
            </w:r>
            <w:r>
              <w:rPr>
                <w:noProof/>
                <w:webHidden/>
              </w:rPr>
              <w:fldChar w:fldCharType="begin"/>
            </w:r>
            <w:r>
              <w:rPr>
                <w:noProof/>
                <w:webHidden/>
              </w:rPr>
              <w:instrText xml:space="preserve"> PAGEREF _Toc165318600 \h </w:instrText>
            </w:r>
            <w:r>
              <w:rPr>
                <w:noProof/>
                <w:webHidden/>
              </w:rPr>
            </w:r>
            <w:r>
              <w:rPr>
                <w:noProof/>
                <w:webHidden/>
              </w:rPr>
              <w:fldChar w:fldCharType="separate"/>
            </w:r>
            <w:r>
              <w:rPr>
                <w:noProof/>
                <w:webHidden/>
              </w:rPr>
              <w:t>16</w:t>
            </w:r>
            <w:r>
              <w:rPr>
                <w:noProof/>
                <w:webHidden/>
              </w:rPr>
              <w:fldChar w:fldCharType="end"/>
            </w:r>
          </w:hyperlink>
        </w:p>
        <w:p w14:paraId="5D1D07D1" w14:textId="6064B8D2" w:rsidR="001D3F57" w:rsidRDefault="001D3F57">
          <w:pPr>
            <w:pStyle w:val="TOC2"/>
            <w:tabs>
              <w:tab w:val="left" w:pos="659"/>
              <w:tab w:val="right" w:leader="dot" w:pos="10070"/>
            </w:tabs>
            <w:rPr>
              <w:rFonts w:eastAsiaTheme="minorEastAsia" w:cstheme="minorBidi"/>
              <w:b w:val="0"/>
              <w:bCs w:val="0"/>
              <w:smallCaps w:val="0"/>
              <w:noProof/>
              <w:color w:val="auto"/>
              <w:kern w:val="2"/>
              <w:sz w:val="24"/>
              <w:szCs w:val="24"/>
              <w14:ligatures w14:val="standardContextual"/>
            </w:rPr>
          </w:pPr>
          <w:hyperlink w:anchor="_Toc165318601" w:history="1">
            <w:r w:rsidRPr="00930086">
              <w:rPr>
                <w:rStyle w:val="Hyperlink"/>
                <w:noProof/>
              </w:rPr>
              <w:t>2.10</w:t>
            </w:r>
            <w:r>
              <w:rPr>
                <w:rFonts w:eastAsiaTheme="minorEastAsia" w:cstheme="minorBidi"/>
                <w:b w:val="0"/>
                <w:bCs w:val="0"/>
                <w:smallCaps w:val="0"/>
                <w:noProof/>
                <w:color w:val="auto"/>
                <w:kern w:val="2"/>
                <w:sz w:val="24"/>
                <w:szCs w:val="24"/>
                <w14:ligatures w14:val="standardContextual"/>
              </w:rPr>
              <w:tab/>
            </w:r>
            <w:r w:rsidRPr="00930086">
              <w:rPr>
                <w:rStyle w:val="Hyperlink"/>
                <w:noProof/>
              </w:rPr>
              <w:t>Storage Costs</w:t>
            </w:r>
            <w:r>
              <w:rPr>
                <w:noProof/>
                <w:webHidden/>
              </w:rPr>
              <w:tab/>
            </w:r>
            <w:r>
              <w:rPr>
                <w:noProof/>
                <w:webHidden/>
              </w:rPr>
              <w:fldChar w:fldCharType="begin"/>
            </w:r>
            <w:r>
              <w:rPr>
                <w:noProof/>
                <w:webHidden/>
              </w:rPr>
              <w:instrText xml:space="preserve"> PAGEREF _Toc165318601 \h </w:instrText>
            </w:r>
            <w:r>
              <w:rPr>
                <w:noProof/>
                <w:webHidden/>
              </w:rPr>
            </w:r>
            <w:r>
              <w:rPr>
                <w:noProof/>
                <w:webHidden/>
              </w:rPr>
              <w:fldChar w:fldCharType="separate"/>
            </w:r>
            <w:r>
              <w:rPr>
                <w:noProof/>
                <w:webHidden/>
              </w:rPr>
              <w:t>16</w:t>
            </w:r>
            <w:r>
              <w:rPr>
                <w:noProof/>
                <w:webHidden/>
              </w:rPr>
              <w:fldChar w:fldCharType="end"/>
            </w:r>
          </w:hyperlink>
        </w:p>
        <w:p w14:paraId="3DC1B1F8" w14:textId="2ED4F0F6" w:rsidR="001D3F57" w:rsidRDefault="001D3F57">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65318602" w:history="1">
            <w:r w:rsidRPr="00930086">
              <w:rPr>
                <w:rStyle w:val="Hyperlink"/>
                <w:noProof/>
              </w:rPr>
              <w:t>Section 3: Algorithms &amp; Analysis / ML Model Exploration &amp; Selection</w:t>
            </w:r>
            <w:r>
              <w:rPr>
                <w:noProof/>
                <w:webHidden/>
              </w:rPr>
              <w:tab/>
            </w:r>
            <w:r>
              <w:rPr>
                <w:noProof/>
                <w:webHidden/>
              </w:rPr>
              <w:fldChar w:fldCharType="begin"/>
            </w:r>
            <w:r>
              <w:rPr>
                <w:noProof/>
                <w:webHidden/>
              </w:rPr>
              <w:instrText xml:space="preserve"> PAGEREF _Toc165318602 \h </w:instrText>
            </w:r>
            <w:r>
              <w:rPr>
                <w:noProof/>
                <w:webHidden/>
              </w:rPr>
            </w:r>
            <w:r>
              <w:rPr>
                <w:noProof/>
                <w:webHidden/>
              </w:rPr>
              <w:fldChar w:fldCharType="separate"/>
            </w:r>
            <w:r>
              <w:rPr>
                <w:noProof/>
                <w:webHidden/>
              </w:rPr>
              <w:t>17</w:t>
            </w:r>
            <w:r>
              <w:rPr>
                <w:noProof/>
                <w:webHidden/>
              </w:rPr>
              <w:fldChar w:fldCharType="end"/>
            </w:r>
          </w:hyperlink>
        </w:p>
        <w:p w14:paraId="4AD55727" w14:textId="1C04114C" w:rsidR="001D3F57" w:rsidRDefault="001D3F57">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65318603" w:history="1">
            <w:r w:rsidRPr="00930086">
              <w:rPr>
                <w:rStyle w:val="Hyperlink"/>
                <w:noProof/>
              </w:rPr>
              <w:t>3.1</w:t>
            </w:r>
            <w:r>
              <w:rPr>
                <w:rFonts w:eastAsiaTheme="minorEastAsia" w:cstheme="minorBidi"/>
                <w:b w:val="0"/>
                <w:bCs w:val="0"/>
                <w:smallCaps w:val="0"/>
                <w:noProof/>
                <w:color w:val="auto"/>
                <w:kern w:val="2"/>
                <w:sz w:val="24"/>
                <w:szCs w:val="24"/>
                <w14:ligatures w14:val="standardContextual"/>
              </w:rPr>
              <w:tab/>
            </w:r>
            <w:r w:rsidRPr="00930086">
              <w:rPr>
                <w:rStyle w:val="Hyperlink"/>
                <w:noProof/>
              </w:rPr>
              <w:t>Solution Approach</w:t>
            </w:r>
            <w:r>
              <w:rPr>
                <w:noProof/>
                <w:webHidden/>
              </w:rPr>
              <w:tab/>
            </w:r>
            <w:r>
              <w:rPr>
                <w:noProof/>
                <w:webHidden/>
              </w:rPr>
              <w:fldChar w:fldCharType="begin"/>
            </w:r>
            <w:r>
              <w:rPr>
                <w:noProof/>
                <w:webHidden/>
              </w:rPr>
              <w:instrText xml:space="preserve"> PAGEREF _Toc165318603 \h </w:instrText>
            </w:r>
            <w:r>
              <w:rPr>
                <w:noProof/>
                <w:webHidden/>
              </w:rPr>
            </w:r>
            <w:r>
              <w:rPr>
                <w:noProof/>
                <w:webHidden/>
              </w:rPr>
              <w:fldChar w:fldCharType="separate"/>
            </w:r>
            <w:r>
              <w:rPr>
                <w:noProof/>
                <w:webHidden/>
              </w:rPr>
              <w:t>17</w:t>
            </w:r>
            <w:r>
              <w:rPr>
                <w:noProof/>
                <w:webHidden/>
              </w:rPr>
              <w:fldChar w:fldCharType="end"/>
            </w:r>
          </w:hyperlink>
        </w:p>
        <w:p w14:paraId="757D47C2" w14:textId="2909F92A" w:rsidR="001D3F57" w:rsidRDefault="001D3F57">
          <w:pPr>
            <w:pStyle w:val="TOC3"/>
            <w:tabs>
              <w:tab w:val="left" w:pos="701"/>
              <w:tab w:val="right" w:leader="dot" w:pos="10070"/>
            </w:tabs>
            <w:rPr>
              <w:rFonts w:eastAsiaTheme="minorEastAsia" w:cstheme="minorBidi"/>
              <w:smallCaps w:val="0"/>
              <w:noProof/>
              <w:color w:val="auto"/>
              <w:kern w:val="2"/>
              <w:sz w:val="24"/>
              <w:szCs w:val="24"/>
              <w14:ligatures w14:val="standardContextual"/>
            </w:rPr>
          </w:pPr>
          <w:hyperlink w:anchor="_Toc165318604" w:history="1">
            <w:r w:rsidRPr="00930086">
              <w:rPr>
                <w:rStyle w:val="Hyperlink"/>
                <w:rFonts w:ascii="Tw Cen MT" w:eastAsia="Tw Cen MT" w:hAnsi="Tw Cen MT" w:cs="Tw Cen MT"/>
                <w:noProof/>
              </w:rPr>
              <w:t>3.1.1</w:t>
            </w:r>
            <w:r>
              <w:rPr>
                <w:rFonts w:eastAsiaTheme="minorEastAsia" w:cstheme="minorBidi"/>
                <w:smallCaps w:val="0"/>
                <w:noProof/>
                <w:color w:val="auto"/>
                <w:kern w:val="2"/>
                <w:sz w:val="24"/>
                <w:szCs w:val="24"/>
                <w14:ligatures w14:val="standardContextual"/>
              </w:rPr>
              <w:tab/>
            </w:r>
            <w:r w:rsidRPr="00930086">
              <w:rPr>
                <w:rStyle w:val="Hyperlink"/>
                <w:noProof/>
              </w:rPr>
              <w:t>Systems Architecture</w:t>
            </w:r>
            <w:r>
              <w:rPr>
                <w:noProof/>
                <w:webHidden/>
              </w:rPr>
              <w:tab/>
            </w:r>
            <w:r>
              <w:rPr>
                <w:noProof/>
                <w:webHidden/>
              </w:rPr>
              <w:fldChar w:fldCharType="begin"/>
            </w:r>
            <w:r>
              <w:rPr>
                <w:noProof/>
                <w:webHidden/>
              </w:rPr>
              <w:instrText xml:space="preserve"> PAGEREF _Toc165318604 \h </w:instrText>
            </w:r>
            <w:r>
              <w:rPr>
                <w:noProof/>
                <w:webHidden/>
              </w:rPr>
            </w:r>
            <w:r>
              <w:rPr>
                <w:noProof/>
                <w:webHidden/>
              </w:rPr>
              <w:fldChar w:fldCharType="separate"/>
            </w:r>
            <w:r>
              <w:rPr>
                <w:noProof/>
                <w:webHidden/>
              </w:rPr>
              <w:t>17</w:t>
            </w:r>
            <w:r>
              <w:rPr>
                <w:noProof/>
                <w:webHidden/>
              </w:rPr>
              <w:fldChar w:fldCharType="end"/>
            </w:r>
          </w:hyperlink>
        </w:p>
        <w:p w14:paraId="6236E073" w14:textId="555F7F87" w:rsidR="001D3F57" w:rsidRDefault="001D3F57">
          <w:pPr>
            <w:pStyle w:val="TOC3"/>
            <w:tabs>
              <w:tab w:val="right" w:leader="dot" w:pos="10070"/>
            </w:tabs>
            <w:rPr>
              <w:rFonts w:eastAsiaTheme="minorEastAsia" w:cstheme="minorBidi"/>
              <w:smallCaps w:val="0"/>
              <w:noProof/>
              <w:color w:val="auto"/>
              <w:kern w:val="2"/>
              <w:sz w:val="24"/>
              <w:szCs w:val="24"/>
              <w14:ligatures w14:val="standardContextual"/>
            </w:rPr>
          </w:pPr>
          <w:hyperlink w:anchor="_Toc165318605" w:history="1">
            <w:r w:rsidRPr="00930086">
              <w:rPr>
                <w:rStyle w:val="Hyperlink"/>
                <w:noProof/>
              </w:rPr>
              <w:t>Systems Security</w:t>
            </w:r>
            <w:r>
              <w:rPr>
                <w:noProof/>
                <w:webHidden/>
              </w:rPr>
              <w:tab/>
            </w:r>
            <w:r>
              <w:rPr>
                <w:noProof/>
                <w:webHidden/>
              </w:rPr>
              <w:fldChar w:fldCharType="begin"/>
            </w:r>
            <w:r>
              <w:rPr>
                <w:noProof/>
                <w:webHidden/>
              </w:rPr>
              <w:instrText xml:space="preserve"> PAGEREF _Toc165318605 \h </w:instrText>
            </w:r>
            <w:r>
              <w:rPr>
                <w:noProof/>
                <w:webHidden/>
              </w:rPr>
            </w:r>
            <w:r>
              <w:rPr>
                <w:noProof/>
                <w:webHidden/>
              </w:rPr>
              <w:fldChar w:fldCharType="separate"/>
            </w:r>
            <w:r>
              <w:rPr>
                <w:noProof/>
                <w:webHidden/>
              </w:rPr>
              <w:t>18</w:t>
            </w:r>
            <w:r>
              <w:rPr>
                <w:noProof/>
                <w:webHidden/>
              </w:rPr>
              <w:fldChar w:fldCharType="end"/>
            </w:r>
          </w:hyperlink>
        </w:p>
        <w:p w14:paraId="6E4D8918" w14:textId="6AAA3A70" w:rsidR="001D3F57" w:rsidRDefault="001D3F57">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65318606" w:history="1">
            <w:r w:rsidRPr="00930086">
              <w:rPr>
                <w:rStyle w:val="Hyperlink"/>
                <w:noProof/>
              </w:rPr>
              <w:t>3.1.2</w:t>
            </w:r>
            <w:r>
              <w:rPr>
                <w:rFonts w:eastAsiaTheme="minorEastAsia" w:cstheme="minorBidi"/>
                <w:smallCaps w:val="0"/>
                <w:noProof/>
                <w:color w:val="auto"/>
                <w:kern w:val="2"/>
                <w:sz w:val="24"/>
                <w:szCs w:val="24"/>
                <w14:ligatures w14:val="standardContextual"/>
              </w:rPr>
              <w:tab/>
            </w:r>
            <w:r w:rsidRPr="00930086">
              <w:rPr>
                <w:rStyle w:val="Hyperlink"/>
                <w:noProof/>
              </w:rPr>
              <w:t>Systems Data Flows</w:t>
            </w:r>
            <w:r>
              <w:rPr>
                <w:noProof/>
                <w:webHidden/>
              </w:rPr>
              <w:tab/>
            </w:r>
            <w:r>
              <w:rPr>
                <w:noProof/>
                <w:webHidden/>
              </w:rPr>
              <w:fldChar w:fldCharType="begin"/>
            </w:r>
            <w:r>
              <w:rPr>
                <w:noProof/>
                <w:webHidden/>
              </w:rPr>
              <w:instrText xml:space="preserve"> PAGEREF _Toc165318606 \h </w:instrText>
            </w:r>
            <w:r>
              <w:rPr>
                <w:noProof/>
                <w:webHidden/>
              </w:rPr>
            </w:r>
            <w:r>
              <w:rPr>
                <w:noProof/>
                <w:webHidden/>
              </w:rPr>
              <w:fldChar w:fldCharType="separate"/>
            </w:r>
            <w:r>
              <w:rPr>
                <w:noProof/>
                <w:webHidden/>
              </w:rPr>
              <w:t>18</w:t>
            </w:r>
            <w:r>
              <w:rPr>
                <w:noProof/>
                <w:webHidden/>
              </w:rPr>
              <w:fldChar w:fldCharType="end"/>
            </w:r>
          </w:hyperlink>
        </w:p>
        <w:p w14:paraId="2F915E72" w14:textId="79DF0862" w:rsidR="001D3F57" w:rsidRDefault="001D3F57">
          <w:pPr>
            <w:pStyle w:val="TOC3"/>
            <w:tabs>
              <w:tab w:val="right" w:leader="dot" w:pos="10070"/>
            </w:tabs>
            <w:rPr>
              <w:rFonts w:eastAsiaTheme="minorEastAsia" w:cstheme="minorBidi"/>
              <w:smallCaps w:val="0"/>
              <w:noProof/>
              <w:color w:val="auto"/>
              <w:kern w:val="2"/>
              <w:sz w:val="24"/>
              <w:szCs w:val="24"/>
              <w14:ligatures w14:val="standardContextual"/>
            </w:rPr>
          </w:pPr>
          <w:hyperlink w:anchor="_Toc165318607" w:history="1">
            <w:r w:rsidRPr="00930086">
              <w:rPr>
                <w:rStyle w:val="Hyperlink"/>
                <w:noProof/>
              </w:rPr>
              <w:t>Algorithms &amp; Analysis</w:t>
            </w:r>
            <w:r>
              <w:rPr>
                <w:noProof/>
                <w:webHidden/>
              </w:rPr>
              <w:tab/>
            </w:r>
            <w:r>
              <w:rPr>
                <w:noProof/>
                <w:webHidden/>
              </w:rPr>
              <w:fldChar w:fldCharType="begin"/>
            </w:r>
            <w:r>
              <w:rPr>
                <w:noProof/>
                <w:webHidden/>
              </w:rPr>
              <w:instrText xml:space="preserve"> PAGEREF _Toc165318607 \h </w:instrText>
            </w:r>
            <w:r>
              <w:rPr>
                <w:noProof/>
                <w:webHidden/>
              </w:rPr>
            </w:r>
            <w:r>
              <w:rPr>
                <w:noProof/>
                <w:webHidden/>
              </w:rPr>
              <w:fldChar w:fldCharType="separate"/>
            </w:r>
            <w:r>
              <w:rPr>
                <w:noProof/>
                <w:webHidden/>
              </w:rPr>
              <w:t>19</w:t>
            </w:r>
            <w:r>
              <w:rPr>
                <w:noProof/>
                <w:webHidden/>
              </w:rPr>
              <w:fldChar w:fldCharType="end"/>
            </w:r>
          </w:hyperlink>
        </w:p>
        <w:p w14:paraId="76E117A6" w14:textId="7BD4F323" w:rsidR="001D3F57" w:rsidRDefault="001D3F57">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65318608" w:history="1">
            <w:r w:rsidRPr="00930086">
              <w:rPr>
                <w:rStyle w:val="Hyperlink"/>
                <w:noProof/>
              </w:rPr>
              <w:t>3.2</w:t>
            </w:r>
            <w:r>
              <w:rPr>
                <w:rFonts w:eastAsiaTheme="minorEastAsia" w:cstheme="minorBidi"/>
                <w:b w:val="0"/>
                <w:bCs w:val="0"/>
                <w:smallCaps w:val="0"/>
                <w:noProof/>
                <w:color w:val="auto"/>
                <w:kern w:val="2"/>
                <w:sz w:val="24"/>
                <w:szCs w:val="24"/>
                <w14:ligatures w14:val="standardContextual"/>
              </w:rPr>
              <w:tab/>
            </w:r>
            <w:r w:rsidRPr="00930086">
              <w:rPr>
                <w:rStyle w:val="Hyperlink"/>
                <w:noProof/>
              </w:rPr>
              <w:t>Machine Learning</w:t>
            </w:r>
            <w:r>
              <w:rPr>
                <w:noProof/>
                <w:webHidden/>
              </w:rPr>
              <w:tab/>
            </w:r>
            <w:r>
              <w:rPr>
                <w:noProof/>
                <w:webHidden/>
              </w:rPr>
              <w:fldChar w:fldCharType="begin"/>
            </w:r>
            <w:r>
              <w:rPr>
                <w:noProof/>
                <w:webHidden/>
              </w:rPr>
              <w:instrText xml:space="preserve"> PAGEREF _Toc165318608 \h </w:instrText>
            </w:r>
            <w:r>
              <w:rPr>
                <w:noProof/>
                <w:webHidden/>
              </w:rPr>
            </w:r>
            <w:r>
              <w:rPr>
                <w:noProof/>
                <w:webHidden/>
              </w:rPr>
              <w:fldChar w:fldCharType="separate"/>
            </w:r>
            <w:r>
              <w:rPr>
                <w:noProof/>
                <w:webHidden/>
              </w:rPr>
              <w:t>19</w:t>
            </w:r>
            <w:r>
              <w:rPr>
                <w:noProof/>
                <w:webHidden/>
              </w:rPr>
              <w:fldChar w:fldCharType="end"/>
            </w:r>
          </w:hyperlink>
        </w:p>
        <w:p w14:paraId="34552C26" w14:textId="1694B12C" w:rsidR="001D3F57" w:rsidRDefault="001D3F57">
          <w:pPr>
            <w:pStyle w:val="TOC3"/>
            <w:tabs>
              <w:tab w:val="right" w:leader="dot" w:pos="10070"/>
            </w:tabs>
            <w:rPr>
              <w:rFonts w:eastAsiaTheme="minorEastAsia" w:cstheme="minorBidi"/>
              <w:smallCaps w:val="0"/>
              <w:noProof/>
              <w:color w:val="auto"/>
              <w:kern w:val="2"/>
              <w:sz w:val="24"/>
              <w:szCs w:val="24"/>
              <w14:ligatures w14:val="standardContextual"/>
            </w:rPr>
          </w:pPr>
          <w:hyperlink w:anchor="_Toc165318609" w:history="1">
            <w:r w:rsidRPr="00930086">
              <w:rPr>
                <w:rStyle w:val="Hyperlink"/>
                <w:b/>
                <w:noProof/>
              </w:rPr>
              <w:t>Model Exploration</w:t>
            </w:r>
            <w:r>
              <w:rPr>
                <w:noProof/>
                <w:webHidden/>
              </w:rPr>
              <w:tab/>
            </w:r>
            <w:r>
              <w:rPr>
                <w:noProof/>
                <w:webHidden/>
              </w:rPr>
              <w:fldChar w:fldCharType="begin"/>
            </w:r>
            <w:r>
              <w:rPr>
                <w:noProof/>
                <w:webHidden/>
              </w:rPr>
              <w:instrText xml:space="preserve"> PAGEREF _Toc165318609 \h </w:instrText>
            </w:r>
            <w:r>
              <w:rPr>
                <w:noProof/>
                <w:webHidden/>
              </w:rPr>
            </w:r>
            <w:r>
              <w:rPr>
                <w:noProof/>
                <w:webHidden/>
              </w:rPr>
              <w:fldChar w:fldCharType="separate"/>
            </w:r>
            <w:r>
              <w:rPr>
                <w:noProof/>
                <w:webHidden/>
              </w:rPr>
              <w:t>20</w:t>
            </w:r>
            <w:r>
              <w:rPr>
                <w:noProof/>
                <w:webHidden/>
              </w:rPr>
              <w:fldChar w:fldCharType="end"/>
            </w:r>
          </w:hyperlink>
        </w:p>
        <w:p w14:paraId="428B768F" w14:textId="01C312BE" w:rsidR="001D3F57" w:rsidRDefault="001D3F57">
          <w:pPr>
            <w:pStyle w:val="TOC3"/>
            <w:tabs>
              <w:tab w:val="right" w:leader="dot" w:pos="10070"/>
            </w:tabs>
            <w:rPr>
              <w:rFonts w:eastAsiaTheme="minorEastAsia" w:cstheme="minorBidi"/>
              <w:smallCaps w:val="0"/>
              <w:noProof/>
              <w:color w:val="auto"/>
              <w:kern w:val="2"/>
              <w:sz w:val="24"/>
              <w:szCs w:val="24"/>
              <w14:ligatures w14:val="standardContextual"/>
            </w:rPr>
          </w:pPr>
          <w:hyperlink w:anchor="_Toc165318610" w:history="1">
            <w:r w:rsidRPr="00930086">
              <w:rPr>
                <w:rStyle w:val="Hyperlink"/>
                <w:noProof/>
              </w:rPr>
              <w:t>Model Selection</w:t>
            </w:r>
            <w:r>
              <w:rPr>
                <w:noProof/>
                <w:webHidden/>
              </w:rPr>
              <w:tab/>
            </w:r>
            <w:r>
              <w:rPr>
                <w:noProof/>
                <w:webHidden/>
              </w:rPr>
              <w:fldChar w:fldCharType="begin"/>
            </w:r>
            <w:r>
              <w:rPr>
                <w:noProof/>
                <w:webHidden/>
              </w:rPr>
              <w:instrText xml:space="preserve"> PAGEREF _Toc165318610 \h </w:instrText>
            </w:r>
            <w:r>
              <w:rPr>
                <w:noProof/>
                <w:webHidden/>
              </w:rPr>
            </w:r>
            <w:r>
              <w:rPr>
                <w:noProof/>
                <w:webHidden/>
              </w:rPr>
              <w:fldChar w:fldCharType="separate"/>
            </w:r>
            <w:r>
              <w:rPr>
                <w:noProof/>
                <w:webHidden/>
              </w:rPr>
              <w:t>23</w:t>
            </w:r>
            <w:r>
              <w:rPr>
                <w:noProof/>
                <w:webHidden/>
              </w:rPr>
              <w:fldChar w:fldCharType="end"/>
            </w:r>
          </w:hyperlink>
        </w:p>
        <w:p w14:paraId="7B503419" w14:textId="28CF996D" w:rsidR="001D3F57" w:rsidRDefault="001D3F57">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65318611" w:history="1">
            <w:r w:rsidRPr="00930086">
              <w:rPr>
                <w:rStyle w:val="Hyperlink"/>
                <w:noProof/>
              </w:rPr>
              <w:t>Section 4: Visualizations / ML Model Training, Evaluation, &amp; Validation</w:t>
            </w:r>
            <w:r>
              <w:rPr>
                <w:noProof/>
                <w:webHidden/>
              </w:rPr>
              <w:tab/>
            </w:r>
            <w:r>
              <w:rPr>
                <w:noProof/>
                <w:webHidden/>
              </w:rPr>
              <w:fldChar w:fldCharType="begin"/>
            </w:r>
            <w:r>
              <w:rPr>
                <w:noProof/>
                <w:webHidden/>
              </w:rPr>
              <w:instrText xml:space="preserve"> PAGEREF _Toc165318611 \h </w:instrText>
            </w:r>
            <w:r>
              <w:rPr>
                <w:noProof/>
                <w:webHidden/>
              </w:rPr>
            </w:r>
            <w:r>
              <w:rPr>
                <w:noProof/>
                <w:webHidden/>
              </w:rPr>
              <w:fldChar w:fldCharType="separate"/>
            </w:r>
            <w:r>
              <w:rPr>
                <w:noProof/>
                <w:webHidden/>
              </w:rPr>
              <w:t>23</w:t>
            </w:r>
            <w:r>
              <w:rPr>
                <w:noProof/>
                <w:webHidden/>
              </w:rPr>
              <w:fldChar w:fldCharType="end"/>
            </w:r>
          </w:hyperlink>
        </w:p>
        <w:p w14:paraId="4EEB8F5A" w14:textId="1A22263B" w:rsidR="001D3F57" w:rsidRDefault="001D3F57">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318612" w:history="1">
            <w:r w:rsidRPr="00930086">
              <w:rPr>
                <w:rStyle w:val="Hyperlink"/>
                <w:noProof/>
              </w:rPr>
              <w:t>Overview</w:t>
            </w:r>
            <w:r>
              <w:rPr>
                <w:noProof/>
                <w:webHidden/>
              </w:rPr>
              <w:tab/>
            </w:r>
            <w:r>
              <w:rPr>
                <w:noProof/>
                <w:webHidden/>
              </w:rPr>
              <w:fldChar w:fldCharType="begin"/>
            </w:r>
            <w:r>
              <w:rPr>
                <w:noProof/>
                <w:webHidden/>
              </w:rPr>
              <w:instrText xml:space="preserve"> PAGEREF _Toc165318612 \h </w:instrText>
            </w:r>
            <w:r>
              <w:rPr>
                <w:noProof/>
                <w:webHidden/>
              </w:rPr>
            </w:r>
            <w:r>
              <w:rPr>
                <w:noProof/>
                <w:webHidden/>
              </w:rPr>
              <w:fldChar w:fldCharType="separate"/>
            </w:r>
            <w:r>
              <w:rPr>
                <w:noProof/>
                <w:webHidden/>
              </w:rPr>
              <w:t>23</w:t>
            </w:r>
            <w:r>
              <w:rPr>
                <w:noProof/>
                <w:webHidden/>
              </w:rPr>
              <w:fldChar w:fldCharType="end"/>
            </w:r>
          </w:hyperlink>
        </w:p>
        <w:p w14:paraId="3DE75BAB" w14:textId="599A36E2" w:rsidR="001D3F57" w:rsidRDefault="001D3F57">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65318613" w:history="1">
            <w:r w:rsidRPr="00930086">
              <w:rPr>
                <w:rStyle w:val="Hyperlink"/>
                <w:noProof/>
              </w:rPr>
              <w:t>4.1</w:t>
            </w:r>
            <w:r>
              <w:rPr>
                <w:rFonts w:eastAsiaTheme="minorEastAsia" w:cstheme="minorBidi"/>
                <w:b w:val="0"/>
                <w:bCs w:val="0"/>
                <w:smallCaps w:val="0"/>
                <w:noProof/>
                <w:color w:val="auto"/>
                <w:kern w:val="2"/>
                <w:sz w:val="24"/>
                <w:szCs w:val="24"/>
                <w14:ligatures w14:val="standardContextual"/>
              </w:rPr>
              <w:tab/>
            </w:r>
            <w:r w:rsidRPr="00930086">
              <w:rPr>
                <w:rStyle w:val="Hyperlink"/>
                <w:noProof/>
              </w:rPr>
              <w:t>Visualizations</w:t>
            </w:r>
            <w:r>
              <w:rPr>
                <w:noProof/>
                <w:webHidden/>
              </w:rPr>
              <w:tab/>
            </w:r>
            <w:r>
              <w:rPr>
                <w:noProof/>
                <w:webHidden/>
              </w:rPr>
              <w:fldChar w:fldCharType="begin"/>
            </w:r>
            <w:r>
              <w:rPr>
                <w:noProof/>
                <w:webHidden/>
              </w:rPr>
              <w:instrText xml:space="preserve"> PAGEREF _Toc165318613 \h </w:instrText>
            </w:r>
            <w:r>
              <w:rPr>
                <w:noProof/>
                <w:webHidden/>
              </w:rPr>
            </w:r>
            <w:r>
              <w:rPr>
                <w:noProof/>
                <w:webHidden/>
              </w:rPr>
              <w:fldChar w:fldCharType="separate"/>
            </w:r>
            <w:r>
              <w:rPr>
                <w:noProof/>
                <w:webHidden/>
              </w:rPr>
              <w:t>23</w:t>
            </w:r>
            <w:r>
              <w:rPr>
                <w:noProof/>
                <w:webHidden/>
              </w:rPr>
              <w:fldChar w:fldCharType="end"/>
            </w:r>
          </w:hyperlink>
        </w:p>
        <w:p w14:paraId="6FB47F24" w14:textId="41673D5E" w:rsidR="001D3F57" w:rsidRDefault="001D3F57">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318614" w:history="1">
            <w:r w:rsidRPr="00930086">
              <w:rPr>
                <w:rStyle w:val="Hyperlink"/>
                <w:noProof/>
              </w:rPr>
              <w:t>Machine Learning</w:t>
            </w:r>
            <w:r>
              <w:rPr>
                <w:noProof/>
                <w:webHidden/>
              </w:rPr>
              <w:tab/>
            </w:r>
            <w:r>
              <w:rPr>
                <w:noProof/>
                <w:webHidden/>
              </w:rPr>
              <w:fldChar w:fldCharType="begin"/>
            </w:r>
            <w:r>
              <w:rPr>
                <w:noProof/>
                <w:webHidden/>
              </w:rPr>
              <w:instrText xml:space="preserve"> PAGEREF _Toc165318614 \h </w:instrText>
            </w:r>
            <w:r>
              <w:rPr>
                <w:noProof/>
                <w:webHidden/>
              </w:rPr>
            </w:r>
            <w:r>
              <w:rPr>
                <w:noProof/>
                <w:webHidden/>
              </w:rPr>
              <w:fldChar w:fldCharType="separate"/>
            </w:r>
            <w:r>
              <w:rPr>
                <w:noProof/>
                <w:webHidden/>
              </w:rPr>
              <w:t>25</w:t>
            </w:r>
            <w:r>
              <w:rPr>
                <w:noProof/>
                <w:webHidden/>
              </w:rPr>
              <w:fldChar w:fldCharType="end"/>
            </w:r>
          </w:hyperlink>
        </w:p>
        <w:p w14:paraId="7A7E87FA" w14:textId="6C8C7DCD" w:rsidR="001D3F57" w:rsidRDefault="001D3F57">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65318615" w:history="1">
            <w:r w:rsidRPr="00930086">
              <w:rPr>
                <w:rStyle w:val="Hyperlink"/>
                <w:noProof/>
              </w:rPr>
              <w:t>4.1.1</w:t>
            </w:r>
            <w:r>
              <w:rPr>
                <w:rFonts w:eastAsiaTheme="minorEastAsia" w:cstheme="minorBidi"/>
                <w:smallCaps w:val="0"/>
                <w:noProof/>
                <w:color w:val="auto"/>
                <w:kern w:val="2"/>
                <w:sz w:val="24"/>
                <w:szCs w:val="24"/>
                <w14:ligatures w14:val="standardContextual"/>
              </w:rPr>
              <w:tab/>
            </w:r>
            <w:r w:rsidRPr="00930086">
              <w:rPr>
                <w:rStyle w:val="Hyperlink"/>
                <w:noProof/>
              </w:rPr>
              <w:t>Hyper parameter tuning</w:t>
            </w:r>
            <w:r>
              <w:rPr>
                <w:noProof/>
                <w:webHidden/>
              </w:rPr>
              <w:tab/>
            </w:r>
            <w:r>
              <w:rPr>
                <w:noProof/>
                <w:webHidden/>
              </w:rPr>
              <w:fldChar w:fldCharType="begin"/>
            </w:r>
            <w:r>
              <w:rPr>
                <w:noProof/>
                <w:webHidden/>
              </w:rPr>
              <w:instrText xml:space="preserve"> PAGEREF _Toc165318615 \h </w:instrText>
            </w:r>
            <w:r>
              <w:rPr>
                <w:noProof/>
                <w:webHidden/>
              </w:rPr>
            </w:r>
            <w:r>
              <w:rPr>
                <w:noProof/>
                <w:webHidden/>
              </w:rPr>
              <w:fldChar w:fldCharType="separate"/>
            </w:r>
            <w:r>
              <w:rPr>
                <w:noProof/>
                <w:webHidden/>
              </w:rPr>
              <w:t>25</w:t>
            </w:r>
            <w:r>
              <w:rPr>
                <w:noProof/>
                <w:webHidden/>
              </w:rPr>
              <w:fldChar w:fldCharType="end"/>
            </w:r>
          </w:hyperlink>
        </w:p>
        <w:p w14:paraId="6333846B" w14:textId="45503FCD" w:rsidR="001D3F57" w:rsidRDefault="001D3F57">
          <w:pPr>
            <w:pStyle w:val="TOC3"/>
            <w:tabs>
              <w:tab w:val="right" w:leader="dot" w:pos="10070"/>
            </w:tabs>
            <w:rPr>
              <w:rFonts w:eastAsiaTheme="minorEastAsia" w:cstheme="minorBidi"/>
              <w:smallCaps w:val="0"/>
              <w:noProof/>
              <w:color w:val="auto"/>
              <w:kern w:val="2"/>
              <w:sz w:val="24"/>
              <w:szCs w:val="24"/>
              <w14:ligatures w14:val="standardContextual"/>
            </w:rPr>
          </w:pPr>
          <w:hyperlink w:anchor="_Toc165318616" w:history="1">
            <w:r w:rsidRPr="00930086">
              <w:rPr>
                <w:rStyle w:val="Hyperlink"/>
                <w:noProof/>
              </w:rPr>
              <w:t>Model Training</w:t>
            </w:r>
            <w:r>
              <w:rPr>
                <w:noProof/>
                <w:webHidden/>
              </w:rPr>
              <w:tab/>
            </w:r>
            <w:r>
              <w:rPr>
                <w:noProof/>
                <w:webHidden/>
              </w:rPr>
              <w:fldChar w:fldCharType="begin"/>
            </w:r>
            <w:r>
              <w:rPr>
                <w:noProof/>
                <w:webHidden/>
              </w:rPr>
              <w:instrText xml:space="preserve"> PAGEREF _Toc165318616 \h </w:instrText>
            </w:r>
            <w:r>
              <w:rPr>
                <w:noProof/>
                <w:webHidden/>
              </w:rPr>
            </w:r>
            <w:r>
              <w:rPr>
                <w:noProof/>
                <w:webHidden/>
              </w:rPr>
              <w:fldChar w:fldCharType="separate"/>
            </w:r>
            <w:r>
              <w:rPr>
                <w:noProof/>
                <w:webHidden/>
              </w:rPr>
              <w:t>26</w:t>
            </w:r>
            <w:r>
              <w:rPr>
                <w:noProof/>
                <w:webHidden/>
              </w:rPr>
              <w:fldChar w:fldCharType="end"/>
            </w:r>
          </w:hyperlink>
        </w:p>
        <w:p w14:paraId="4A6BEDCA" w14:textId="41E09A77" w:rsidR="001D3F57" w:rsidRDefault="001D3F57">
          <w:pPr>
            <w:pStyle w:val="TOC3"/>
            <w:tabs>
              <w:tab w:val="right" w:leader="dot" w:pos="10070"/>
            </w:tabs>
            <w:rPr>
              <w:rFonts w:eastAsiaTheme="minorEastAsia" w:cstheme="minorBidi"/>
              <w:smallCaps w:val="0"/>
              <w:noProof/>
              <w:color w:val="auto"/>
              <w:kern w:val="2"/>
              <w:sz w:val="24"/>
              <w:szCs w:val="24"/>
              <w14:ligatures w14:val="standardContextual"/>
            </w:rPr>
          </w:pPr>
          <w:hyperlink w:anchor="_Toc165318617" w:history="1">
            <w:r w:rsidRPr="00930086">
              <w:rPr>
                <w:rStyle w:val="Hyperlink"/>
                <w:noProof/>
              </w:rPr>
              <w:t>Model Evaluation</w:t>
            </w:r>
            <w:r>
              <w:rPr>
                <w:noProof/>
                <w:webHidden/>
              </w:rPr>
              <w:tab/>
            </w:r>
            <w:r>
              <w:rPr>
                <w:noProof/>
                <w:webHidden/>
              </w:rPr>
              <w:fldChar w:fldCharType="begin"/>
            </w:r>
            <w:r>
              <w:rPr>
                <w:noProof/>
                <w:webHidden/>
              </w:rPr>
              <w:instrText xml:space="preserve"> PAGEREF _Toc165318617 \h </w:instrText>
            </w:r>
            <w:r>
              <w:rPr>
                <w:noProof/>
                <w:webHidden/>
              </w:rPr>
            </w:r>
            <w:r>
              <w:rPr>
                <w:noProof/>
                <w:webHidden/>
              </w:rPr>
              <w:fldChar w:fldCharType="separate"/>
            </w:r>
            <w:r>
              <w:rPr>
                <w:noProof/>
                <w:webHidden/>
              </w:rPr>
              <w:t>27</w:t>
            </w:r>
            <w:r>
              <w:rPr>
                <w:noProof/>
                <w:webHidden/>
              </w:rPr>
              <w:fldChar w:fldCharType="end"/>
            </w:r>
          </w:hyperlink>
        </w:p>
        <w:p w14:paraId="298E2DF5" w14:textId="573661DB" w:rsidR="001D3F57" w:rsidRDefault="001D3F57">
          <w:pPr>
            <w:pStyle w:val="TOC3"/>
            <w:tabs>
              <w:tab w:val="right" w:leader="dot" w:pos="10070"/>
            </w:tabs>
            <w:rPr>
              <w:rFonts w:eastAsiaTheme="minorEastAsia" w:cstheme="minorBidi"/>
              <w:smallCaps w:val="0"/>
              <w:noProof/>
              <w:color w:val="auto"/>
              <w:kern w:val="2"/>
              <w:sz w:val="24"/>
              <w:szCs w:val="24"/>
              <w14:ligatures w14:val="standardContextual"/>
            </w:rPr>
          </w:pPr>
          <w:hyperlink w:anchor="_Toc165318618" w:history="1">
            <w:r w:rsidRPr="00930086">
              <w:rPr>
                <w:rStyle w:val="Hyperlink"/>
                <w:noProof/>
              </w:rPr>
              <w:t>Model Validation</w:t>
            </w:r>
            <w:r>
              <w:rPr>
                <w:noProof/>
                <w:webHidden/>
              </w:rPr>
              <w:tab/>
            </w:r>
            <w:r>
              <w:rPr>
                <w:noProof/>
                <w:webHidden/>
              </w:rPr>
              <w:fldChar w:fldCharType="begin"/>
            </w:r>
            <w:r>
              <w:rPr>
                <w:noProof/>
                <w:webHidden/>
              </w:rPr>
              <w:instrText xml:space="preserve"> PAGEREF _Toc165318618 \h </w:instrText>
            </w:r>
            <w:r>
              <w:rPr>
                <w:noProof/>
                <w:webHidden/>
              </w:rPr>
            </w:r>
            <w:r>
              <w:rPr>
                <w:noProof/>
                <w:webHidden/>
              </w:rPr>
              <w:fldChar w:fldCharType="separate"/>
            </w:r>
            <w:r>
              <w:rPr>
                <w:noProof/>
                <w:webHidden/>
              </w:rPr>
              <w:t>27</w:t>
            </w:r>
            <w:r>
              <w:rPr>
                <w:noProof/>
                <w:webHidden/>
              </w:rPr>
              <w:fldChar w:fldCharType="end"/>
            </w:r>
          </w:hyperlink>
        </w:p>
        <w:p w14:paraId="4E85E619" w14:textId="4A92F136" w:rsidR="001D3F57" w:rsidRDefault="001D3F57">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65318619" w:history="1">
            <w:r w:rsidRPr="00930086">
              <w:rPr>
                <w:rStyle w:val="Hyperlink"/>
                <w:noProof/>
              </w:rPr>
              <w:t>Section 5: Findings</w:t>
            </w:r>
            <w:r>
              <w:rPr>
                <w:noProof/>
                <w:webHidden/>
              </w:rPr>
              <w:tab/>
            </w:r>
            <w:r>
              <w:rPr>
                <w:noProof/>
                <w:webHidden/>
              </w:rPr>
              <w:fldChar w:fldCharType="begin"/>
            </w:r>
            <w:r>
              <w:rPr>
                <w:noProof/>
                <w:webHidden/>
              </w:rPr>
              <w:instrText xml:space="preserve"> PAGEREF _Toc165318619 \h </w:instrText>
            </w:r>
            <w:r>
              <w:rPr>
                <w:noProof/>
                <w:webHidden/>
              </w:rPr>
            </w:r>
            <w:r>
              <w:rPr>
                <w:noProof/>
                <w:webHidden/>
              </w:rPr>
              <w:fldChar w:fldCharType="separate"/>
            </w:r>
            <w:r>
              <w:rPr>
                <w:noProof/>
                <w:webHidden/>
              </w:rPr>
              <w:t>30</w:t>
            </w:r>
            <w:r>
              <w:rPr>
                <w:noProof/>
                <w:webHidden/>
              </w:rPr>
              <w:fldChar w:fldCharType="end"/>
            </w:r>
          </w:hyperlink>
        </w:p>
        <w:p w14:paraId="01D91B9C" w14:textId="145A31F1" w:rsidR="001D3F57" w:rsidRDefault="001D3F57">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65318620" w:history="1">
            <w:r w:rsidRPr="00930086">
              <w:rPr>
                <w:rStyle w:val="Hyperlink"/>
                <w:noProof/>
              </w:rPr>
              <w:t>Section 6: Summary</w:t>
            </w:r>
            <w:r>
              <w:rPr>
                <w:noProof/>
                <w:webHidden/>
              </w:rPr>
              <w:tab/>
            </w:r>
            <w:r>
              <w:rPr>
                <w:noProof/>
                <w:webHidden/>
              </w:rPr>
              <w:fldChar w:fldCharType="begin"/>
            </w:r>
            <w:r>
              <w:rPr>
                <w:noProof/>
                <w:webHidden/>
              </w:rPr>
              <w:instrText xml:space="preserve"> PAGEREF _Toc165318620 \h </w:instrText>
            </w:r>
            <w:r>
              <w:rPr>
                <w:noProof/>
                <w:webHidden/>
              </w:rPr>
            </w:r>
            <w:r>
              <w:rPr>
                <w:noProof/>
                <w:webHidden/>
              </w:rPr>
              <w:fldChar w:fldCharType="separate"/>
            </w:r>
            <w:r>
              <w:rPr>
                <w:noProof/>
                <w:webHidden/>
              </w:rPr>
              <w:t>31</w:t>
            </w:r>
            <w:r>
              <w:rPr>
                <w:noProof/>
                <w:webHidden/>
              </w:rPr>
              <w:fldChar w:fldCharType="end"/>
            </w:r>
          </w:hyperlink>
        </w:p>
        <w:p w14:paraId="0104F0F0" w14:textId="0D3C55C6" w:rsidR="001D3F57" w:rsidRDefault="001D3F57">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65318621" w:history="1">
            <w:r w:rsidRPr="00930086">
              <w:rPr>
                <w:rStyle w:val="Hyperlink"/>
                <w:noProof/>
              </w:rPr>
              <w:t>Section 7: Future Work</w:t>
            </w:r>
            <w:r>
              <w:rPr>
                <w:noProof/>
                <w:webHidden/>
              </w:rPr>
              <w:tab/>
            </w:r>
            <w:r>
              <w:rPr>
                <w:noProof/>
                <w:webHidden/>
              </w:rPr>
              <w:fldChar w:fldCharType="begin"/>
            </w:r>
            <w:r>
              <w:rPr>
                <w:noProof/>
                <w:webHidden/>
              </w:rPr>
              <w:instrText xml:space="preserve"> PAGEREF _Toc165318621 \h </w:instrText>
            </w:r>
            <w:r>
              <w:rPr>
                <w:noProof/>
                <w:webHidden/>
              </w:rPr>
            </w:r>
            <w:r>
              <w:rPr>
                <w:noProof/>
                <w:webHidden/>
              </w:rPr>
              <w:fldChar w:fldCharType="separate"/>
            </w:r>
            <w:r>
              <w:rPr>
                <w:noProof/>
                <w:webHidden/>
              </w:rPr>
              <w:t>31</w:t>
            </w:r>
            <w:r>
              <w:rPr>
                <w:noProof/>
                <w:webHidden/>
              </w:rPr>
              <w:fldChar w:fldCharType="end"/>
            </w:r>
          </w:hyperlink>
        </w:p>
        <w:p w14:paraId="359BE2AF" w14:textId="31E0ED73" w:rsidR="001D3F57" w:rsidRDefault="001D3F57">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65318622" w:history="1">
            <w:r w:rsidRPr="00930086">
              <w:rPr>
                <w:rStyle w:val="Hyperlink"/>
                <w:noProof/>
              </w:rPr>
              <w:t>Appendix A: Glossary</w:t>
            </w:r>
            <w:r>
              <w:rPr>
                <w:noProof/>
                <w:webHidden/>
              </w:rPr>
              <w:tab/>
            </w:r>
            <w:r>
              <w:rPr>
                <w:noProof/>
                <w:webHidden/>
              </w:rPr>
              <w:fldChar w:fldCharType="begin"/>
            </w:r>
            <w:r>
              <w:rPr>
                <w:noProof/>
                <w:webHidden/>
              </w:rPr>
              <w:instrText xml:space="preserve"> PAGEREF _Toc165318622 \h </w:instrText>
            </w:r>
            <w:r>
              <w:rPr>
                <w:noProof/>
                <w:webHidden/>
              </w:rPr>
            </w:r>
            <w:r>
              <w:rPr>
                <w:noProof/>
                <w:webHidden/>
              </w:rPr>
              <w:fldChar w:fldCharType="separate"/>
            </w:r>
            <w:r>
              <w:rPr>
                <w:noProof/>
                <w:webHidden/>
              </w:rPr>
              <w:t>33</w:t>
            </w:r>
            <w:r>
              <w:rPr>
                <w:noProof/>
                <w:webHidden/>
              </w:rPr>
              <w:fldChar w:fldCharType="end"/>
            </w:r>
          </w:hyperlink>
        </w:p>
        <w:p w14:paraId="38542697" w14:textId="158C7A67" w:rsidR="001D3F57" w:rsidRDefault="001D3F57">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65318623" w:history="1">
            <w:r w:rsidRPr="00930086">
              <w:rPr>
                <w:rStyle w:val="Hyperlink"/>
                <w:noProof/>
              </w:rPr>
              <w:t>Appendix B: GitHub Repository</w:t>
            </w:r>
            <w:r>
              <w:rPr>
                <w:noProof/>
                <w:webHidden/>
              </w:rPr>
              <w:tab/>
            </w:r>
            <w:r>
              <w:rPr>
                <w:noProof/>
                <w:webHidden/>
              </w:rPr>
              <w:fldChar w:fldCharType="begin"/>
            </w:r>
            <w:r>
              <w:rPr>
                <w:noProof/>
                <w:webHidden/>
              </w:rPr>
              <w:instrText xml:space="preserve"> PAGEREF _Toc165318623 \h </w:instrText>
            </w:r>
            <w:r>
              <w:rPr>
                <w:noProof/>
                <w:webHidden/>
              </w:rPr>
            </w:r>
            <w:r>
              <w:rPr>
                <w:noProof/>
                <w:webHidden/>
              </w:rPr>
              <w:fldChar w:fldCharType="separate"/>
            </w:r>
            <w:r>
              <w:rPr>
                <w:noProof/>
                <w:webHidden/>
              </w:rPr>
              <w:t>34</w:t>
            </w:r>
            <w:r>
              <w:rPr>
                <w:noProof/>
                <w:webHidden/>
              </w:rPr>
              <w:fldChar w:fldCharType="end"/>
            </w:r>
          </w:hyperlink>
        </w:p>
        <w:p w14:paraId="0F593F7B" w14:textId="07CCCC0F" w:rsidR="001D3F57" w:rsidRDefault="001D3F57">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318624" w:history="1">
            <w:r w:rsidRPr="00930086">
              <w:rPr>
                <w:rStyle w:val="Hyperlink"/>
                <w:noProof/>
              </w:rPr>
              <w:t>Overview</w:t>
            </w:r>
            <w:r>
              <w:rPr>
                <w:noProof/>
                <w:webHidden/>
              </w:rPr>
              <w:tab/>
            </w:r>
            <w:r>
              <w:rPr>
                <w:noProof/>
                <w:webHidden/>
              </w:rPr>
              <w:fldChar w:fldCharType="begin"/>
            </w:r>
            <w:r>
              <w:rPr>
                <w:noProof/>
                <w:webHidden/>
              </w:rPr>
              <w:instrText xml:space="preserve"> PAGEREF _Toc165318624 \h </w:instrText>
            </w:r>
            <w:r>
              <w:rPr>
                <w:noProof/>
                <w:webHidden/>
              </w:rPr>
            </w:r>
            <w:r>
              <w:rPr>
                <w:noProof/>
                <w:webHidden/>
              </w:rPr>
              <w:fldChar w:fldCharType="separate"/>
            </w:r>
            <w:r>
              <w:rPr>
                <w:noProof/>
                <w:webHidden/>
              </w:rPr>
              <w:t>34</w:t>
            </w:r>
            <w:r>
              <w:rPr>
                <w:noProof/>
                <w:webHidden/>
              </w:rPr>
              <w:fldChar w:fldCharType="end"/>
            </w:r>
          </w:hyperlink>
        </w:p>
        <w:p w14:paraId="6DE5163E" w14:textId="7FAD58C6" w:rsidR="001D3F57" w:rsidRDefault="001D3F57">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318625" w:history="1">
            <w:r w:rsidRPr="00930086">
              <w:rPr>
                <w:rStyle w:val="Hyperlink"/>
                <w:noProof/>
              </w:rPr>
              <w:t>GitHub Repository Link</w:t>
            </w:r>
            <w:r>
              <w:rPr>
                <w:noProof/>
                <w:webHidden/>
              </w:rPr>
              <w:tab/>
            </w:r>
            <w:r>
              <w:rPr>
                <w:noProof/>
                <w:webHidden/>
              </w:rPr>
              <w:fldChar w:fldCharType="begin"/>
            </w:r>
            <w:r>
              <w:rPr>
                <w:noProof/>
                <w:webHidden/>
              </w:rPr>
              <w:instrText xml:space="preserve"> PAGEREF _Toc165318625 \h </w:instrText>
            </w:r>
            <w:r>
              <w:rPr>
                <w:noProof/>
                <w:webHidden/>
              </w:rPr>
            </w:r>
            <w:r>
              <w:rPr>
                <w:noProof/>
                <w:webHidden/>
              </w:rPr>
              <w:fldChar w:fldCharType="separate"/>
            </w:r>
            <w:r>
              <w:rPr>
                <w:noProof/>
                <w:webHidden/>
              </w:rPr>
              <w:t>34</w:t>
            </w:r>
            <w:r>
              <w:rPr>
                <w:noProof/>
                <w:webHidden/>
              </w:rPr>
              <w:fldChar w:fldCharType="end"/>
            </w:r>
          </w:hyperlink>
        </w:p>
        <w:p w14:paraId="08932A15" w14:textId="20C45E87" w:rsidR="001D3F57" w:rsidRDefault="001D3F57">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318626" w:history="1">
            <w:r w:rsidRPr="00930086">
              <w:rPr>
                <w:rStyle w:val="Hyperlink"/>
                <w:noProof/>
              </w:rPr>
              <w:t>GitHub Repository Contents</w:t>
            </w:r>
            <w:r>
              <w:rPr>
                <w:noProof/>
                <w:webHidden/>
              </w:rPr>
              <w:tab/>
            </w:r>
            <w:r>
              <w:rPr>
                <w:noProof/>
                <w:webHidden/>
              </w:rPr>
              <w:fldChar w:fldCharType="begin"/>
            </w:r>
            <w:r>
              <w:rPr>
                <w:noProof/>
                <w:webHidden/>
              </w:rPr>
              <w:instrText xml:space="preserve"> PAGEREF _Toc165318626 \h </w:instrText>
            </w:r>
            <w:r>
              <w:rPr>
                <w:noProof/>
                <w:webHidden/>
              </w:rPr>
            </w:r>
            <w:r>
              <w:rPr>
                <w:noProof/>
                <w:webHidden/>
              </w:rPr>
              <w:fldChar w:fldCharType="separate"/>
            </w:r>
            <w:r>
              <w:rPr>
                <w:noProof/>
                <w:webHidden/>
              </w:rPr>
              <w:t>34</w:t>
            </w:r>
            <w:r>
              <w:rPr>
                <w:noProof/>
                <w:webHidden/>
              </w:rPr>
              <w:fldChar w:fldCharType="end"/>
            </w:r>
          </w:hyperlink>
        </w:p>
        <w:p w14:paraId="10C22E4A" w14:textId="4F2F32BD" w:rsidR="001D3F57" w:rsidRDefault="001D3F57">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65318627" w:history="1">
            <w:r w:rsidRPr="00930086">
              <w:rPr>
                <w:rStyle w:val="Hyperlink"/>
                <w:noProof/>
              </w:rPr>
              <w:t>Appendix C: Risks</w:t>
            </w:r>
            <w:r>
              <w:rPr>
                <w:noProof/>
                <w:webHidden/>
              </w:rPr>
              <w:tab/>
            </w:r>
            <w:r>
              <w:rPr>
                <w:noProof/>
                <w:webHidden/>
              </w:rPr>
              <w:fldChar w:fldCharType="begin"/>
            </w:r>
            <w:r>
              <w:rPr>
                <w:noProof/>
                <w:webHidden/>
              </w:rPr>
              <w:instrText xml:space="preserve"> PAGEREF _Toc165318627 \h </w:instrText>
            </w:r>
            <w:r>
              <w:rPr>
                <w:noProof/>
                <w:webHidden/>
              </w:rPr>
            </w:r>
            <w:r>
              <w:rPr>
                <w:noProof/>
                <w:webHidden/>
              </w:rPr>
              <w:fldChar w:fldCharType="separate"/>
            </w:r>
            <w:r>
              <w:rPr>
                <w:noProof/>
                <w:webHidden/>
              </w:rPr>
              <w:t>34</w:t>
            </w:r>
            <w:r>
              <w:rPr>
                <w:noProof/>
                <w:webHidden/>
              </w:rPr>
              <w:fldChar w:fldCharType="end"/>
            </w:r>
          </w:hyperlink>
        </w:p>
        <w:p w14:paraId="04768B61" w14:textId="015C9483" w:rsidR="001D3F57" w:rsidRDefault="001D3F57">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318628" w:history="1">
            <w:r w:rsidRPr="00930086">
              <w:rPr>
                <w:rStyle w:val="Hyperlink"/>
                <w:noProof/>
              </w:rPr>
              <w:t>Sprint 1 Risks</w:t>
            </w:r>
            <w:r>
              <w:rPr>
                <w:noProof/>
                <w:webHidden/>
              </w:rPr>
              <w:tab/>
            </w:r>
            <w:r>
              <w:rPr>
                <w:noProof/>
                <w:webHidden/>
              </w:rPr>
              <w:fldChar w:fldCharType="begin"/>
            </w:r>
            <w:r>
              <w:rPr>
                <w:noProof/>
                <w:webHidden/>
              </w:rPr>
              <w:instrText xml:space="preserve"> PAGEREF _Toc165318628 \h </w:instrText>
            </w:r>
            <w:r>
              <w:rPr>
                <w:noProof/>
                <w:webHidden/>
              </w:rPr>
            </w:r>
            <w:r>
              <w:rPr>
                <w:noProof/>
                <w:webHidden/>
              </w:rPr>
              <w:fldChar w:fldCharType="separate"/>
            </w:r>
            <w:r>
              <w:rPr>
                <w:noProof/>
                <w:webHidden/>
              </w:rPr>
              <w:t>34</w:t>
            </w:r>
            <w:r>
              <w:rPr>
                <w:noProof/>
                <w:webHidden/>
              </w:rPr>
              <w:fldChar w:fldCharType="end"/>
            </w:r>
          </w:hyperlink>
        </w:p>
        <w:p w14:paraId="52CDA815" w14:textId="0E7C5858" w:rsidR="001D3F57" w:rsidRDefault="001D3F57">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318629" w:history="1">
            <w:r w:rsidRPr="00930086">
              <w:rPr>
                <w:rStyle w:val="Hyperlink"/>
                <w:noProof/>
              </w:rPr>
              <w:t>Sprint 2 Risks</w:t>
            </w:r>
            <w:r>
              <w:rPr>
                <w:noProof/>
                <w:webHidden/>
              </w:rPr>
              <w:tab/>
            </w:r>
            <w:r>
              <w:rPr>
                <w:noProof/>
                <w:webHidden/>
              </w:rPr>
              <w:fldChar w:fldCharType="begin"/>
            </w:r>
            <w:r>
              <w:rPr>
                <w:noProof/>
                <w:webHidden/>
              </w:rPr>
              <w:instrText xml:space="preserve"> PAGEREF _Toc165318629 \h </w:instrText>
            </w:r>
            <w:r>
              <w:rPr>
                <w:noProof/>
                <w:webHidden/>
              </w:rPr>
            </w:r>
            <w:r>
              <w:rPr>
                <w:noProof/>
                <w:webHidden/>
              </w:rPr>
              <w:fldChar w:fldCharType="separate"/>
            </w:r>
            <w:r>
              <w:rPr>
                <w:noProof/>
                <w:webHidden/>
              </w:rPr>
              <w:t>35</w:t>
            </w:r>
            <w:r>
              <w:rPr>
                <w:noProof/>
                <w:webHidden/>
              </w:rPr>
              <w:fldChar w:fldCharType="end"/>
            </w:r>
          </w:hyperlink>
        </w:p>
        <w:p w14:paraId="36B60F09" w14:textId="5FD20353" w:rsidR="001D3F57" w:rsidRDefault="001D3F57">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318630" w:history="1">
            <w:r w:rsidRPr="00930086">
              <w:rPr>
                <w:rStyle w:val="Hyperlink"/>
                <w:noProof/>
              </w:rPr>
              <w:t>Sprint 3 Risks</w:t>
            </w:r>
            <w:r>
              <w:rPr>
                <w:noProof/>
                <w:webHidden/>
              </w:rPr>
              <w:tab/>
            </w:r>
            <w:r>
              <w:rPr>
                <w:noProof/>
                <w:webHidden/>
              </w:rPr>
              <w:fldChar w:fldCharType="begin"/>
            </w:r>
            <w:r>
              <w:rPr>
                <w:noProof/>
                <w:webHidden/>
              </w:rPr>
              <w:instrText xml:space="preserve"> PAGEREF _Toc165318630 \h </w:instrText>
            </w:r>
            <w:r>
              <w:rPr>
                <w:noProof/>
                <w:webHidden/>
              </w:rPr>
            </w:r>
            <w:r>
              <w:rPr>
                <w:noProof/>
                <w:webHidden/>
              </w:rPr>
              <w:fldChar w:fldCharType="separate"/>
            </w:r>
            <w:r>
              <w:rPr>
                <w:noProof/>
                <w:webHidden/>
              </w:rPr>
              <w:t>35</w:t>
            </w:r>
            <w:r>
              <w:rPr>
                <w:noProof/>
                <w:webHidden/>
              </w:rPr>
              <w:fldChar w:fldCharType="end"/>
            </w:r>
          </w:hyperlink>
        </w:p>
        <w:p w14:paraId="016BAB35" w14:textId="625D54F5" w:rsidR="001D3F57" w:rsidRDefault="001D3F57">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318631" w:history="1">
            <w:r w:rsidRPr="00930086">
              <w:rPr>
                <w:rStyle w:val="Hyperlink"/>
                <w:noProof/>
              </w:rPr>
              <w:t>Sprint 4 Risks</w:t>
            </w:r>
            <w:r>
              <w:rPr>
                <w:noProof/>
                <w:webHidden/>
              </w:rPr>
              <w:tab/>
            </w:r>
            <w:r>
              <w:rPr>
                <w:noProof/>
                <w:webHidden/>
              </w:rPr>
              <w:fldChar w:fldCharType="begin"/>
            </w:r>
            <w:r>
              <w:rPr>
                <w:noProof/>
                <w:webHidden/>
              </w:rPr>
              <w:instrText xml:space="preserve"> PAGEREF _Toc165318631 \h </w:instrText>
            </w:r>
            <w:r>
              <w:rPr>
                <w:noProof/>
                <w:webHidden/>
              </w:rPr>
            </w:r>
            <w:r>
              <w:rPr>
                <w:noProof/>
                <w:webHidden/>
              </w:rPr>
              <w:fldChar w:fldCharType="separate"/>
            </w:r>
            <w:r>
              <w:rPr>
                <w:noProof/>
                <w:webHidden/>
              </w:rPr>
              <w:t>36</w:t>
            </w:r>
            <w:r>
              <w:rPr>
                <w:noProof/>
                <w:webHidden/>
              </w:rPr>
              <w:fldChar w:fldCharType="end"/>
            </w:r>
          </w:hyperlink>
        </w:p>
        <w:p w14:paraId="1A93C90D" w14:textId="50A972A4" w:rsidR="001D3F57" w:rsidRDefault="001D3F57">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65318632" w:history="1">
            <w:r w:rsidRPr="00930086">
              <w:rPr>
                <w:rStyle w:val="Hyperlink"/>
                <w:noProof/>
              </w:rPr>
              <w:t>Appendix D: Agile Development</w:t>
            </w:r>
            <w:r>
              <w:rPr>
                <w:noProof/>
                <w:webHidden/>
              </w:rPr>
              <w:tab/>
            </w:r>
            <w:r>
              <w:rPr>
                <w:noProof/>
                <w:webHidden/>
              </w:rPr>
              <w:fldChar w:fldCharType="begin"/>
            </w:r>
            <w:r>
              <w:rPr>
                <w:noProof/>
                <w:webHidden/>
              </w:rPr>
              <w:instrText xml:space="preserve"> PAGEREF _Toc165318632 \h </w:instrText>
            </w:r>
            <w:r>
              <w:rPr>
                <w:noProof/>
                <w:webHidden/>
              </w:rPr>
            </w:r>
            <w:r>
              <w:rPr>
                <w:noProof/>
                <w:webHidden/>
              </w:rPr>
              <w:fldChar w:fldCharType="separate"/>
            </w:r>
            <w:r>
              <w:rPr>
                <w:noProof/>
                <w:webHidden/>
              </w:rPr>
              <w:t>37</w:t>
            </w:r>
            <w:r>
              <w:rPr>
                <w:noProof/>
                <w:webHidden/>
              </w:rPr>
              <w:fldChar w:fldCharType="end"/>
            </w:r>
          </w:hyperlink>
        </w:p>
        <w:p w14:paraId="3294C56D" w14:textId="5C22C2A0" w:rsidR="001D3F57" w:rsidRDefault="001D3F57">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318633" w:history="1">
            <w:r w:rsidRPr="00930086">
              <w:rPr>
                <w:rStyle w:val="Hyperlink"/>
                <w:noProof/>
              </w:rPr>
              <w:t>Scrum Methodology</w:t>
            </w:r>
            <w:r>
              <w:rPr>
                <w:noProof/>
                <w:webHidden/>
              </w:rPr>
              <w:tab/>
            </w:r>
            <w:r>
              <w:rPr>
                <w:noProof/>
                <w:webHidden/>
              </w:rPr>
              <w:fldChar w:fldCharType="begin"/>
            </w:r>
            <w:r>
              <w:rPr>
                <w:noProof/>
                <w:webHidden/>
              </w:rPr>
              <w:instrText xml:space="preserve"> PAGEREF _Toc165318633 \h </w:instrText>
            </w:r>
            <w:r>
              <w:rPr>
                <w:noProof/>
                <w:webHidden/>
              </w:rPr>
            </w:r>
            <w:r>
              <w:rPr>
                <w:noProof/>
                <w:webHidden/>
              </w:rPr>
              <w:fldChar w:fldCharType="separate"/>
            </w:r>
            <w:r>
              <w:rPr>
                <w:noProof/>
                <w:webHidden/>
              </w:rPr>
              <w:t>37</w:t>
            </w:r>
            <w:r>
              <w:rPr>
                <w:noProof/>
                <w:webHidden/>
              </w:rPr>
              <w:fldChar w:fldCharType="end"/>
            </w:r>
          </w:hyperlink>
        </w:p>
        <w:p w14:paraId="1066B371" w14:textId="06F89C71" w:rsidR="001D3F57" w:rsidRDefault="001D3F57">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318634" w:history="1">
            <w:r w:rsidRPr="00930086">
              <w:rPr>
                <w:rStyle w:val="Hyperlink"/>
                <w:noProof/>
              </w:rPr>
              <w:t>Sprint 1 Analysis</w:t>
            </w:r>
            <w:r>
              <w:rPr>
                <w:noProof/>
                <w:webHidden/>
              </w:rPr>
              <w:tab/>
            </w:r>
            <w:r>
              <w:rPr>
                <w:noProof/>
                <w:webHidden/>
              </w:rPr>
              <w:fldChar w:fldCharType="begin"/>
            </w:r>
            <w:r>
              <w:rPr>
                <w:noProof/>
                <w:webHidden/>
              </w:rPr>
              <w:instrText xml:space="preserve"> PAGEREF _Toc165318634 \h </w:instrText>
            </w:r>
            <w:r>
              <w:rPr>
                <w:noProof/>
                <w:webHidden/>
              </w:rPr>
            </w:r>
            <w:r>
              <w:rPr>
                <w:noProof/>
                <w:webHidden/>
              </w:rPr>
              <w:fldChar w:fldCharType="separate"/>
            </w:r>
            <w:r>
              <w:rPr>
                <w:noProof/>
                <w:webHidden/>
              </w:rPr>
              <w:t>37</w:t>
            </w:r>
            <w:r>
              <w:rPr>
                <w:noProof/>
                <w:webHidden/>
              </w:rPr>
              <w:fldChar w:fldCharType="end"/>
            </w:r>
          </w:hyperlink>
        </w:p>
        <w:p w14:paraId="4EFEA0CC" w14:textId="5D206EF4" w:rsidR="001D3F57" w:rsidRDefault="001D3F57">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318635" w:history="1">
            <w:r w:rsidRPr="00930086">
              <w:rPr>
                <w:rStyle w:val="Hyperlink"/>
                <w:noProof/>
              </w:rPr>
              <w:t>Sprint 2 Analysis</w:t>
            </w:r>
            <w:r>
              <w:rPr>
                <w:noProof/>
                <w:webHidden/>
              </w:rPr>
              <w:tab/>
            </w:r>
            <w:r>
              <w:rPr>
                <w:noProof/>
                <w:webHidden/>
              </w:rPr>
              <w:fldChar w:fldCharType="begin"/>
            </w:r>
            <w:r>
              <w:rPr>
                <w:noProof/>
                <w:webHidden/>
              </w:rPr>
              <w:instrText xml:space="preserve"> PAGEREF _Toc165318635 \h </w:instrText>
            </w:r>
            <w:r>
              <w:rPr>
                <w:noProof/>
                <w:webHidden/>
              </w:rPr>
            </w:r>
            <w:r>
              <w:rPr>
                <w:noProof/>
                <w:webHidden/>
              </w:rPr>
              <w:fldChar w:fldCharType="separate"/>
            </w:r>
            <w:r>
              <w:rPr>
                <w:noProof/>
                <w:webHidden/>
              </w:rPr>
              <w:t>37</w:t>
            </w:r>
            <w:r>
              <w:rPr>
                <w:noProof/>
                <w:webHidden/>
              </w:rPr>
              <w:fldChar w:fldCharType="end"/>
            </w:r>
          </w:hyperlink>
        </w:p>
        <w:p w14:paraId="196B90C9" w14:textId="200B02CD" w:rsidR="001D3F57" w:rsidRDefault="001D3F57">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318636" w:history="1">
            <w:r w:rsidRPr="00930086">
              <w:rPr>
                <w:rStyle w:val="Hyperlink"/>
                <w:noProof/>
              </w:rPr>
              <w:t>Sprint 3 Analysis</w:t>
            </w:r>
            <w:r>
              <w:rPr>
                <w:noProof/>
                <w:webHidden/>
              </w:rPr>
              <w:tab/>
            </w:r>
            <w:r>
              <w:rPr>
                <w:noProof/>
                <w:webHidden/>
              </w:rPr>
              <w:fldChar w:fldCharType="begin"/>
            </w:r>
            <w:r>
              <w:rPr>
                <w:noProof/>
                <w:webHidden/>
              </w:rPr>
              <w:instrText xml:space="preserve"> PAGEREF _Toc165318636 \h </w:instrText>
            </w:r>
            <w:r>
              <w:rPr>
                <w:noProof/>
                <w:webHidden/>
              </w:rPr>
            </w:r>
            <w:r>
              <w:rPr>
                <w:noProof/>
                <w:webHidden/>
              </w:rPr>
              <w:fldChar w:fldCharType="separate"/>
            </w:r>
            <w:r>
              <w:rPr>
                <w:noProof/>
                <w:webHidden/>
              </w:rPr>
              <w:t>37</w:t>
            </w:r>
            <w:r>
              <w:rPr>
                <w:noProof/>
                <w:webHidden/>
              </w:rPr>
              <w:fldChar w:fldCharType="end"/>
            </w:r>
          </w:hyperlink>
        </w:p>
        <w:p w14:paraId="4E9E2292" w14:textId="73D0C43D" w:rsidR="001D3F57" w:rsidRDefault="001D3F57">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318637" w:history="1">
            <w:r w:rsidRPr="00930086">
              <w:rPr>
                <w:rStyle w:val="Hyperlink"/>
                <w:noProof/>
              </w:rPr>
              <w:t>Sprint 4 Analysis</w:t>
            </w:r>
            <w:r>
              <w:rPr>
                <w:noProof/>
                <w:webHidden/>
              </w:rPr>
              <w:tab/>
            </w:r>
            <w:r>
              <w:rPr>
                <w:noProof/>
                <w:webHidden/>
              </w:rPr>
              <w:fldChar w:fldCharType="begin"/>
            </w:r>
            <w:r>
              <w:rPr>
                <w:noProof/>
                <w:webHidden/>
              </w:rPr>
              <w:instrText xml:space="preserve"> PAGEREF _Toc165318637 \h </w:instrText>
            </w:r>
            <w:r>
              <w:rPr>
                <w:noProof/>
                <w:webHidden/>
              </w:rPr>
            </w:r>
            <w:r>
              <w:rPr>
                <w:noProof/>
                <w:webHidden/>
              </w:rPr>
              <w:fldChar w:fldCharType="separate"/>
            </w:r>
            <w:r>
              <w:rPr>
                <w:noProof/>
                <w:webHidden/>
              </w:rPr>
              <w:t>37</w:t>
            </w:r>
            <w:r>
              <w:rPr>
                <w:noProof/>
                <w:webHidden/>
              </w:rPr>
              <w:fldChar w:fldCharType="end"/>
            </w:r>
          </w:hyperlink>
        </w:p>
        <w:p w14:paraId="23A113AE" w14:textId="381F38A8" w:rsidR="001D3F57" w:rsidRDefault="001D3F57">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318638" w:history="1">
            <w:r w:rsidRPr="00930086">
              <w:rPr>
                <w:rStyle w:val="Hyperlink"/>
                <w:noProof/>
              </w:rPr>
              <w:t>Sprint 5 Analysis</w:t>
            </w:r>
            <w:r>
              <w:rPr>
                <w:noProof/>
                <w:webHidden/>
              </w:rPr>
              <w:tab/>
            </w:r>
            <w:r>
              <w:rPr>
                <w:noProof/>
                <w:webHidden/>
              </w:rPr>
              <w:fldChar w:fldCharType="begin"/>
            </w:r>
            <w:r>
              <w:rPr>
                <w:noProof/>
                <w:webHidden/>
              </w:rPr>
              <w:instrText xml:space="preserve"> PAGEREF _Toc165318638 \h </w:instrText>
            </w:r>
            <w:r>
              <w:rPr>
                <w:noProof/>
                <w:webHidden/>
              </w:rPr>
            </w:r>
            <w:r>
              <w:rPr>
                <w:noProof/>
                <w:webHidden/>
              </w:rPr>
              <w:fldChar w:fldCharType="separate"/>
            </w:r>
            <w:r>
              <w:rPr>
                <w:noProof/>
                <w:webHidden/>
              </w:rPr>
              <w:t>38</w:t>
            </w:r>
            <w:r>
              <w:rPr>
                <w:noProof/>
                <w:webHidden/>
              </w:rPr>
              <w:fldChar w:fldCharType="end"/>
            </w:r>
          </w:hyperlink>
        </w:p>
        <w:p w14:paraId="353337AB" w14:textId="757CCF7A" w:rsidR="00BD2BAF" w:rsidRDefault="00A9716B">
          <w:r>
            <w:rPr>
              <w:rFonts w:cstheme="minorHAnsi"/>
              <w:b/>
              <w:color w:val="2B579A"/>
              <w:u w:val="single"/>
              <w:shd w:val="clear" w:color="auto" w:fill="E6E6E6"/>
            </w:rPr>
            <w:fldChar w:fldCharType="end"/>
          </w:r>
        </w:p>
      </w:sdtContent>
    </w:sdt>
    <w:p w14:paraId="1EF45661" w14:textId="77777777" w:rsidR="00602E0D" w:rsidRDefault="00602E0D"/>
    <w:p w14:paraId="3FC6562B" w14:textId="69EB1148" w:rsidR="00096C3B" w:rsidRPr="00267621" w:rsidRDefault="00096C3B" w:rsidP="00096C3B">
      <w:pPr>
        <w:pStyle w:val="TOCHeading"/>
        <w:rPr>
          <w:bCs w:val="0"/>
          <w:sz w:val="32"/>
          <w:szCs w:val="22"/>
        </w:rPr>
      </w:pPr>
      <w:r w:rsidRPr="00267621">
        <w:rPr>
          <w:bCs w:val="0"/>
          <w:sz w:val="32"/>
          <w:szCs w:val="22"/>
        </w:rPr>
        <w:t>Table of Figures</w:t>
      </w:r>
    </w:p>
    <w:p w14:paraId="2D7C5430" w14:textId="6224508F" w:rsidR="00E67A8A" w:rsidRDefault="005826B3">
      <w:pPr>
        <w:pStyle w:val="TableofFigures"/>
        <w:tabs>
          <w:tab w:val="right" w:leader="dot" w:pos="10070"/>
        </w:tabs>
        <w:rPr>
          <w:rFonts w:eastAsiaTheme="minorEastAsia"/>
          <w:noProof/>
          <w:color w:val="auto"/>
          <w:kern w:val="2"/>
          <w:sz w:val="24"/>
          <w:szCs w:val="24"/>
          <w14:ligatures w14:val="standardContextual"/>
        </w:rPr>
      </w:pPr>
      <w:r>
        <w:rPr>
          <w:color w:val="2B579A"/>
          <w:shd w:val="clear" w:color="auto" w:fill="E6E6E6"/>
        </w:rPr>
        <w:fldChar w:fldCharType="begin"/>
      </w:r>
      <w:r>
        <w:instrText xml:space="preserve"> TOC \h \z \t "Caption" \c </w:instrText>
      </w:r>
      <w:r>
        <w:rPr>
          <w:color w:val="2B579A"/>
          <w:shd w:val="clear" w:color="auto" w:fill="E6E6E6"/>
        </w:rPr>
        <w:fldChar w:fldCharType="separate"/>
      </w:r>
      <w:hyperlink w:anchor="_Toc165330013" w:history="1">
        <w:r w:rsidR="00E67A8A" w:rsidRPr="005519F6">
          <w:rPr>
            <w:rStyle w:val="Hyperlink"/>
            <w:noProof/>
          </w:rPr>
          <w:t xml:space="preserve">Figure </w:t>
        </w:r>
        <w:r w:rsidR="00E67A8A" w:rsidRPr="005519F6">
          <w:rPr>
            <w:rStyle w:val="Hyperlink"/>
            <w:noProof/>
            <w:shd w:val="clear" w:color="auto" w:fill="E6E6E6"/>
          </w:rPr>
          <w:t>1</w:t>
        </w:r>
        <w:r w:rsidR="00E67A8A" w:rsidRPr="005519F6">
          <w:rPr>
            <w:rStyle w:val="Hyperlink"/>
            <w:noProof/>
          </w:rPr>
          <w:t>:</w:t>
        </w:r>
        <w:r w:rsidR="00E67A8A" w:rsidRPr="005519F6">
          <w:rPr>
            <w:rStyle w:val="Hyperlink"/>
            <w:rFonts w:ascii="Calibri" w:eastAsia="Calibri" w:hAnsi="Calibri" w:cs="Calibri"/>
            <w:noProof/>
          </w:rPr>
          <w:t xml:space="preserve"> Fourier Analysis of ADANIENT's Stock Price Data: Visualizing Frequency Domain Characteristics</w:t>
        </w:r>
        <w:r w:rsidR="00E67A8A">
          <w:rPr>
            <w:noProof/>
            <w:webHidden/>
          </w:rPr>
          <w:tab/>
        </w:r>
        <w:r w:rsidR="00E67A8A">
          <w:rPr>
            <w:noProof/>
            <w:webHidden/>
          </w:rPr>
          <w:fldChar w:fldCharType="begin"/>
        </w:r>
        <w:r w:rsidR="00E67A8A">
          <w:rPr>
            <w:noProof/>
            <w:webHidden/>
          </w:rPr>
          <w:instrText xml:space="preserve"> PAGEREF _Toc165330013 \h </w:instrText>
        </w:r>
        <w:r w:rsidR="00E67A8A">
          <w:rPr>
            <w:noProof/>
            <w:webHidden/>
          </w:rPr>
        </w:r>
        <w:r w:rsidR="00E67A8A">
          <w:rPr>
            <w:noProof/>
            <w:webHidden/>
          </w:rPr>
          <w:fldChar w:fldCharType="separate"/>
        </w:r>
        <w:r w:rsidR="00E67A8A">
          <w:rPr>
            <w:noProof/>
            <w:webHidden/>
          </w:rPr>
          <w:t>14</w:t>
        </w:r>
        <w:r w:rsidR="00E67A8A">
          <w:rPr>
            <w:noProof/>
            <w:webHidden/>
          </w:rPr>
          <w:fldChar w:fldCharType="end"/>
        </w:r>
      </w:hyperlink>
    </w:p>
    <w:p w14:paraId="15B6713C" w14:textId="0B63A5AF" w:rsidR="00E67A8A" w:rsidRDefault="00E67A8A">
      <w:pPr>
        <w:pStyle w:val="TableofFigures"/>
        <w:tabs>
          <w:tab w:val="right" w:leader="dot" w:pos="10070"/>
        </w:tabs>
        <w:rPr>
          <w:rFonts w:eastAsiaTheme="minorEastAsia"/>
          <w:noProof/>
          <w:color w:val="auto"/>
          <w:kern w:val="2"/>
          <w:sz w:val="24"/>
          <w:szCs w:val="24"/>
          <w14:ligatures w14:val="standardContextual"/>
        </w:rPr>
      </w:pPr>
      <w:hyperlink w:anchor="_Toc165330014" w:history="1">
        <w:r w:rsidRPr="005519F6">
          <w:rPr>
            <w:rStyle w:val="Hyperlink"/>
            <w:noProof/>
          </w:rPr>
          <w:t xml:space="preserve">Figure </w:t>
        </w:r>
        <w:r w:rsidRPr="005519F6">
          <w:rPr>
            <w:rStyle w:val="Hyperlink"/>
            <w:noProof/>
            <w:shd w:val="clear" w:color="auto" w:fill="E6E6E6"/>
          </w:rPr>
          <w:t>2</w:t>
        </w:r>
        <w:r w:rsidRPr="005519F6">
          <w:rPr>
            <w:rStyle w:val="Hyperlink"/>
            <w:rFonts w:ascii="Calibri" w:eastAsia="Calibri" w:hAnsi="Calibri" w:cs="Calibri"/>
            <w:noProof/>
          </w:rPr>
          <w:t>: System architecture</w:t>
        </w:r>
        <w:r>
          <w:rPr>
            <w:noProof/>
            <w:webHidden/>
          </w:rPr>
          <w:tab/>
        </w:r>
        <w:r>
          <w:rPr>
            <w:noProof/>
            <w:webHidden/>
          </w:rPr>
          <w:fldChar w:fldCharType="begin"/>
        </w:r>
        <w:r>
          <w:rPr>
            <w:noProof/>
            <w:webHidden/>
          </w:rPr>
          <w:instrText xml:space="preserve"> PAGEREF _Toc165330014 \h </w:instrText>
        </w:r>
        <w:r>
          <w:rPr>
            <w:noProof/>
            <w:webHidden/>
          </w:rPr>
        </w:r>
        <w:r>
          <w:rPr>
            <w:noProof/>
            <w:webHidden/>
          </w:rPr>
          <w:fldChar w:fldCharType="separate"/>
        </w:r>
        <w:r>
          <w:rPr>
            <w:noProof/>
            <w:webHidden/>
          </w:rPr>
          <w:t>19</w:t>
        </w:r>
        <w:r>
          <w:rPr>
            <w:noProof/>
            <w:webHidden/>
          </w:rPr>
          <w:fldChar w:fldCharType="end"/>
        </w:r>
      </w:hyperlink>
    </w:p>
    <w:p w14:paraId="1322BC54" w14:textId="6FA06EF7" w:rsidR="00E67A8A" w:rsidRDefault="00E67A8A">
      <w:pPr>
        <w:pStyle w:val="TableofFigures"/>
        <w:tabs>
          <w:tab w:val="right" w:leader="dot" w:pos="10070"/>
        </w:tabs>
        <w:rPr>
          <w:rFonts w:eastAsiaTheme="minorEastAsia"/>
          <w:noProof/>
          <w:color w:val="auto"/>
          <w:kern w:val="2"/>
          <w:sz w:val="24"/>
          <w:szCs w:val="24"/>
          <w14:ligatures w14:val="standardContextual"/>
        </w:rPr>
      </w:pPr>
      <w:hyperlink w:anchor="_Toc165330015" w:history="1">
        <w:r w:rsidRPr="005519F6">
          <w:rPr>
            <w:rStyle w:val="Hyperlink"/>
            <w:noProof/>
          </w:rPr>
          <w:t xml:space="preserve">Figure </w:t>
        </w:r>
        <w:r w:rsidRPr="005519F6">
          <w:rPr>
            <w:rStyle w:val="Hyperlink"/>
            <w:noProof/>
            <w:shd w:val="clear" w:color="auto" w:fill="E6E6E6"/>
          </w:rPr>
          <w:t>3</w:t>
        </w:r>
        <w:r w:rsidRPr="005519F6">
          <w:rPr>
            <w:rStyle w:val="Hyperlink"/>
            <w:noProof/>
          </w:rPr>
          <w:t>:</w:t>
        </w:r>
        <w:r w:rsidRPr="005519F6">
          <w:rPr>
            <w:rStyle w:val="Hyperlink"/>
            <w:rFonts w:ascii="Calibri" w:eastAsia="Calibri" w:hAnsi="Calibri" w:cs="Calibri"/>
            <w:noProof/>
          </w:rPr>
          <w:t xml:space="preserve"> A schematic system of data flows, from the input to the output.</w:t>
        </w:r>
        <w:r>
          <w:rPr>
            <w:noProof/>
            <w:webHidden/>
          </w:rPr>
          <w:tab/>
        </w:r>
        <w:r>
          <w:rPr>
            <w:noProof/>
            <w:webHidden/>
          </w:rPr>
          <w:fldChar w:fldCharType="begin"/>
        </w:r>
        <w:r>
          <w:rPr>
            <w:noProof/>
            <w:webHidden/>
          </w:rPr>
          <w:instrText xml:space="preserve"> PAGEREF _Toc165330015 \h </w:instrText>
        </w:r>
        <w:r>
          <w:rPr>
            <w:noProof/>
            <w:webHidden/>
          </w:rPr>
        </w:r>
        <w:r>
          <w:rPr>
            <w:noProof/>
            <w:webHidden/>
          </w:rPr>
          <w:fldChar w:fldCharType="separate"/>
        </w:r>
        <w:r>
          <w:rPr>
            <w:noProof/>
            <w:webHidden/>
          </w:rPr>
          <w:t>19</w:t>
        </w:r>
        <w:r>
          <w:rPr>
            <w:noProof/>
            <w:webHidden/>
          </w:rPr>
          <w:fldChar w:fldCharType="end"/>
        </w:r>
      </w:hyperlink>
    </w:p>
    <w:p w14:paraId="369F9877" w14:textId="7CF47BE0" w:rsidR="00E67A8A" w:rsidRDefault="00E67A8A">
      <w:pPr>
        <w:pStyle w:val="TableofFigures"/>
        <w:tabs>
          <w:tab w:val="right" w:leader="dot" w:pos="10070"/>
        </w:tabs>
        <w:rPr>
          <w:rFonts w:eastAsiaTheme="minorEastAsia"/>
          <w:noProof/>
          <w:color w:val="auto"/>
          <w:kern w:val="2"/>
          <w:sz w:val="24"/>
          <w:szCs w:val="24"/>
          <w14:ligatures w14:val="standardContextual"/>
        </w:rPr>
      </w:pPr>
      <w:hyperlink w:anchor="_Toc165330016" w:history="1">
        <w:r w:rsidRPr="005519F6">
          <w:rPr>
            <w:rStyle w:val="Hyperlink"/>
            <w:noProof/>
          </w:rPr>
          <w:t xml:space="preserve">Figure </w:t>
        </w:r>
        <w:r w:rsidRPr="005519F6">
          <w:rPr>
            <w:rStyle w:val="Hyperlink"/>
            <w:noProof/>
            <w:shd w:val="clear" w:color="auto" w:fill="E6E6E6"/>
          </w:rPr>
          <w:t>4</w:t>
        </w:r>
        <w:r w:rsidRPr="005519F6">
          <w:rPr>
            <w:rStyle w:val="Hyperlink"/>
            <w:noProof/>
          </w:rPr>
          <w:t xml:space="preserve">: </w:t>
        </w:r>
        <w:r w:rsidRPr="005519F6">
          <w:rPr>
            <w:rStyle w:val="Hyperlink"/>
            <w:rFonts w:ascii="Calibri" w:eastAsia="Calibri" w:hAnsi="Calibri" w:cs="Calibri"/>
            <w:noProof/>
          </w:rPr>
          <w:t>Histogram of close price values</w:t>
        </w:r>
        <w:r>
          <w:rPr>
            <w:noProof/>
            <w:webHidden/>
          </w:rPr>
          <w:tab/>
        </w:r>
        <w:r>
          <w:rPr>
            <w:noProof/>
            <w:webHidden/>
          </w:rPr>
          <w:fldChar w:fldCharType="begin"/>
        </w:r>
        <w:r>
          <w:rPr>
            <w:noProof/>
            <w:webHidden/>
          </w:rPr>
          <w:instrText xml:space="preserve"> PAGEREF _Toc165330016 \h </w:instrText>
        </w:r>
        <w:r>
          <w:rPr>
            <w:noProof/>
            <w:webHidden/>
          </w:rPr>
        </w:r>
        <w:r>
          <w:rPr>
            <w:noProof/>
            <w:webHidden/>
          </w:rPr>
          <w:fldChar w:fldCharType="separate"/>
        </w:r>
        <w:r>
          <w:rPr>
            <w:noProof/>
            <w:webHidden/>
          </w:rPr>
          <w:t>24</w:t>
        </w:r>
        <w:r>
          <w:rPr>
            <w:noProof/>
            <w:webHidden/>
          </w:rPr>
          <w:fldChar w:fldCharType="end"/>
        </w:r>
      </w:hyperlink>
    </w:p>
    <w:p w14:paraId="23A8DEAE" w14:textId="71BDFCE8" w:rsidR="00E67A8A" w:rsidRDefault="00E67A8A">
      <w:pPr>
        <w:pStyle w:val="TableofFigures"/>
        <w:tabs>
          <w:tab w:val="right" w:leader="dot" w:pos="10070"/>
        </w:tabs>
        <w:rPr>
          <w:rFonts w:eastAsiaTheme="minorEastAsia"/>
          <w:noProof/>
          <w:color w:val="auto"/>
          <w:kern w:val="2"/>
          <w:sz w:val="24"/>
          <w:szCs w:val="24"/>
          <w14:ligatures w14:val="standardContextual"/>
        </w:rPr>
      </w:pPr>
      <w:hyperlink w:anchor="_Toc165330017" w:history="1">
        <w:r w:rsidRPr="005519F6">
          <w:rPr>
            <w:rStyle w:val="Hyperlink"/>
            <w:noProof/>
          </w:rPr>
          <w:t xml:space="preserve">Figure </w:t>
        </w:r>
        <w:r w:rsidRPr="005519F6">
          <w:rPr>
            <w:rStyle w:val="Hyperlink"/>
            <w:noProof/>
            <w:shd w:val="clear" w:color="auto" w:fill="E6E6E6"/>
          </w:rPr>
          <w:t>5</w:t>
        </w:r>
        <w:r w:rsidRPr="005519F6">
          <w:rPr>
            <w:rStyle w:val="Hyperlink"/>
            <w:noProof/>
          </w:rPr>
          <w:t xml:space="preserve">: </w:t>
        </w:r>
        <w:r w:rsidRPr="005519F6">
          <w:rPr>
            <w:rStyle w:val="Hyperlink"/>
            <w:rFonts w:ascii="Calibri" w:eastAsia="Calibri" w:hAnsi="Calibri" w:cs="Calibri"/>
            <w:noProof/>
          </w:rPr>
          <w:t>Normal Q-Q visualization</w:t>
        </w:r>
        <w:r>
          <w:rPr>
            <w:noProof/>
            <w:webHidden/>
          </w:rPr>
          <w:tab/>
        </w:r>
        <w:r>
          <w:rPr>
            <w:noProof/>
            <w:webHidden/>
          </w:rPr>
          <w:fldChar w:fldCharType="begin"/>
        </w:r>
        <w:r>
          <w:rPr>
            <w:noProof/>
            <w:webHidden/>
          </w:rPr>
          <w:instrText xml:space="preserve"> PAGEREF _Toc165330017 \h </w:instrText>
        </w:r>
        <w:r>
          <w:rPr>
            <w:noProof/>
            <w:webHidden/>
          </w:rPr>
        </w:r>
        <w:r>
          <w:rPr>
            <w:noProof/>
            <w:webHidden/>
          </w:rPr>
          <w:fldChar w:fldCharType="separate"/>
        </w:r>
        <w:r>
          <w:rPr>
            <w:noProof/>
            <w:webHidden/>
          </w:rPr>
          <w:t>25</w:t>
        </w:r>
        <w:r>
          <w:rPr>
            <w:noProof/>
            <w:webHidden/>
          </w:rPr>
          <w:fldChar w:fldCharType="end"/>
        </w:r>
      </w:hyperlink>
    </w:p>
    <w:p w14:paraId="20737DB3" w14:textId="4CF29C31" w:rsidR="00E67A8A" w:rsidRDefault="00E67A8A">
      <w:pPr>
        <w:pStyle w:val="TableofFigures"/>
        <w:tabs>
          <w:tab w:val="right" w:leader="dot" w:pos="10070"/>
        </w:tabs>
        <w:rPr>
          <w:rFonts w:eastAsiaTheme="minorEastAsia"/>
          <w:noProof/>
          <w:color w:val="auto"/>
          <w:kern w:val="2"/>
          <w:sz w:val="24"/>
          <w:szCs w:val="24"/>
          <w14:ligatures w14:val="standardContextual"/>
        </w:rPr>
      </w:pPr>
      <w:hyperlink w:anchor="_Toc165330018" w:history="1">
        <w:r w:rsidRPr="005519F6">
          <w:rPr>
            <w:rStyle w:val="Hyperlink"/>
            <w:noProof/>
          </w:rPr>
          <w:t xml:space="preserve">Figure </w:t>
        </w:r>
        <w:r w:rsidRPr="005519F6">
          <w:rPr>
            <w:rStyle w:val="Hyperlink"/>
            <w:noProof/>
            <w:shd w:val="clear" w:color="auto" w:fill="E6E6E6"/>
          </w:rPr>
          <w:t>6</w:t>
        </w:r>
        <w:r w:rsidRPr="005519F6">
          <w:rPr>
            <w:rStyle w:val="Hyperlink"/>
            <w:noProof/>
          </w:rPr>
          <w:t>: Histogram of closing price values after standard scaling</w:t>
        </w:r>
        <w:r>
          <w:rPr>
            <w:noProof/>
            <w:webHidden/>
          </w:rPr>
          <w:tab/>
        </w:r>
        <w:r>
          <w:rPr>
            <w:noProof/>
            <w:webHidden/>
          </w:rPr>
          <w:fldChar w:fldCharType="begin"/>
        </w:r>
        <w:r>
          <w:rPr>
            <w:noProof/>
            <w:webHidden/>
          </w:rPr>
          <w:instrText xml:space="preserve"> PAGEREF _Toc165330018 \h </w:instrText>
        </w:r>
        <w:r>
          <w:rPr>
            <w:noProof/>
            <w:webHidden/>
          </w:rPr>
        </w:r>
        <w:r>
          <w:rPr>
            <w:noProof/>
            <w:webHidden/>
          </w:rPr>
          <w:fldChar w:fldCharType="separate"/>
        </w:r>
        <w:r>
          <w:rPr>
            <w:noProof/>
            <w:webHidden/>
          </w:rPr>
          <w:t>25</w:t>
        </w:r>
        <w:r>
          <w:rPr>
            <w:noProof/>
            <w:webHidden/>
          </w:rPr>
          <w:fldChar w:fldCharType="end"/>
        </w:r>
      </w:hyperlink>
    </w:p>
    <w:p w14:paraId="09A9F042" w14:textId="6F659411" w:rsidR="00E67A8A" w:rsidRDefault="00E67A8A">
      <w:pPr>
        <w:pStyle w:val="TableofFigures"/>
        <w:tabs>
          <w:tab w:val="right" w:leader="dot" w:pos="10070"/>
        </w:tabs>
        <w:rPr>
          <w:rFonts w:eastAsiaTheme="minorEastAsia"/>
          <w:noProof/>
          <w:color w:val="auto"/>
          <w:kern w:val="2"/>
          <w:sz w:val="24"/>
          <w:szCs w:val="24"/>
          <w14:ligatures w14:val="standardContextual"/>
        </w:rPr>
      </w:pPr>
      <w:hyperlink w:anchor="_Toc165330019" w:history="1">
        <w:r w:rsidRPr="005519F6">
          <w:rPr>
            <w:rStyle w:val="Hyperlink"/>
            <w:noProof/>
          </w:rPr>
          <w:t xml:space="preserve">Figure </w:t>
        </w:r>
        <w:r w:rsidRPr="005519F6">
          <w:rPr>
            <w:rStyle w:val="Hyperlink"/>
            <w:noProof/>
            <w:shd w:val="clear" w:color="auto" w:fill="E6E6E6"/>
          </w:rPr>
          <w:t>7</w:t>
        </w:r>
        <w:r w:rsidRPr="005519F6">
          <w:rPr>
            <w:rStyle w:val="Hyperlink"/>
            <w:noProof/>
          </w:rPr>
          <w:t>: Normal Q-Q plot for the Normalized data</w:t>
        </w:r>
        <w:r>
          <w:rPr>
            <w:noProof/>
            <w:webHidden/>
          </w:rPr>
          <w:tab/>
        </w:r>
        <w:r>
          <w:rPr>
            <w:noProof/>
            <w:webHidden/>
          </w:rPr>
          <w:fldChar w:fldCharType="begin"/>
        </w:r>
        <w:r>
          <w:rPr>
            <w:noProof/>
            <w:webHidden/>
          </w:rPr>
          <w:instrText xml:space="preserve"> PAGEREF _Toc165330019 \h </w:instrText>
        </w:r>
        <w:r>
          <w:rPr>
            <w:noProof/>
            <w:webHidden/>
          </w:rPr>
        </w:r>
        <w:r>
          <w:rPr>
            <w:noProof/>
            <w:webHidden/>
          </w:rPr>
          <w:fldChar w:fldCharType="separate"/>
        </w:r>
        <w:r>
          <w:rPr>
            <w:noProof/>
            <w:webHidden/>
          </w:rPr>
          <w:t>26</w:t>
        </w:r>
        <w:r>
          <w:rPr>
            <w:noProof/>
            <w:webHidden/>
          </w:rPr>
          <w:fldChar w:fldCharType="end"/>
        </w:r>
      </w:hyperlink>
    </w:p>
    <w:p w14:paraId="5772B83E" w14:textId="65205C2B" w:rsidR="00E67A8A" w:rsidRDefault="00E67A8A">
      <w:pPr>
        <w:pStyle w:val="TableofFigures"/>
        <w:tabs>
          <w:tab w:val="right" w:leader="dot" w:pos="10070"/>
        </w:tabs>
        <w:rPr>
          <w:rFonts w:eastAsiaTheme="minorEastAsia"/>
          <w:noProof/>
          <w:color w:val="auto"/>
          <w:kern w:val="2"/>
          <w:sz w:val="24"/>
          <w:szCs w:val="24"/>
          <w14:ligatures w14:val="standardContextual"/>
        </w:rPr>
      </w:pPr>
      <w:hyperlink w:anchor="_Toc165330020" w:history="1">
        <w:r w:rsidRPr="005519F6">
          <w:rPr>
            <w:rStyle w:val="Hyperlink"/>
            <w:noProof/>
          </w:rPr>
          <w:t xml:space="preserve">Figure </w:t>
        </w:r>
        <w:r w:rsidRPr="005519F6">
          <w:rPr>
            <w:rStyle w:val="Hyperlink"/>
            <w:noProof/>
            <w:shd w:val="clear" w:color="auto" w:fill="E6E6E6"/>
          </w:rPr>
          <w:t>8</w:t>
        </w:r>
        <w:r w:rsidRPr="005519F6">
          <w:rPr>
            <w:rStyle w:val="Hyperlink"/>
            <w:noProof/>
          </w:rPr>
          <w:t xml:space="preserve">: </w:t>
        </w:r>
        <w:r w:rsidRPr="005519F6">
          <w:rPr>
            <w:rStyle w:val="Hyperlink"/>
            <w:rFonts w:ascii="Calibri" w:eastAsia="Calibri" w:hAnsi="Calibri" w:cs="Calibri"/>
            <w:noProof/>
          </w:rPr>
          <w:t>The influence of different hyperparameters on the performance of the model</w:t>
        </w:r>
        <w:r>
          <w:rPr>
            <w:noProof/>
            <w:webHidden/>
          </w:rPr>
          <w:tab/>
        </w:r>
        <w:r>
          <w:rPr>
            <w:noProof/>
            <w:webHidden/>
          </w:rPr>
          <w:fldChar w:fldCharType="begin"/>
        </w:r>
        <w:r>
          <w:rPr>
            <w:noProof/>
            <w:webHidden/>
          </w:rPr>
          <w:instrText xml:space="preserve"> PAGEREF _Toc165330020 \h </w:instrText>
        </w:r>
        <w:r>
          <w:rPr>
            <w:noProof/>
            <w:webHidden/>
          </w:rPr>
        </w:r>
        <w:r>
          <w:rPr>
            <w:noProof/>
            <w:webHidden/>
          </w:rPr>
          <w:fldChar w:fldCharType="separate"/>
        </w:r>
        <w:r>
          <w:rPr>
            <w:noProof/>
            <w:webHidden/>
          </w:rPr>
          <w:t>27</w:t>
        </w:r>
        <w:r>
          <w:rPr>
            <w:noProof/>
            <w:webHidden/>
          </w:rPr>
          <w:fldChar w:fldCharType="end"/>
        </w:r>
      </w:hyperlink>
    </w:p>
    <w:p w14:paraId="6712F910" w14:textId="499A9831" w:rsidR="00E67A8A" w:rsidRDefault="00E67A8A">
      <w:pPr>
        <w:pStyle w:val="TableofFigures"/>
        <w:tabs>
          <w:tab w:val="right" w:leader="dot" w:pos="10070"/>
        </w:tabs>
        <w:rPr>
          <w:rFonts w:eastAsiaTheme="minorEastAsia"/>
          <w:noProof/>
          <w:color w:val="auto"/>
          <w:kern w:val="2"/>
          <w:sz w:val="24"/>
          <w:szCs w:val="24"/>
          <w14:ligatures w14:val="standardContextual"/>
        </w:rPr>
      </w:pPr>
      <w:hyperlink w:anchor="_Toc165330021" w:history="1">
        <w:r w:rsidRPr="005519F6">
          <w:rPr>
            <w:rStyle w:val="Hyperlink"/>
            <w:noProof/>
          </w:rPr>
          <w:t xml:space="preserve">Figure </w:t>
        </w:r>
        <w:r w:rsidRPr="005519F6">
          <w:rPr>
            <w:rStyle w:val="Hyperlink"/>
            <w:noProof/>
            <w:shd w:val="clear" w:color="auto" w:fill="E6E6E6"/>
          </w:rPr>
          <w:t>9</w:t>
        </w:r>
        <w:r w:rsidRPr="005519F6">
          <w:rPr>
            <w:rStyle w:val="Hyperlink"/>
            <w:noProof/>
          </w:rPr>
          <w:t xml:space="preserve">: </w:t>
        </w:r>
        <w:r w:rsidRPr="005519F6">
          <w:rPr>
            <w:rStyle w:val="Hyperlink"/>
            <w:rFonts w:ascii="Calibri" w:eastAsia="Calibri" w:hAnsi="Calibri" w:cs="Calibri"/>
            <w:noProof/>
          </w:rPr>
          <w:t>The objective value (validation loss) along different hyper parameter investigations (Trials)</w:t>
        </w:r>
        <w:r>
          <w:rPr>
            <w:noProof/>
            <w:webHidden/>
          </w:rPr>
          <w:tab/>
        </w:r>
        <w:r>
          <w:rPr>
            <w:noProof/>
            <w:webHidden/>
          </w:rPr>
          <w:fldChar w:fldCharType="begin"/>
        </w:r>
        <w:r>
          <w:rPr>
            <w:noProof/>
            <w:webHidden/>
          </w:rPr>
          <w:instrText xml:space="preserve"> PAGEREF _Toc165330021 \h </w:instrText>
        </w:r>
        <w:r>
          <w:rPr>
            <w:noProof/>
            <w:webHidden/>
          </w:rPr>
        </w:r>
        <w:r>
          <w:rPr>
            <w:noProof/>
            <w:webHidden/>
          </w:rPr>
          <w:fldChar w:fldCharType="separate"/>
        </w:r>
        <w:r>
          <w:rPr>
            <w:noProof/>
            <w:webHidden/>
          </w:rPr>
          <w:t>27</w:t>
        </w:r>
        <w:r>
          <w:rPr>
            <w:noProof/>
            <w:webHidden/>
          </w:rPr>
          <w:fldChar w:fldCharType="end"/>
        </w:r>
      </w:hyperlink>
    </w:p>
    <w:p w14:paraId="5DE9D325" w14:textId="1E2E85DF" w:rsidR="00E67A8A" w:rsidRDefault="00E67A8A">
      <w:pPr>
        <w:pStyle w:val="TableofFigures"/>
        <w:tabs>
          <w:tab w:val="right" w:leader="dot" w:pos="10070"/>
        </w:tabs>
        <w:rPr>
          <w:rFonts w:eastAsiaTheme="minorEastAsia"/>
          <w:noProof/>
          <w:color w:val="auto"/>
          <w:kern w:val="2"/>
          <w:sz w:val="24"/>
          <w:szCs w:val="24"/>
          <w14:ligatures w14:val="standardContextual"/>
        </w:rPr>
      </w:pPr>
      <w:hyperlink w:anchor="_Toc165330022" w:history="1">
        <w:r w:rsidRPr="005519F6">
          <w:rPr>
            <w:rStyle w:val="Hyperlink"/>
            <w:noProof/>
          </w:rPr>
          <w:t xml:space="preserve">Figure </w:t>
        </w:r>
        <w:r w:rsidRPr="005519F6">
          <w:rPr>
            <w:rStyle w:val="Hyperlink"/>
            <w:noProof/>
            <w:shd w:val="clear" w:color="auto" w:fill="E6E6E6"/>
          </w:rPr>
          <w:t>10</w:t>
        </w:r>
        <w:r w:rsidRPr="005519F6">
          <w:rPr>
            <w:rStyle w:val="Hyperlink"/>
            <w:noProof/>
          </w:rPr>
          <w:t>: Results of the model prediction after 50 epochs</w:t>
        </w:r>
        <w:r>
          <w:rPr>
            <w:noProof/>
            <w:webHidden/>
          </w:rPr>
          <w:tab/>
        </w:r>
        <w:r>
          <w:rPr>
            <w:noProof/>
            <w:webHidden/>
          </w:rPr>
          <w:fldChar w:fldCharType="begin"/>
        </w:r>
        <w:r>
          <w:rPr>
            <w:noProof/>
            <w:webHidden/>
          </w:rPr>
          <w:instrText xml:space="preserve"> PAGEREF _Toc165330022 \h </w:instrText>
        </w:r>
        <w:r>
          <w:rPr>
            <w:noProof/>
            <w:webHidden/>
          </w:rPr>
        </w:r>
        <w:r>
          <w:rPr>
            <w:noProof/>
            <w:webHidden/>
          </w:rPr>
          <w:fldChar w:fldCharType="separate"/>
        </w:r>
        <w:r>
          <w:rPr>
            <w:noProof/>
            <w:webHidden/>
          </w:rPr>
          <w:t>29</w:t>
        </w:r>
        <w:r>
          <w:rPr>
            <w:noProof/>
            <w:webHidden/>
          </w:rPr>
          <w:fldChar w:fldCharType="end"/>
        </w:r>
      </w:hyperlink>
    </w:p>
    <w:p w14:paraId="6E5627B4" w14:textId="303D924E" w:rsidR="00E67A8A" w:rsidRDefault="00E67A8A">
      <w:pPr>
        <w:pStyle w:val="TableofFigures"/>
        <w:tabs>
          <w:tab w:val="right" w:leader="dot" w:pos="10070"/>
        </w:tabs>
        <w:rPr>
          <w:rFonts w:eastAsiaTheme="minorEastAsia"/>
          <w:noProof/>
          <w:color w:val="auto"/>
          <w:kern w:val="2"/>
          <w:sz w:val="24"/>
          <w:szCs w:val="24"/>
          <w14:ligatures w14:val="standardContextual"/>
        </w:rPr>
      </w:pPr>
      <w:hyperlink w:anchor="_Toc165330023" w:history="1">
        <w:r w:rsidRPr="005519F6">
          <w:rPr>
            <w:rStyle w:val="Hyperlink"/>
            <w:noProof/>
          </w:rPr>
          <w:t xml:space="preserve">Figure </w:t>
        </w:r>
        <w:r w:rsidRPr="005519F6">
          <w:rPr>
            <w:rStyle w:val="Hyperlink"/>
            <w:noProof/>
            <w:shd w:val="clear" w:color="auto" w:fill="E6E6E6"/>
          </w:rPr>
          <w:t>11</w:t>
        </w:r>
        <w:r w:rsidRPr="005519F6">
          <w:rPr>
            <w:rStyle w:val="Hyperlink"/>
            <w:noProof/>
          </w:rPr>
          <w:t xml:space="preserve">: </w:t>
        </w:r>
        <w:r w:rsidRPr="005519F6">
          <w:rPr>
            <w:rStyle w:val="Hyperlink"/>
            <w:rFonts w:ascii="Calibri" w:eastAsia="Calibri" w:hAnsi="Calibri" w:cs="Calibri"/>
            <w:noProof/>
          </w:rPr>
          <w:t>Results and loss graphs of the MSE and MAE calculations after 50 epochs</w:t>
        </w:r>
        <w:r>
          <w:rPr>
            <w:noProof/>
            <w:webHidden/>
          </w:rPr>
          <w:tab/>
        </w:r>
        <w:r>
          <w:rPr>
            <w:noProof/>
            <w:webHidden/>
          </w:rPr>
          <w:fldChar w:fldCharType="begin"/>
        </w:r>
        <w:r>
          <w:rPr>
            <w:noProof/>
            <w:webHidden/>
          </w:rPr>
          <w:instrText xml:space="preserve"> PAGEREF _Toc165330023 \h </w:instrText>
        </w:r>
        <w:r>
          <w:rPr>
            <w:noProof/>
            <w:webHidden/>
          </w:rPr>
        </w:r>
        <w:r>
          <w:rPr>
            <w:noProof/>
            <w:webHidden/>
          </w:rPr>
          <w:fldChar w:fldCharType="separate"/>
        </w:r>
        <w:r>
          <w:rPr>
            <w:noProof/>
            <w:webHidden/>
          </w:rPr>
          <w:t>30</w:t>
        </w:r>
        <w:r>
          <w:rPr>
            <w:noProof/>
            <w:webHidden/>
          </w:rPr>
          <w:fldChar w:fldCharType="end"/>
        </w:r>
      </w:hyperlink>
    </w:p>
    <w:p w14:paraId="7A3E087E" w14:textId="6310976E" w:rsidR="00E67A8A" w:rsidRDefault="00E67A8A">
      <w:pPr>
        <w:pStyle w:val="TableofFigures"/>
        <w:tabs>
          <w:tab w:val="right" w:leader="dot" w:pos="10070"/>
        </w:tabs>
        <w:rPr>
          <w:rFonts w:eastAsiaTheme="minorEastAsia"/>
          <w:noProof/>
          <w:color w:val="auto"/>
          <w:kern w:val="2"/>
          <w:sz w:val="24"/>
          <w:szCs w:val="24"/>
          <w14:ligatures w14:val="standardContextual"/>
        </w:rPr>
      </w:pPr>
      <w:hyperlink w:anchor="_Toc165330024" w:history="1">
        <w:r w:rsidRPr="005519F6">
          <w:rPr>
            <w:rStyle w:val="Hyperlink"/>
            <w:noProof/>
          </w:rPr>
          <w:t>Table : Glossary Table</w:t>
        </w:r>
        <w:r>
          <w:rPr>
            <w:noProof/>
            <w:webHidden/>
          </w:rPr>
          <w:tab/>
        </w:r>
        <w:r>
          <w:rPr>
            <w:noProof/>
            <w:webHidden/>
          </w:rPr>
          <w:fldChar w:fldCharType="begin"/>
        </w:r>
        <w:r>
          <w:rPr>
            <w:noProof/>
            <w:webHidden/>
          </w:rPr>
          <w:instrText xml:space="preserve"> PAGEREF _Toc165330024 \h </w:instrText>
        </w:r>
        <w:r>
          <w:rPr>
            <w:noProof/>
            <w:webHidden/>
          </w:rPr>
        </w:r>
        <w:r>
          <w:rPr>
            <w:noProof/>
            <w:webHidden/>
          </w:rPr>
          <w:fldChar w:fldCharType="separate"/>
        </w:r>
        <w:r>
          <w:rPr>
            <w:noProof/>
            <w:webHidden/>
          </w:rPr>
          <w:t>33</w:t>
        </w:r>
        <w:r>
          <w:rPr>
            <w:noProof/>
            <w:webHidden/>
          </w:rPr>
          <w:fldChar w:fldCharType="end"/>
        </w:r>
      </w:hyperlink>
    </w:p>
    <w:p w14:paraId="38D8BD63" w14:textId="14DFD4FA" w:rsidR="00E67A8A" w:rsidRDefault="00E67A8A">
      <w:pPr>
        <w:pStyle w:val="TableofFigures"/>
        <w:tabs>
          <w:tab w:val="right" w:leader="dot" w:pos="10070"/>
        </w:tabs>
        <w:rPr>
          <w:rFonts w:eastAsiaTheme="minorEastAsia"/>
          <w:noProof/>
          <w:color w:val="auto"/>
          <w:kern w:val="2"/>
          <w:sz w:val="24"/>
          <w:szCs w:val="24"/>
          <w14:ligatures w14:val="standardContextual"/>
        </w:rPr>
      </w:pPr>
      <w:hyperlink w:anchor="_Toc165330025" w:history="1">
        <w:r w:rsidRPr="005519F6">
          <w:rPr>
            <w:rStyle w:val="Hyperlink"/>
            <w:noProof/>
          </w:rPr>
          <w:t>Table : Sprint 1 Risks</w:t>
        </w:r>
        <w:r>
          <w:rPr>
            <w:noProof/>
            <w:webHidden/>
          </w:rPr>
          <w:tab/>
        </w:r>
        <w:r>
          <w:rPr>
            <w:noProof/>
            <w:webHidden/>
          </w:rPr>
          <w:fldChar w:fldCharType="begin"/>
        </w:r>
        <w:r>
          <w:rPr>
            <w:noProof/>
            <w:webHidden/>
          </w:rPr>
          <w:instrText xml:space="preserve"> PAGEREF _Toc165330025 \h </w:instrText>
        </w:r>
        <w:r>
          <w:rPr>
            <w:noProof/>
            <w:webHidden/>
          </w:rPr>
        </w:r>
        <w:r>
          <w:rPr>
            <w:noProof/>
            <w:webHidden/>
          </w:rPr>
          <w:fldChar w:fldCharType="separate"/>
        </w:r>
        <w:r>
          <w:rPr>
            <w:noProof/>
            <w:webHidden/>
          </w:rPr>
          <w:t>34</w:t>
        </w:r>
        <w:r>
          <w:rPr>
            <w:noProof/>
            <w:webHidden/>
          </w:rPr>
          <w:fldChar w:fldCharType="end"/>
        </w:r>
      </w:hyperlink>
    </w:p>
    <w:p w14:paraId="6DE6634B" w14:textId="7152DC20" w:rsidR="00E67A8A" w:rsidRDefault="00E67A8A">
      <w:pPr>
        <w:pStyle w:val="TableofFigures"/>
        <w:tabs>
          <w:tab w:val="right" w:leader="dot" w:pos="10070"/>
        </w:tabs>
        <w:rPr>
          <w:rFonts w:eastAsiaTheme="minorEastAsia"/>
          <w:noProof/>
          <w:color w:val="auto"/>
          <w:kern w:val="2"/>
          <w:sz w:val="24"/>
          <w:szCs w:val="24"/>
          <w14:ligatures w14:val="standardContextual"/>
        </w:rPr>
      </w:pPr>
      <w:hyperlink w:anchor="_Toc165330026" w:history="1">
        <w:r w:rsidRPr="005519F6">
          <w:rPr>
            <w:rStyle w:val="Hyperlink"/>
            <w:noProof/>
          </w:rPr>
          <w:t>Table : Sprint 2 Risks</w:t>
        </w:r>
        <w:r>
          <w:rPr>
            <w:noProof/>
            <w:webHidden/>
          </w:rPr>
          <w:tab/>
        </w:r>
        <w:r>
          <w:rPr>
            <w:noProof/>
            <w:webHidden/>
          </w:rPr>
          <w:fldChar w:fldCharType="begin"/>
        </w:r>
        <w:r>
          <w:rPr>
            <w:noProof/>
            <w:webHidden/>
          </w:rPr>
          <w:instrText xml:space="preserve"> PAGEREF _Toc165330026 \h </w:instrText>
        </w:r>
        <w:r>
          <w:rPr>
            <w:noProof/>
            <w:webHidden/>
          </w:rPr>
        </w:r>
        <w:r>
          <w:rPr>
            <w:noProof/>
            <w:webHidden/>
          </w:rPr>
          <w:fldChar w:fldCharType="separate"/>
        </w:r>
        <w:r>
          <w:rPr>
            <w:noProof/>
            <w:webHidden/>
          </w:rPr>
          <w:t>35</w:t>
        </w:r>
        <w:r>
          <w:rPr>
            <w:noProof/>
            <w:webHidden/>
          </w:rPr>
          <w:fldChar w:fldCharType="end"/>
        </w:r>
      </w:hyperlink>
    </w:p>
    <w:p w14:paraId="3A7C1667" w14:textId="3E65A108" w:rsidR="00E67A8A" w:rsidRDefault="00E67A8A">
      <w:pPr>
        <w:pStyle w:val="TableofFigures"/>
        <w:tabs>
          <w:tab w:val="right" w:leader="dot" w:pos="10070"/>
        </w:tabs>
        <w:rPr>
          <w:rFonts w:eastAsiaTheme="minorEastAsia"/>
          <w:noProof/>
          <w:color w:val="auto"/>
          <w:kern w:val="2"/>
          <w:sz w:val="24"/>
          <w:szCs w:val="24"/>
          <w14:ligatures w14:val="standardContextual"/>
        </w:rPr>
      </w:pPr>
      <w:hyperlink w:anchor="_Toc165330027" w:history="1">
        <w:r w:rsidRPr="005519F6">
          <w:rPr>
            <w:rStyle w:val="Hyperlink"/>
            <w:noProof/>
          </w:rPr>
          <w:t>Table : Sprint 3 Risks</w:t>
        </w:r>
        <w:r>
          <w:rPr>
            <w:noProof/>
            <w:webHidden/>
          </w:rPr>
          <w:tab/>
        </w:r>
        <w:r>
          <w:rPr>
            <w:noProof/>
            <w:webHidden/>
          </w:rPr>
          <w:fldChar w:fldCharType="begin"/>
        </w:r>
        <w:r>
          <w:rPr>
            <w:noProof/>
            <w:webHidden/>
          </w:rPr>
          <w:instrText xml:space="preserve"> PAGEREF _Toc165330027 \h </w:instrText>
        </w:r>
        <w:r>
          <w:rPr>
            <w:noProof/>
            <w:webHidden/>
          </w:rPr>
        </w:r>
        <w:r>
          <w:rPr>
            <w:noProof/>
            <w:webHidden/>
          </w:rPr>
          <w:fldChar w:fldCharType="separate"/>
        </w:r>
        <w:r>
          <w:rPr>
            <w:noProof/>
            <w:webHidden/>
          </w:rPr>
          <w:t>35</w:t>
        </w:r>
        <w:r>
          <w:rPr>
            <w:noProof/>
            <w:webHidden/>
          </w:rPr>
          <w:fldChar w:fldCharType="end"/>
        </w:r>
      </w:hyperlink>
    </w:p>
    <w:p w14:paraId="45744575" w14:textId="526FF806" w:rsidR="00E67A8A" w:rsidRDefault="00E67A8A">
      <w:pPr>
        <w:pStyle w:val="TableofFigures"/>
        <w:tabs>
          <w:tab w:val="right" w:leader="dot" w:pos="10070"/>
        </w:tabs>
        <w:rPr>
          <w:rFonts w:eastAsiaTheme="minorEastAsia"/>
          <w:noProof/>
          <w:color w:val="auto"/>
          <w:kern w:val="2"/>
          <w:sz w:val="24"/>
          <w:szCs w:val="24"/>
          <w14:ligatures w14:val="standardContextual"/>
        </w:rPr>
      </w:pPr>
      <w:hyperlink w:anchor="_Toc165330028" w:history="1">
        <w:r w:rsidRPr="005519F6">
          <w:rPr>
            <w:rStyle w:val="Hyperlink"/>
            <w:noProof/>
          </w:rPr>
          <w:t>Table : Sprint 4 Risks</w:t>
        </w:r>
        <w:r>
          <w:rPr>
            <w:noProof/>
            <w:webHidden/>
          </w:rPr>
          <w:tab/>
        </w:r>
        <w:r>
          <w:rPr>
            <w:noProof/>
            <w:webHidden/>
          </w:rPr>
          <w:fldChar w:fldCharType="begin"/>
        </w:r>
        <w:r>
          <w:rPr>
            <w:noProof/>
            <w:webHidden/>
          </w:rPr>
          <w:instrText xml:space="preserve"> PAGEREF _Toc165330028 \h </w:instrText>
        </w:r>
        <w:r>
          <w:rPr>
            <w:noProof/>
            <w:webHidden/>
          </w:rPr>
        </w:r>
        <w:r>
          <w:rPr>
            <w:noProof/>
            <w:webHidden/>
          </w:rPr>
          <w:fldChar w:fldCharType="separate"/>
        </w:r>
        <w:r>
          <w:rPr>
            <w:noProof/>
            <w:webHidden/>
          </w:rPr>
          <w:t>36</w:t>
        </w:r>
        <w:r>
          <w:rPr>
            <w:noProof/>
            <w:webHidden/>
          </w:rPr>
          <w:fldChar w:fldCharType="end"/>
        </w:r>
      </w:hyperlink>
    </w:p>
    <w:p w14:paraId="189983C1" w14:textId="71BACAAF" w:rsidR="00E67A8A" w:rsidRDefault="00E67A8A">
      <w:pPr>
        <w:pStyle w:val="TableofFigures"/>
        <w:tabs>
          <w:tab w:val="right" w:leader="dot" w:pos="10070"/>
        </w:tabs>
        <w:rPr>
          <w:rFonts w:eastAsiaTheme="minorEastAsia"/>
          <w:noProof/>
          <w:color w:val="auto"/>
          <w:kern w:val="2"/>
          <w:sz w:val="24"/>
          <w:szCs w:val="24"/>
          <w14:ligatures w14:val="standardContextual"/>
        </w:rPr>
      </w:pPr>
      <w:hyperlink w:anchor="_Toc165330029" w:history="1">
        <w:r w:rsidRPr="005519F6">
          <w:rPr>
            <w:rStyle w:val="Hyperlink"/>
            <w:noProof/>
          </w:rPr>
          <w:t>Table : Sprint 5 Risks</w:t>
        </w:r>
        <w:r>
          <w:rPr>
            <w:noProof/>
            <w:webHidden/>
          </w:rPr>
          <w:tab/>
        </w:r>
        <w:r>
          <w:rPr>
            <w:noProof/>
            <w:webHidden/>
          </w:rPr>
          <w:fldChar w:fldCharType="begin"/>
        </w:r>
        <w:r>
          <w:rPr>
            <w:noProof/>
            <w:webHidden/>
          </w:rPr>
          <w:instrText xml:space="preserve"> PAGEREF _Toc165330029 \h </w:instrText>
        </w:r>
        <w:r>
          <w:rPr>
            <w:noProof/>
            <w:webHidden/>
          </w:rPr>
        </w:r>
        <w:r>
          <w:rPr>
            <w:noProof/>
            <w:webHidden/>
          </w:rPr>
          <w:fldChar w:fldCharType="separate"/>
        </w:r>
        <w:r>
          <w:rPr>
            <w:noProof/>
            <w:webHidden/>
          </w:rPr>
          <w:t>36</w:t>
        </w:r>
        <w:r>
          <w:rPr>
            <w:noProof/>
            <w:webHidden/>
          </w:rPr>
          <w:fldChar w:fldCharType="end"/>
        </w:r>
      </w:hyperlink>
    </w:p>
    <w:p w14:paraId="54604C51" w14:textId="57C80666" w:rsidR="00E67A8A" w:rsidRDefault="00E67A8A">
      <w:pPr>
        <w:pStyle w:val="TableofFigures"/>
        <w:tabs>
          <w:tab w:val="right" w:leader="dot" w:pos="10070"/>
        </w:tabs>
        <w:rPr>
          <w:rFonts w:eastAsiaTheme="minorEastAsia"/>
          <w:noProof/>
          <w:color w:val="auto"/>
          <w:kern w:val="2"/>
          <w:sz w:val="24"/>
          <w:szCs w:val="24"/>
          <w14:ligatures w14:val="standardContextual"/>
        </w:rPr>
      </w:pPr>
      <w:hyperlink w:anchor="_Toc165330030" w:history="1">
        <w:r w:rsidRPr="005519F6">
          <w:rPr>
            <w:rStyle w:val="Hyperlink"/>
            <w:noProof/>
          </w:rPr>
          <w:t>Table : Sprint project dates</w:t>
        </w:r>
        <w:r>
          <w:rPr>
            <w:noProof/>
            <w:webHidden/>
          </w:rPr>
          <w:tab/>
        </w:r>
        <w:r>
          <w:rPr>
            <w:noProof/>
            <w:webHidden/>
          </w:rPr>
          <w:fldChar w:fldCharType="begin"/>
        </w:r>
        <w:r>
          <w:rPr>
            <w:noProof/>
            <w:webHidden/>
          </w:rPr>
          <w:instrText xml:space="preserve"> PAGEREF _Toc165330030 \h </w:instrText>
        </w:r>
        <w:r>
          <w:rPr>
            <w:noProof/>
            <w:webHidden/>
          </w:rPr>
        </w:r>
        <w:r>
          <w:rPr>
            <w:noProof/>
            <w:webHidden/>
          </w:rPr>
          <w:fldChar w:fldCharType="separate"/>
        </w:r>
        <w:r>
          <w:rPr>
            <w:noProof/>
            <w:webHidden/>
          </w:rPr>
          <w:t>37</w:t>
        </w:r>
        <w:r>
          <w:rPr>
            <w:noProof/>
            <w:webHidden/>
          </w:rPr>
          <w:fldChar w:fldCharType="end"/>
        </w:r>
      </w:hyperlink>
    </w:p>
    <w:p w14:paraId="7EE8FEC8" w14:textId="0D5CAB07" w:rsidR="00EE60C0" w:rsidRDefault="005826B3">
      <w:r>
        <w:rPr>
          <w:b/>
          <w:color w:val="2B579A"/>
          <w:shd w:val="clear" w:color="auto" w:fill="E6E6E6"/>
        </w:rPr>
        <w:fldChar w:fldCharType="end"/>
      </w:r>
    </w:p>
    <w:p w14:paraId="797B2006" w14:textId="77777777" w:rsidR="00DD02E0" w:rsidRDefault="00DD02E0">
      <w:r>
        <w:br w:type="page"/>
      </w:r>
    </w:p>
    <w:p w14:paraId="10AF64BF" w14:textId="6B4FD859" w:rsidR="00682F55" w:rsidRDefault="00434B77" w:rsidP="00220B9B">
      <w:r>
        <w:rPr>
          <w:noProof/>
          <w:color w:val="2B579A"/>
          <w:shd w:val="clear" w:color="auto" w:fill="E6E6E6"/>
        </w:rPr>
        <w:lastRenderedPageBreak/>
        <mc:AlternateContent>
          <mc:Choice Requires="wps">
            <w:drawing>
              <wp:anchor distT="0" distB="0" distL="114300" distR="114300" simplePos="0" relativeHeight="251658251" behindDoc="1" locked="1" layoutInCell="1" allowOverlap="1" wp14:anchorId="712BC670" wp14:editId="3768BD7C">
                <wp:simplePos x="0" y="0"/>
                <wp:positionH relativeFrom="page">
                  <wp:posOffset>1371600</wp:posOffset>
                </wp:positionH>
                <wp:positionV relativeFrom="page">
                  <wp:posOffset>4768850</wp:posOffset>
                </wp:positionV>
                <wp:extent cx="5029200" cy="521208"/>
                <wp:effectExtent l="0" t="0" r="0" b="2540"/>
                <wp:wrapNone/>
                <wp:docPr id="3" name="Text Box 3"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861D5F" w14:textId="77777777" w:rsidR="009F3383" w:rsidRPr="00331F30" w:rsidRDefault="009F3383" w:rsidP="00434B77">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12BC670" id="Text Box 3" o:spid="_x0000_s1033" type="#_x0000_t202" alt="Pull quote" style="position:absolute;margin-left:108pt;margin-top:375.5pt;width:396pt;height:41.05pt;z-index:-25165822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" filled="f" stroked="f" strokeweight=".5pt">
                <v:textbox style="mso-fit-shape-to-text:t" inset="0,0,0,0">
                  <w:txbxContent>
                    <w:p w14:paraId="4B861D5F" w14:textId="77777777" w:rsidR="009F3383" w:rsidRPr="00331F30" w:rsidRDefault="009F3383" w:rsidP="00434B77">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v:textbox>
                <w10:wrap anchorx="page" anchory="page"/>
                <w10:anchorlock/>
              </v:shape>
            </w:pict>
          </mc:Fallback>
        </mc:AlternateContent>
      </w:r>
    </w:p>
    <w:p w14:paraId="4EDE8A49" w14:textId="77777777" w:rsidR="00DB73EF" w:rsidRDefault="00DB73EF" w:rsidP="00FD6D43"/>
    <w:p w14:paraId="2253CDFE" w14:textId="476027AA" w:rsidR="00FD6D43" w:rsidRPr="00FD6D43" w:rsidRDefault="00FD6D43" w:rsidP="00FD6D43">
      <w:pPr>
        <w:sectPr w:rsidR="00FD6D43" w:rsidRPr="00FD6D43" w:rsidSect="00B43C89">
          <w:headerReference w:type="even" r:id="rId18"/>
          <w:headerReference w:type="default" r:id="rId19"/>
          <w:footerReference w:type="even" r:id="rId20"/>
          <w:footerReference w:type="default" r:id="rId21"/>
          <w:pgSz w:w="12240" w:h="15840" w:code="1"/>
          <w:pgMar w:top="720" w:right="1080" w:bottom="720" w:left="1080" w:header="706" w:footer="706" w:gutter="0"/>
          <w:pgNumType w:fmt="lowerRoman" w:start="1"/>
          <w:cols w:space="851"/>
          <w:docGrid w:linePitch="360"/>
        </w:sectPr>
      </w:pPr>
    </w:p>
    <w:p w14:paraId="69E068C5" w14:textId="4F231585" w:rsidR="00B31872" w:rsidRDefault="00354A37" w:rsidP="0053206F">
      <w:pPr>
        <w:pStyle w:val="ChapterTitle"/>
      </w:pPr>
      <w:r>
        <w:lastRenderedPageBreak/>
        <w:t>Abstract</w:t>
      </w:r>
    </w:p>
    <w:p w14:paraId="0DC269AA" w14:textId="4AC7E21E" w:rsidR="00354A37" w:rsidRPr="00BC4310" w:rsidRDefault="576132E6" w:rsidP="00BC4310">
      <w:pPr>
        <w:pStyle w:val="SectionHeading"/>
      </w:pPr>
      <w:bookmarkStart w:id="1" w:name="_Toc165318565"/>
      <w:r>
        <w:t>Abs</w:t>
      </w:r>
      <w:r w:rsidR="7F418261">
        <w:t>tract</w:t>
      </w:r>
      <w:bookmarkEnd w:id="1"/>
    </w:p>
    <w:p w14:paraId="4518E5CF" w14:textId="1A3D9FA0" w:rsidR="00110F8A" w:rsidRDefault="19EF7D18" w:rsidP="00856404">
      <w:pPr>
        <w:widowControl w:val="0"/>
        <w:spacing w:before="1"/>
        <w:ind w:left="139" w:right="125"/>
        <w:jc w:val="both"/>
      </w:pPr>
      <w:r w:rsidRPr="6212F2CA">
        <w:rPr>
          <w:rFonts w:ascii="Calibri" w:eastAsia="Calibri" w:hAnsi="Calibri" w:cs="Calibri"/>
        </w:rPr>
        <w:t xml:space="preserve">Accurate forecasting of multivariate time series data is crucial across numerous industries, from finance to healthcare, enabling informed decision-making and strategic planning, where multiple interdependent factors influence future outcomes. However, traditional forecasting models, ranging from basic regression techniques to more advanced methods like LSTM-RNNs, exhibit significant limitations in analyzing complex, high-dimensional data with intricate variable dependencies. These models are often constrained by their reliance on extensive training data volumes and their predominant focus on capturing linear relationships, failing to uncover the intricate non-linear patterns present in real-world multivariate time series. To overcome these limitations, this research explores the adaptation of advanced deep learning architectures, specifically transformer models, for multivariate time series forecasting. Transformer models leverage self-attention mechanisms to effectively process temporal sequences while accounting for multiple influential variables, enabling the capture of long-range dependencies and non-linear relationships with reduced data requirements. By employing the Patch Time series Transformer, tailored for time series tasks, we demonstrate the potential of this approach on a comprehensive stock market dataset spanning 100 companies with high-resolution 1-minute data over 7 years. Our findings showcase the transformer model's capability to generate accurate future predictions by accounting for the interdependencies across multiple variables, outperforming traditional techniques. This research underscores the transformative impact of cutting-edge deep learning architectures in facilitating precise multivariate forecasting, crucial for informed decision-making and strategic planning across business operations. Future work could investigate incorporating real-time streaming data </w:t>
      </w:r>
      <w:r w:rsidR="008B23A7">
        <w:rPr>
          <w:rFonts w:ascii="Calibri" w:eastAsia="Calibri" w:hAnsi="Calibri" w:cs="Calibri"/>
        </w:rPr>
        <w:t xml:space="preserve">as well as </w:t>
      </w:r>
      <w:r w:rsidR="009201B5">
        <w:rPr>
          <w:rFonts w:ascii="Calibri" w:eastAsia="Calibri" w:hAnsi="Calibri" w:cs="Calibri"/>
        </w:rPr>
        <w:t xml:space="preserve">data fusion techniques </w:t>
      </w:r>
      <w:r w:rsidRPr="6212F2CA">
        <w:rPr>
          <w:rFonts w:ascii="Calibri" w:eastAsia="Calibri" w:hAnsi="Calibri" w:cs="Calibri"/>
        </w:rPr>
        <w:t>to enable dynamic updating of the transformer model, resulting in more timely predictions.</w:t>
      </w:r>
    </w:p>
    <w:p w14:paraId="03C478D3" w14:textId="34468176" w:rsidR="00110F8A" w:rsidRDefault="00110F8A" w:rsidP="6212F2CA"/>
    <w:p w14:paraId="217B9A3B" w14:textId="77777777" w:rsidR="00445A95" w:rsidRPr="00110F8A" w:rsidRDefault="00445A95" w:rsidP="008921D6"/>
    <w:p w14:paraId="39392CF0" w14:textId="10BB7CED" w:rsidR="00B97312" w:rsidRDefault="793E1D54" w:rsidP="5D070A8E">
      <w:r>
        <w:t xml:space="preserve"> </w:t>
      </w:r>
      <w:r w:rsidR="3850529A">
        <w:br w:type="page"/>
      </w:r>
    </w:p>
    <w:p w14:paraId="0EF0DD4A" w14:textId="77777777" w:rsidR="00FD6D43" w:rsidRDefault="00FD6D43" w:rsidP="007C4134"/>
    <w:p w14:paraId="2F7D7641" w14:textId="593986AF" w:rsidR="00B97312" w:rsidRDefault="00110F8A" w:rsidP="007C4134">
      <w:r>
        <w:rPr>
          <w:noProof/>
          <w:color w:val="2B579A"/>
          <w:shd w:val="clear" w:color="auto" w:fill="E6E6E6"/>
        </w:rPr>
        <mc:AlternateContent>
          <mc:Choice Requires="wps">
            <w:drawing>
              <wp:anchor distT="0" distB="0" distL="114300" distR="114300" simplePos="0" relativeHeight="251658250" behindDoc="1" locked="1" layoutInCell="1" allowOverlap="1" wp14:anchorId="4CE7CD35" wp14:editId="008EDAB7">
                <wp:simplePos x="0" y="0"/>
                <wp:positionH relativeFrom="page">
                  <wp:align>center</wp:align>
                </wp:positionH>
                <wp:positionV relativeFrom="page">
                  <wp:align>center</wp:align>
                </wp:positionV>
                <wp:extent cx="5029200" cy="521208"/>
                <wp:effectExtent l="0" t="0" r="0" b="2540"/>
                <wp:wrapNone/>
                <wp:docPr id="27" name="Text Box 27"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990B38" w14:textId="4D433003" w:rsidR="009F3383" w:rsidRPr="00331F30" w:rsidRDefault="009F3383" w:rsidP="00110F8A">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CE7CD35" id="Text Box 27" o:spid="_x0000_s1034" type="#_x0000_t202" alt="Pull quote" style="position:absolute;margin-left:0;margin-top:0;width:396pt;height:41.05pt;z-index:-25165823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" filled="f" stroked="f" strokeweight=".5pt">
                <v:textbox style="mso-fit-shape-to-text:t" inset="0,0,0,0">
                  <w:txbxContent>
                    <w:p w14:paraId="47990B38" w14:textId="4D433003" w:rsidR="009F3383" w:rsidRPr="00331F30" w:rsidRDefault="009F3383" w:rsidP="00110F8A">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v:textbox>
                <w10:wrap anchorx="page" anchory="page"/>
                <w10:anchorlock/>
              </v:shape>
            </w:pict>
          </mc:Fallback>
        </mc:AlternateContent>
      </w:r>
    </w:p>
    <w:p w14:paraId="445B1886" w14:textId="77777777" w:rsidR="005A73BC" w:rsidRDefault="005A73BC" w:rsidP="00177324">
      <w:pPr>
        <w:pStyle w:val="ChapterTitle"/>
        <w:sectPr w:rsidR="005A73BC" w:rsidSect="00B43C89">
          <w:headerReference w:type="default" r:id="rId22"/>
          <w:footerReference w:type="even" r:id="rId23"/>
          <w:footerReference w:type="default" r:id="rId24"/>
          <w:type w:val="oddPage"/>
          <w:pgSz w:w="12240" w:h="15840" w:code="1"/>
          <w:pgMar w:top="720" w:right="1080" w:bottom="720" w:left="1080" w:header="706" w:footer="706" w:gutter="0"/>
          <w:pgNumType w:start="1"/>
          <w:cols w:space="851"/>
          <w:docGrid w:linePitch="360"/>
        </w:sectPr>
      </w:pPr>
    </w:p>
    <w:p w14:paraId="49E94C7A" w14:textId="09A93ED5" w:rsidR="00411519" w:rsidRDefault="005C59F3" w:rsidP="00177324">
      <w:pPr>
        <w:pStyle w:val="ChapterTitle"/>
      </w:pPr>
      <w:commentRangeStart w:id="2"/>
      <w:commentRangeStart w:id="3"/>
      <w:commentRangeStart w:id="4"/>
      <w:commentRangeStart w:id="5"/>
      <w:r>
        <w:lastRenderedPageBreak/>
        <w:t>Report</w:t>
      </w:r>
      <w:commentRangeEnd w:id="2"/>
      <w:r>
        <w:rPr>
          <w:rStyle w:val="CommentReference"/>
        </w:rPr>
        <w:commentReference w:id="2"/>
      </w:r>
      <w:commentRangeEnd w:id="3"/>
      <w:r>
        <w:rPr>
          <w:rStyle w:val="CommentReference"/>
        </w:rPr>
        <w:commentReference w:id="3"/>
      </w:r>
      <w:commentRangeEnd w:id="4"/>
      <w:r>
        <w:rPr>
          <w:rStyle w:val="CommentReference"/>
        </w:rPr>
        <w:commentReference w:id="4"/>
      </w:r>
      <w:commentRangeEnd w:id="5"/>
      <w:r>
        <w:rPr>
          <w:rStyle w:val="CommentReference"/>
        </w:rPr>
        <w:commentReference w:id="5"/>
      </w:r>
    </w:p>
    <w:p w14:paraId="242F9FEF" w14:textId="0EBFEFEC" w:rsidR="00177324" w:rsidRDefault="00177324" w:rsidP="374DA0E5">
      <w:pPr>
        <w:pStyle w:val="Heading1"/>
        <w:numPr>
          <w:ilvl w:val="0"/>
          <w:numId w:val="0"/>
        </w:numPr>
      </w:pPr>
      <w:bookmarkStart w:id="6" w:name="_Toc165318566"/>
      <w:r>
        <w:t xml:space="preserve">Problem </w:t>
      </w:r>
      <w:r w:rsidR="003B6B2D">
        <w:t>Definition</w:t>
      </w:r>
      <w:bookmarkEnd w:id="6"/>
    </w:p>
    <w:p w14:paraId="55D1D461" w14:textId="35743A07" w:rsidR="008C3FD9" w:rsidRDefault="68C5CED9" w:rsidP="428B64FD">
      <w:pPr>
        <w:pStyle w:val="Heading2"/>
      </w:pPr>
      <w:bookmarkStart w:id="7" w:name="_Background_"/>
      <w:bookmarkStart w:id="8" w:name="_Toc165318567"/>
      <w:r>
        <w:t>Background</w:t>
      </w:r>
      <w:bookmarkEnd w:id="7"/>
      <w:bookmarkEnd w:id="8"/>
      <w:r w:rsidR="3A053799" w:rsidRPr="00DF2C52">
        <w:t xml:space="preserve"> </w:t>
      </w:r>
    </w:p>
    <w:p w14:paraId="11F949F0" w14:textId="01F616D3" w:rsidR="428B64FD" w:rsidRDefault="2CF7C975" w:rsidP="6F25AED0">
      <w:pPr>
        <w:pStyle w:val="Heading3"/>
      </w:pPr>
      <w:bookmarkStart w:id="9" w:name="_Introduction_to_forecasting"/>
      <w:bookmarkStart w:id="10" w:name="_Toc165318568"/>
      <w:bookmarkEnd w:id="9"/>
      <w:r>
        <w:t xml:space="preserve">Introduction to </w:t>
      </w:r>
      <w:r w:rsidR="1352D79A">
        <w:t>f</w:t>
      </w:r>
      <w:r>
        <w:t>orecasting</w:t>
      </w:r>
      <w:bookmarkEnd w:id="10"/>
    </w:p>
    <w:p w14:paraId="4FA6B5E3" w14:textId="3D5D7586" w:rsidR="428B64FD" w:rsidRDefault="005A02DE" w:rsidP="6F3C58F2">
      <w:pPr>
        <w:keepNext/>
        <w:keepLines/>
        <w:jc w:val="both"/>
      </w:pPr>
      <w:r>
        <w:t>The terms forecasting and prediction have conflicting definitions in different resources.</w:t>
      </w:r>
      <w:r w:rsidR="67129656">
        <w:t xml:space="preserve"> </w:t>
      </w:r>
      <w:r w:rsidR="00800451" w:rsidRPr="00800451">
        <w:t>Forecasting is defined as the systematic process of estimating future events based on analysis of trends and data, while prediction refers to the act of declaring a possible outcome under specific conditions</w:t>
      </w:r>
      <w:r w:rsidR="00800451">
        <w:t xml:space="preserve">. </w:t>
      </w:r>
      <w:r w:rsidR="00996BB0">
        <w:t>The predictability of an event is determined by the event itself, regardless of our ability to predict it</w:t>
      </w:r>
      <w:r w:rsidR="001744F4">
        <w:t xml:space="preserve"> </w:t>
      </w:r>
      <w:r w:rsidR="001744F4">
        <w:fldChar w:fldCharType="begin"/>
      </w:r>
      <w:r w:rsidR="001744F4">
        <w:instrText xml:space="preserve"> ADDIN ZOTERO_ITEM CSL_CITATION {"citationID":"VDaloWnm","properties":{"formattedCitation":"[1]","plainCitation":"[1]","noteIndex":0},"citationItems":[{"id":51,"uris":["http://zotero.org/users/14044435/items/KD4TBA4D"],"itemData":{"id":51,"type":"webpage","abstract":"We propose an efficient design of Transformer-based models for multivariate time series forecasting and self-supervised representation learning. It is based on two key components: (i) segmentation of time series into s…","container-title":"ar5iv","language":"en","title":"A Time Series is Worth 64 Words: Long-term Forecasting with Transformers","title-short":"A Time Series is Worth 64 Words","URL":"https://ar5iv.labs.arxiv.org/html/2211.14730","accessed":{"date-parts":[["2024",5,2]]}}}],"schema":"https://github.com/citation-style-language/schema/raw/master/csl-citation.json"} </w:instrText>
      </w:r>
      <w:r w:rsidR="001744F4">
        <w:fldChar w:fldCharType="separate"/>
      </w:r>
      <w:r w:rsidR="001744F4" w:rsidRPr="001744F4">
        <w:rPr>
          <w:rFonts w:ascii="Calibri" w:hAnsi="Calibri" w:cs="Calibri"/>
        </w:rPr>
        <w:t>[1]</w:t>
      </w:r>
      <w:r w:rsidR="001744F4">
        <w:fldChar w:fldCharType="end"/>
      </w:r>
      <w:r w:rsidR="00996BB0">
        <w:t>.</w:t>
      </w:r>
      <w:r w:rsidR="2AA3CCF8">
        <w:t xml:space="preserve"> </w:t>
      </w:r>
      <w:r w:rsidR="004765E8">
        <w:t>In Forecasting Fundamentals, Sanders explains that forecasting is the process of making predictions about the future</w:t>
      </w:r>
      <w:r w:rsidR="00755DB8">
        <w:t xml:space="preserve"> </w:t>
      </w:r>
      <w:r w:rsidR="00755DB8">
        <w:fldChar w:fldCharType="begin"/>
      </w:r>
      <w:r w:rsidR="00755DB8">
        <w:instrText xml:space="preserve"> ADDIN ZOTERO_ITEM CSL_CITATION {"citationID":"RItc2WJ0","properties":{"formattedCitation":"[2]","plainCitation":"[2]","noteIndex":0},"citationItems":[{"id":48,"uris":["http://zotero.org/users/14044435/items/9GPVEC69"],"itemData":{"id":48,"type":"webpage","abstract":"We’re on a journey to advance and democratize artificial intelligence through open source and open science.","title":"PatchTSMixer","URL":"https://huggingface.co/docs/transformers/en/model_doc/patchtsmixer","accessed":{"date-parts":[["2024",5,1]]}}}],"schema":"https://github.com/citation-style-language/schema/raw/master/csl-citation.json"} </w:instrText>
      </w:r>
      <w:r w:rsidR="00755DB8">
        <w:fldChar w:fldCharType="separate"/>
      </w:r>
      <w:r w:rsidR="00755DB8" w:rsidRPr="00755DB8">
        <w:rPr>
          <w:rFonts w:ascii="Calibri" w:hAnsi="Calibri" w:cs="Calibri"/>
        </w:rPr>
        <w:t>[2]</w:t>
      </w:r>
      <w:r w:rsidR="00755DB8">
        <w:fldChar w:fldCharType="end"/>
      </w:r>
      <w:r w:rsidR="004765E8">
        <w:t>.</w:t>
      </w:r>
      <w:r w:rsidR="2CF7C975">
        <w:t xml:space="preserve"> It involves predicting future events or trends based on historical data, current information, and statistical methods. The significance of forecasting lies in its ability to guide decision-making processes, enabling organizations and individuals to prepare and strategize effectively for the future.</w:t>
      </w:r>
      <w:r w:rsidR="7B3AA687">
        <w:t xml:space="preserve"> </w:t>
      </w:r>
    </w:p>
    <w:p w14:paraId="6611AB54" w14:textId="5438AB92" w:rsidR="428B64FD" w:rsidRDefault="3D378505" w:rsidP="145C3B5C">
      <w:pPr>
        <w:keepNext/>
        <w:keepLines/>
        <w:jc w:val="both"/>
      </w:pPr>
      <w:r>
        <w:t xml:space="preserve">Forecasting is an essential practice across numerous </w:t>
      </w:r>
      <w:r w:rsidR="79C1B370">
        <w:t>industrie</w:t>
      </w:r>
      <w:r>
        <w:t>s</w:t>
      </w:r>
      <w:r w:rsidR="00400BD5">
        <w:t xml:space="preserve"> sectors</w:t>
      </w:r>
      <w:r>
        <w:t xml:space="preserve">, ranging from economics to meteorology. </w:t>
      </w:r>
      <w:r w:rsidR="01C4CAB8">
        <w:t xml:space="preserve">Chance is central to forecasting in all disciplines and reflects the obvious </w:t>
      </w:r>
      <w:r w:rsidR="11281586">
        <w:t>features</w:t>
      </w:r>
      <w:r w:rsidR="01C4CAB8">
        <w:t xml:space="preserve"> that forecasts can, and often do, differ from outcom</w:t>
      </w:r>
      <w:r w:rsidR="00915062">
        <w:t>es</w:t>
      </w:r>
      <w:r w:rsidR="00AF5BB4">
        <w:t xml:space="preserve"> </w:t>
      </w:r>
      <w:r w:rsidR="00AF5BB4">
        <w:fldChar w:fldCharType="begin"/>
      </w:r>
      <w:r w:rsidR="00AF5BB4">
        <w:instrText xml:space="preserve"> ADDIN ZOTERO_ITEM CSL_CITATION {"citationID":"1wFBr8qf","properties":{"formattedCitation":"[1]","plainCitation":"[1]","noteIndex":0},"citationItems":[{"id":51,"uris":["http://zotero.org/users/14044435/items/KD4TBA4D"],"itemData":{"id":51,"type":"webpage","abstract":"We propose an efficient design of Transformer-based models for multivariate time series forecasting and self-supervised representation learning. It is based on two key components: (i) segmentation of time series into s…","container-title":"ar5iv","language":"en","title":"A Time Series is Worth 64 Words: Long-term Forecasting with Transformers","title-short":"A Time Series is Worth 64 Words","URL":"https://ar5iv.labs.arxiv.org/html/2211.14730","accessed":{"date-parts":[["2024",5,2]]}}}],"schema":"https://github.com/citation-style-language/schema/raw/master/csl-citation.json"} </w:instrText>
      </w:r>
      <w:r w:rsidR="00AF5BB4">
        <w:fldChar w:fldCharType="separate"/>
      </w:r>
      <w:r w:rsidR="00AF5BB4" w:rsidRPr="00AF5BB4">
        <w:rPr>
          <w:rFonts w:ascii="Calibri" w:hAnsi="Calibri" w:cs="Calibri"/>
        </w:rPr>
        <w:t>[1]</w:t>
      </w:r>
      <w:r w:rsidR="00AF5BB4">
        <w:fldChar w:fldCharType="end"/>
      </w:r>
      <w:r w:rsidR="1F2F8A6B">
        <w:t>.</w:t>
      </w:r>
    </w:p>
    <w:p w14:paraId="7407CD96" w14:textId="51A69C6E" w:rsidR="428B64FD" w:rsidRDefault="102BC454" w:rsidP="6F3C58F2">
      <w:pPr>
        <w:keepNext/>
        <w:keepLines/>
        <w:jc w:val="both"/>
        <w:rPr>
          <w:highlight w:val="yellow"/>
        </w:rPr>
      </w:pPr>
      <w:r>
        <w:t>The challenge is in being accurate.</w:t>
      </w:r>
      <w:r w:rsidR="7C69AFF3">
        <w:t xml:space="preserve"> It has been shown that following a process that has been well established will help ensure forecasts with better </w:t>
      </w:r>
      <w:r w:rsidR="6D9CD728">
        <w:t>accuracy</w:t>
      </w:r>
      <w:r w:rsidR="00ED7061">
        <w:t xml:space="preserve"> </w:t>
      </w:r>
      <w:r w:rsidR="00D014BE">
        <w:fldChar w:fldCharType="begin"/>
      </w:r>
      <w:r w:rsidR="00D014BE">
        <w:instrText xml:space="preserve"> ADDIN ZOTERO_ITEM CSL_CITATION {"citationID":"y0xcHSiW","properties":{"formattedCitation":"[2]","plainCitation":"[2]","noteIndex":0},"citationItems":[{"id":48,"uris":["http://zotero.org/users/14044435/items/9GPVEC69"],"itemData":{"id":48,"type":"webpage","abstract":"We’re on a journey to advance and democratize artificial intelligence through open source and open science.","title":"PatchTSMixer","URL":"https://huggingface.co/docs/transformers/en/model_doc/patchtsmixer","accessed":{"date-parts":[["2024",5,1]]}}}],"schema":"https://github.com/citation-style-language/schema/raw/master/csl-citation.json"} </w:instrText>
      </w:r>
      <w:r w:rsidR="00D014BE">
        <w:fldChar w:fldCharType="separate"/>
      </w:r>
      <w:r w:rsidR="00D014BE" w:rsidRPr="00D014BE">
        <w:rPr>
          <w:rFonts w:ascii="Calibri" w:hAnsi="Calibri" w:cs="Calibri"/>
        </w:rPr>
        <w:t>[2]</w:t>
      </w:r>
      <w:r w:rsidR="00D014BE">
        <w:fldChar w:fldCharType="end"/>
      </w:r>
      <w:r w:rsidR="1C77DB26">
        <w:t>. Traditional</w:t>
      </w:r>
      <w:r w:rsidR="2CF7C975">
        <w:t xml:space="preserve"> forecasting methods are grounded in statistical techniques and historical data analysis. These methods include time series analysis, causal models, and qualitative techniques like expert judgment or market research. T</w:t>
      </w:r>
      <w:r w:rsidR="0C808C9D">
        <w:t xml:space="preserve">he forecaster’s job is difficult </w:t>
      </w:r>
      <w:r w:rsidR="542B9606">
        <w:t>enough but</w:t>
      </w:r>
      <w:r w:rsidR="39F32EA3">
        <w:t xml:space="preserve"> is made all the harder by data being revised, so that we may only learn the corre</w:t>
      </w:r>
      <w:r w:rsidR="0E320CE5">
        <w:t>c</w:t>
      </w:r>
      <w:r w:rsidR="39F32EA3">
        <w:t>t values of today’s key macroeconomic variables at the time: a bad starting point will usually worsen the forecast accuracy</w:t>
      </w:r>
      <w:r w:rsidR="00AF5BB4">
        <w:t xml:space="preserve"> </w:t>
      </w:r>
      <w:r w:rsidR="00AF5BB4">
        <w:fldChar w:fldCharType="begin"/>
      </w:r>
      <w:r w:rsidR="00AF5BB4">
        <w:instrText xml:space="preserve"> ADDIN ZOTERO_ITEM CSL_CITATION {"citationID":"Qk8eRiiS","properties":{"formattedCitation":"[1]","plainCitation":"[1]","noteIndex":0},"citationItems":[{"id":51,"uris":["http://zotero.org/users/14044435/items/KD4TBA4D"],"itemData":{"id":51,"type":"webpage","abstract":"We propose an efficient design of Transformer-based models for multivariate time series forecasting and self-supervised representation learning. It is based on two key components: (i) segmentation of time series into s…","container-title":"ar5iv","language":"en","title":"A Time Series is Worth 64 Words: Long-term Forecasting with Transformers","title-short":"A Time Series is Worth 64 Words","URL":"https://ar5iv.labs.arxiv.org/html/2211.14730","accessed":{"date-parts":[["2024",5,2]]}}}],"schema":"https://github.com/citation-style-language/schema/raw/master/csl-citation.json"} </w:instrText>
      </w:r>
      <w:r w:rsidR="00AF5BB4">
        <w:fldChar w:fldCharType="separate"/>
      </w:r>
      <w:r w:rsidR="00AF5BB4" w:rsidRPr="00AF5BB4">
        <w:rPr>
          <w:rFonts w:ascii="Calibri" w:hAnsi="Calibri" w:cs="Calibri"/>
        </w:rPr>
        <w:t>[1]</w:t>
      </w:r>
      <w:r w:rsidR="00AF5BB4">
        <w:fldChar w:fldCharType="end"/>
      </w:r>
      <w:r w:rsidR="27298058">
        <w:t>.</w:t>
      </w:r>
    </w:p>
    <w:p w14:paraId="0297A5E4" w14:textId="04DF36E5" w:rsidR="428B64FD" w:rsidRDefault="2CF7C975" w:rsidP="6F25AED0">
      <w:pPr>
        <w:pStyle w:val="Heading3"/>
      </w:pPr>
      <w:bookmarkStart w:id="11" w:name="_Toc165318569"/>
      <w:r>
        <w:t xml:space="preserve">Limitations of </w:t>
      </w:r>
      <w:r w:rsidR="38C2739E">
        <w:t>t</w:t>
      </w:r>
      <w:r>
        <w:t xml:space="preserve">raditional </w:t>
      </w:r>
      <w:r w:rsidR="0AD6305E">
        <w:t>f</w:t>
      </w:r>
      <w:r>
        <w:t xml:space="preserve">orecasting </w:t>
      </w:r>
      <w:r w:rsidR="323282B5">
        <w:t>m</w:t>
      </w:r>
      <w:r>
        <w:t>ethods</w:t>
      </w:r>
      <w:bookmarkEnd w:id="11"/>
    </w:p>
    <w:p w14:paraId="2AB22332" w14:textId="46BD63E4" w:rsidR="428B64FD" w:rsidRDefault="1CA37D52" w:rsidP="6F25AED0">
      <w:pPr>
        <w:jc w:val="both"/>
      </w:pPr>
      <w:r>
        <w:t xml:space="preserve">Despite their widespread use, traditional forecasting methods have inherent limitations. A primary constraint is their reliance on historical data. </w:t>
      </w:r>
      <w:r w:rsidR="16695380">
        <w:t>These methods often assume that past patterns will continue, which may not always hold, especially in rapidly changing environments.</w:t>
      </w:r>
      <w:r w:rsidR="042D8613">
        <w:t xml:space="preserve"> </w:t>
      </w:r>
      <w:r w:rsidR="74458641">
        <w:t xml:space="preserve">The </w:t>
      </w:r>
      <w:commentRangeStart w:id="12"/>
      <w:commentRangeStart w:id="13"/>
      <w:proofErr w:type="spellStart"/>
      <w:r w:rsidR="16DD7603">
        <w:t>FasterCapital</w:t>
      </w:r>
      <w:commentRangeEnd w:id="12"/>
      <w:proofErr w:type="spellEnd"/>
      <w:r w:rsidR="00DE69DC">
        <w:rPr>
          <w:rStyle w:val="CommentReference"/>
        </w:rPr>
        <w:commentReference w:id="12"/>
      </w:r>
      <w:commentRangeEnd w:id="13"/>
      <w:r>
        <w:rPr>
          <w:rStyle w:val="CommentReference"/>
        </w:rPr>
        <w:commentReference w:id="13"/>
      </w:r>
      <w:r w:rsidR="51372E2B">
        <w:t xml:space="preserve"> blog </w:t>
      </w:r>
      <w:r w:rsidR="29FD79C8">
        <w:t xml:space="preserve">continues by pointing out the </w:t>
      </w:r>
      <w:r w:rsidR="7301E2D0">
        <w:t xml:space="preserve">flaws with </w:t>
      </w:r>
      <w:r w:rsidR="29FD79C8">
        <w:t xml:space="preserve">various computations of </w:t>
      </w:r>
      <w:r w:rsidR="2AA89176">
        <w:t xml:space="preserve">the </w:t>
      </w:r>
      <w:r w:rsidR="29FD79C8">
        <w:t>moving average</w:t>
      </w:r>
      <w:r w:rsidR="7662E5D8">
        <w:t>, exponential smoothing, and regression analysis</w:t>
      </w:r>
      <w:r w:rsidR="740075DE">
        <w:t>, missing out on the delicate patterns</w:t>
      </w:r>
      <w:r w:rsidR="2DC2D34B">
        <w:t xml:space="preserve"> and assumptions of a linear relationships</w:t>
      </w:r>
      <w:r w:rsidR="00E73D40">
        <w:t xml:space="preserve"> </w:t>
      </w:r>
      <w:r w:rsidR="00E73D40">
        <w:fldChar w:fldCharType="begin"/>
      </w:r>
      <w:r w:rsidR="00D014BE">
        <w:instrText xml:space="preserve"> ADDIN ZOTERO_ITEM CSL_CITATION {"citationID":"y70Jkw6Z","properties":{"formattedCitation":"[3]","plainCitation":"[3]","noteIndex":0},"citationItems":[{"id":17,"uris":["http://zotero.org/users/14044435/items/TB5S9BLE"],"itemData":{"id":17,"type":"webpage","abstract":"In this page you can find various blogs and articles that are related to this topic: Brief Overview Of Traditional Forecasting Methods","container-title":"FasterCapital","language":"en","title":"Brief Overview Of Traditional Forecasting Methods","URL":"https://fastercapital.com/keyword/brief-overview-of-traditional-forecasting-methods.html","accessed":{"date-parts":[["2024",4,29]]}}}],"schema":"https://github.com/citation-style-language/schema/raw/master/csl-citation.json"} </w:instrText>
      </w:r>
      <w:r w:rsidR="00E73D40">
        <w:fldChar w:fldCharType="separate"/>
      </w:r>
      <w:r w:rsidR="00D014BE" w:rsidRPr="00D014BE">
        <w:rPr>
          <w:rFonts w:ascii="Calibri" w:hAnsi="Calibri" w:cs="Calibri"/>
        </w:rPr>
        <w:t>[3]</w:t>
      </w:r>
      <w:r w:rsidR="00E73D40">
        <w:fldChar w:fldCharType="end"/>
      </w:r>
      <w:r w:rsidR="740075DE">
        <w:t>.</w:t>
      </w:r>
      <w:r w:rsidR="1C0C8A02">
        <w:t xml:space="preserve"> </w:t>
      </w:r>
      <w:r w:rsidR="740075DE">
        <w:t xml:space="preserve">  </w:t>
      </w:r>
      <w:r w:rsidR="29FD79C8">
        <w:t xml:space="preserve"> </w:t>
      </w:r>
      <w:r w:rsidR="16DD7603">
        <w:t xml:space="preserve"> </w:t>
      </w:r>
    </w:p>
    <w:p w14:paraId="22641DAB" w14:textId="06A98F4A" w:rsidR="2EF80851" w:rsidRDefault="44618D2C" w:rsidP="6E2121BE">
      <w:pPr>
        <w:jc w:val="both"/>
      </w:pPr>
      <w:r>
        <w:t>These methods may not account adequately for sudden, unforeseen events, such as economic shocks or natural disasters. Such events can drastically alter trends and render predictions based on historical data inaccurate. Market condition</w:t>
      </w:r>
      <w:r w:rsidR="0FC77E13">
        <w:t>s,</w:t>
      </w:r>
      <w:r w:rsidR="7A4DCF94">
        <w:t xml:space="preserve"> </w:t>
      </w:r>
      <w:r>
        <w:t xml:space="preserve">legal </w:t>
      </w:r>
      <w:r w:rsidR="759A64A6">
        <w:t>and/</w:t>
      </w:r>
      <w:r>
        <w:t>or regulation changes</w:t>
      </w:r>
      <w:r w:rsidR="10B974FA">
        <w:t xml:space="preserve"> are also overlooked external factors according to the </w:t>
      </w:r>
      <w:proofErr w:type="spellStart"/>
      <w:r w:rsidR="10B974FA">
        <w:t>FasterCapital</w:t>
      </w:r>
      <w:proofErr w:type="spellEnd"/>
      <w:r w:rsidR="10B974FA">
        <w:t xml:space="preserve"> blog</w:t>
      </w:r>
      <w:r w:rsidR="00FB3520">
        <w:t xml:space="preserve"> </w:t>
      </w:r>
      <w:r w:rsidR="00FB3520">
        <w:fldChar w:fldCharType="begin"/>
      </w:r>
      <w:r w:rsidR="00D014BE">
        <w:instrText xml:space="preserve"> ADDIN ZOTERO_ITEM CSL_CITATION {"citationID":"CBAzVtgO","properties":{"formattedCitation":"[3]","plainCitation":"[3]","noteIndex":0},"citationItems":[{"id":17,"uris":["http://zotero.org/users/14044435/items/TB5S9BLE"],"itemData":{"id":17,"type":"webpage","abstract":"In this page you can find various blogs and articles that are related to this topic: Brief Overview Of Traditional Forecasting Methods","container-title":"FasterCapital","language":"en","title":"Brief Overview Of Traditional Forecasting Methods","URL":"https://fastercapital.com/keyword/brief-overview-of-traditional-forecasting-methods.html","accessed":{"date-parts":[["2024",4,29]]}}}],"schema":"https://github.com/citation-style-language/schema/raw/master/csl-citation.json"} </w:instrText>
      </w:r>
      <w:r w:rsidR="00FB3520">
        <w:fldChar w:fldCharType="separate"/>
      </w:r>
      <w:r w:rsidR="00D014BE" w:rsidRPr="00D014BE">
        <w:rPr>
          <w:rFonts w:ascii="Calibri" w:hAnsi="Calibri" w:cs="Calibri"/>
        </w:rPr>
        <w:t>[3]</w:t>
      </w:r>
      <w:r w:rsidR="00FB3520">
        <w:fldChar w:fldCharType="end"/>
      </w:r>
      <w:r w:rsidR="10B974FA">
        <w:t xml:space="preserve">. </w:t>
      </w:r>
    </w:p>
    <w:p w14:paraId="06D3AE35" w14:textId="698716DE" w:rsidR="1C0D0E11" w:rsidRDefault="1C0D0E11" w:rsidP="5CA1ABD4">
      <w:pPr>
        <w:jc w:val="both"/>
      </w:pPr>
      <w:r>
        <w:t xml:space="preserve">The </w:t>
      </w:r>
      <w:proofErr w:type="spellStart"/>
      <w:r>
        <w:t>FasterCapital</w:t>
      </w:r>
      <w:proofErr w:type="spellEnd"/>
      <w:r>
        <w:t xml:space="preserve"> blog also explains the usage of the Delphi Method which relies on the experts and judgment of panel</w:t>
      </w:r>
      <w:r w:rsidR="7A66A820">
        <w:t xml:space="preserve"> members</w:t>
      </w:r>
      <w:r w:rsidR="00196CD0">
        <w:t xml:space="preserve">. </w:t>
      </w:r>
      <w:r w:rsidR="7A66A820">
        <w:t xml:space="preserve">This type of forecasting is quite subjective.  </w:t>
      </w:r>
    </w:p>
    <w:p w14:paraId="10EF7595" w14:textId="02A1ED26" w:rsidR="261C3047" w:rsidRDefault="261C3047" w:rsidP="5CA1ABD4">
      <w:pPr>
        <w:jc w:val="both"/>
      </w:pPr>
      <w:r>
        <w:t>There is a more complex approach called Activity Drive</w:t>
      </w:r>
      <w:r w:rsidR="3E9FEC79">
        <w:t>r</w:t>
      </w:r>
      <w:r>
        <w:t xml:space="preserve"> Analysis</w:t>
      </w:r>
      <w:r w:rsidR="357BF01A">
        <w:t xml:space="preserve"> (ADA)</w:t>
      </w:r>
      <w:r w:rsidR="00196CD0">
        <w:t xml:space="preserve">. </w:t>
      </w:r>
      <w:r w:rsidR="14806C83">
        <w:t>This approach</w:t>
      </w:r>
      <w:r w:rsidR="075B0F80">
        <w:t xml:space="preserve"> has advantages </w:t>
      </w:r>
      <w:r w:rsidR="00196CD0">
        <w:t>because it explores</w:t>
      </w:r>
      <w:r w:rsidR="075B0F80">
        <w:t xml:space="preserve"> </w:t>
      </w:r>
      <w:r w:rsidR="00196CD0">
        <w:t>the cause</w:t>
      </w:r>
      <w:r w:rsidR="00F362F7">
        <w:t>-and-effect</w:t>
      </w:r>
      <w:r w:rsidR="075B0F80">
        <w:t xml:space="preserve"> relationship within </w:t>
      </w:r>
      <w:r w:rsidR="4805CCE0">
        <w:t xml:space="preserve">primarily </w:t>
      </w:r>
      <w:r w:rsidR="11E72D78">
        <w:t xml:space="preserve">financial </w:t>
      </w:r>
      <w:r w:rsidR="075B0F80">
        <w:t>data</w:t>
      </w:r>
      <w:r w:rsidR="00196CD0">
        <w:t xml:space="preserve">. </w:t>
      </w:r>
      <w:r w:rsidR="075B0F80">
        <w:t xml:space="preserve">However, according to </w:t>
      </w:r>
      <w:proofErr w:type="spellStart"/>
      <w:r w:rsidR="075B0F80">
        <w:t>FasterCapital</w:t>
      </w:r>
      <w:proofErr w:type="spellEnd"/>
      <w:r w:rsidR="075B0F80">
        <w:t xml:space="preserve"> blog</w:t>
      </w:r>
      <w:r>
        <w:t xml:space="preserve">, </w:t>
      </w:r>
      <w:r w:rsidR="4FA44999">
        <w:t xml:space="preserve">ADA </w:t>
      </w:r>
      <w:r>
        <w:t>too has its shortcomings</w:t>
      </w:r>
      <w:r w:rsidR="00EF38DE">
        <w:t xml:space="preserve"> </w:t>
      </w:r>
      <w:r w:rsidR="00EF38DE">
        <w:fldChar w:fldCharType="begin"/>
      </w:r>
      <w:r w:rsidR="00D014BE">
        <w:instrText xml:space="preserve"> ADDIN ZOTERO_ITEM CSL_CITATION {"citationID":"Ap7NSsHz","properties":{"formattedCitation":"[3]","plainCitation":"[3]","noteIndex":0},"citationItems":[{"id":17,"uris":["http://zotero.org/users/14044435/items/TB5S9BLE"],"itemData":{"id":17,"type":"webpage","abstract":"In this page you can find various blogs and articles that are related to this topic: Brief Overview Of Traditional Forecasting Methods","container-title":"FasterCapital","language":"en","title":"Brief Overview Of Traditional Forecasting Methods","URL":"https://fastercapital.com/keyword/brief-overview-of-traditional-forecasting-methods.html","accessed":{"date-parts":[["2024",4,29]]}}}],"schema":"https://github.com/citation-style-language/schema/raw/master/csl-citation.json"} </w:instrText>
      </w:r>
      <w:r w:rsidR="00EF38DE">
        <w:fldChar w:fldCharType="separate"/>
      </w:r>
      <w:r w:rsidR="00D014BE" w:rsidRPr="00D014BE">
        <w:rPr>
          <w:rFonts w:ascii="Calibri" w:hAnsi="Calibri" w:cs="Calibri"/>
        </w:rPr>
        <w:t>[3]</w:t>
      </w:r>
      <w:r w:rsidR="00EF38DE">
        <w:fldChar w:fldCharType="end"/>
      </w:r>
      <w:r>
        <w:t xml:space="preserve">. </w:t>
      </w:r>
      <w:r w:rsidR="5452A1FB">
        <w:t>If data is incomplete or inaccurate, the analysis may not be as accurate</w:t>
      </w:r>
      <w:r w:rsidR="00196CD0">
        <w:t xml:space="preserve">. </w:t>
      </w:r>
      <w:r w:rsidR="5452A1FB">
        <w:t>Moreover, this type of analysis requires a high level of statistical analysi</w:t>
      </w:r>
      <w:r w:rsidR="12F7872D">
        <w:t xml:space="preserve">s. Not every company has the personal resources or software to see this level of analysis through. </w:t>
      </w:r>
    </w:p>
    <w:p w14:paraId="1A6F980F" w14:textId="7872720B" w:rsidR="251F0BA0" w:rsidRDefault="251F0BA0" w:rsidP="5CA1ABD4">
      <w:pPr>
        <w:jc w:val="both"/>
      </w:pPr>
      <w:r>
        <w:lastRenderedPageBreak/>
        <w:t xml:space="preserve">Particularly in newly emerging fields </w:t>
      </w:r>
      <w:r w:rsidR="519891E9">
        <w:t xml:space="preserve">or capital ventured companies </w:t>
      </w:r>
      <w:r>
        <w:t xml:space="preserve">where there is </w:t>
      </w:r>
      <w:r w:rsidR="00EB7EBD">
        <w:t>brief history</w:t>
      </w:r>
      <w:r>
        <w:t>, there is a lack of data</w:t>
      </w:r>
      <w:r w:rsidR="00EB7EBD">
        <w:t xml:space="preserve">. </w:t>
      </w:r>
      <w:r>
        <w:t>Again, most traditional methods require historical data, preferably a significant amou</w:t>
      </w:r>
      <w:r w:rsidR="59B42A04">
        <w:t>nt of data.</w:t>
      </w:r>
      <w:r w:rsidR="2F45652E">
        <w:t xml:space="preserve"> </w:t>
      </w:r>
      <w:r w:rsidR="59B42A04">
        <w:t xml:space="preserve">  </w:t>
      </w:r>
    </w:p>
    <w:p w14:paraId="490C15EB" w14:textId="256FA5A8" w:rsidR="428B64FD" w:rsidRDefault="31C66889" w:rsidP="6F25AED0">
      <w:pPr>
        <w:pStyle w:val="Heading3"/>
      </w:pPr>
      <w:bookmarkStart w:id="14" w:name="_Toc165318570"/>
      <w:r>
        <w:t xml:space="preserve">Introduction to </w:t>
      </w:r>
      <w:r w:rsidR="34D8FA73">
        <w:t>t</w:t>
      </w:r>
      <w:r>
        <w:t xml:space="preserve">ime </w:t>
      </w:r>
      <w:r w:rsidR="5A222BA6">
        <w:t>s</w:t>
      </w:r>
      <w:r>
        <w:t xml:space="preserve">eries </w:t>
      </w:r>
      <w:r w:rsidR="5A222BA6">
        <w:t>a</w:t>
      </w:r>
      <w:r>
        <w:t>nalysis</w:t>
      </w:r>
      <w:bookmarkEnd w:id="14"/>
    </w:p>
    <w:p w14:paraId="3E183328" w14:textId="315EC586" w:rsidR="428B64FD" w:rsidRDefault="31C66889" w:rsidP="6F25AED0">
      <w:pPr>
        <w:jc w:val="both"/>
      </w:pPr>
      <w:r>
        <w:t>Time series analysis is a cornerstone of traditional forecasting methods. It involves analyzing a series of data points, typically measured at successive points in time, to identify patterns and predict future values. Time series data is ubiquitous, found in daily stock market prices, monthly sales figures, yearly climate data, and more.</w:t>
      </w:r>
    </w:p>
    <w:p w14:paraId="7318DF3E" w14:textId="28FA42A7" w:rsidR="428B64FD" w:rsidRDefault="31C66889" w:rsidP="6F25AED0">
      <w:pPr>
        <w:jc w:val="both"/>
      </w:pPr>
      <w:r>
        <w:t>There are two main types of time series: univariate and multivariate. A univariate time series involves a single data sequence, such as daily temperatures or monthly sales of a product. In contrast, a multivariate time series consists of multiple data sequences that are often interrelated, such as the various economic indicators that impact stock market performance.</w:t>
      </w:r>
    </w:p>
    <w:p w14:paraId="4A14064F" w14:textId="3EF22881" w:rsidR="428B64FD" w:rsidRDefault="31C66889" w:rsidP="7789C887">
      <w:pPr>
        <w:jc w:val="both"/>
      </w:pPr>
      <w:r>
        <w:t xml:space="preserve">The analysis of time series is vital because it allows for the understanding and forecasting of temporal patterns and trends. It involves methods like moving averages, exponential smoothing, and </w:t>
      </w:r>
      <w:r w:rsidR="27FD8B40">
        <w:t>Auto Regressive Integrated Moving Average (</w:t>
      </w:r>
      <w:commentRangeStart w:id="15"/>
      <w:r>
        <w:t>ARIMA</w:t>
      </w:r>
      <w:r w:rsidR="142B6D0C">
        <w:t>)</w:t>
      </w:r>
      <w:r>
        <w:t xml:space="preserve"> </w:t>
      </w:r>
      <w:commentRangeEnd w:id="15"/>
      <w:r>
        <w:rPr>
          <w:rStyle w:val="CommentReference"/>
        </w:rPr>
        <w:commentReference w:id="15"/>
      </w:r>
      <w:r>
        <w:t>models. These techniques help in smoothing out short-term fluctuations and highlighting longer-term trends or cycles</w:t>
      </w:r>
      <w:r w:rsidR="3637F2E1">
        <w:t xml:space="preserve"> that are often observed in volatile data sources</w:t>
      </w:r>
      <w:r>
        <w:t>.</w:t>
      </w:r>
    </w:p>
    <w:p w14:paraId="4F695DE5" w14:textId="2E479F9D" w:rsidR="428B64FD" w:rsidRDefault="31C66889" w:rsidP="6F25AED0">
      <w:pPr>
        <w:jc w:val="both"/>
      </w:pPr>
      <w:r>
        <w:t xml:space="preserve">In univariate analysis, the focus is on understanding and forecasting based on the single observed series. This type of analysis is prevalent in situations where the interest lies in predicting </w:t>
      </w:r>
      <w:r w:rsidR="000006BB">
        <w:t xml:space="preserve">the </w:t>
      </w:r>
      <w:r>
        <w:t>future values of a specific variable based on its past values.</w:t>
      </w:r>
    </w:p>
    <w:p w14:paraId="439C5BE8" w14:textId="41BB33B4" w:rsidR="428B64FD" w:rsidRDefault="31C66889" w:rsidP="6F25AED0">
      <w:pPr>
        <w:jc w:val="both"/>
      </w:pPr>
      <w:r>
        <w:t>Multivariate time series analysis, however, deals with understanding and forecasting based on the interrelationships among multiple variables. It is more complex but provides a more comprehensive view, essential in scenarios where variables influence each other. For instance, in financial markets, stock prices might be influenced by various factors like interest rates, inflation, and GDP growth.</w:t>
      </w:r>
    </w:p>
    <w:p w14:paraId="3AACA45E" w14:textId="163B8D14" w:rsidR="428B64FD" w:rsidRDefault="5747E225" w:rsidP="6F25AED0">
      <w:pPr>
        <w:pStyle w:val="Heading3"/>
      </w:pPr>
      <w:bookmarkStart w:id="16" w:name="_Toc165318571"/>
      <w:r>
        <w:t xml:space="preserve">Evolution of </w:t>
      </w:r>
      <w:r w:rsidR="41A6273B">
        <w:t>machine learning</w:t>
      </w:r>
      <w:commentRangeStart w:id="17"/>
      <w:r>
        <w:t xml:space="preserve"> </w:t>
      </w:r>
      <w:commentRangeEnd w:id="17"/>
      <w:r>
        <w:rPr>
          <w:rStyle w:val="CommentReference"/>
        </w:rPr>
        <w:commentReference w:id="17"/>
      </w:r>
      <w:r>
        <w:t xml:space="preserve">in </w:t>
      </w:r>
      <w:r w:rsidR="113ADCCA">
        <w:t>f</w:t>
      </w:r>
      <w:r>
        <w:t>orecasting</w:t>
      </w:r>
      <w:bookmarkEnd w:id="16"/>
    </w:p>
    <w:p w14:paraId="610BD44F" w14:textId="497EE5D0" w:rsidR="428B64FD" w:rsidRDefault="5747E225" w:rsidP="6F25AED0">
      <w:pPr>
        <w:jc w:val="both"/>
      </w:pPr>
      <w:r>
        <w:t>The landscape of forecasting has been revolutionized by Artificial Intelligence (AI)</w:t>
      </w:r>
      <w:r w:rsidR="3019E59F">
        <w:t xml:space="preserve"> and Machine Learning (ML)</w:t>
      </w:r>
      <w:r>
        <w:t xml:space="preserve">. </w:t>
      </w:r>
      <w:r w:rsidR="75565D0C">
        <w:t>ML</w:t>
      </w:r>
      <w:r>
        <w:t xml:space="preserve">'s introduction marked a paradigm shift from traditional statistical methods to more dynamic and adaptable approaches. Early </w:t>
      </w:r>
      <w:r w:rsidR="0EEE93A7">
        <w:t xml:space="preserve">ML </w:t>
      </w:r>
      <w:r>
        <w:t xml:space="preserve">applications in forecasting were rudimentary, primarily focusing on pattern recognition in datasets. However, as </w:t>
      </w:r>
      <w:r w:rsidR="7C1DA9E1">
        <w:t>ML</w:t>
      </w:r>
      <w:r>
        <w:t xml:space="preserve"> technology advanced, its capabilities expanded, allowing for the analysis of complex and large datasets with greater accuracy and speed.</w:t>
      </w:r>
    </w:p>
    <w:p w14:paraId="57108B29" w14:textId="215D4310" w:rsidR="428B64FD" w:rsidRDefault="71DBFF72" w:rsidP="6F25AED0">
      <w:pPr>
        <w:jc w:val="both"/>
      </w:pPr>
      <w:r>
        <w:t>ML algorithms</w:t>
      </w:r>
      <w:r w:rsidR="5747E225">
        <w:t xml:space="preserve"> can identify non-linear patterns and relationships within data that traditional methods might overlook. These models learn from the data, continuously improving their accuracy with more input. This adaptive nature of </w:t>
      </w:r>
      <w:r w:rsidR="64513B2B">
        <w:t xml:space="preserve">ML </w:t>
      </w:r>
      <w:r w:rsidR="5747E225">
        <w:t>makes it highly effective in environments where data patterns and relationships are complex and continually evolving.</w:t>
      </w:r>
    </w:p>
    <w:p w14:paraId="4810B67C" w14:textId="5D4DE0A8" w:rsidR="428B64FD" w:rsidRDefault="0D4CFD1A" w:rsidP="6F25AED0">
      <w:pPr>
        <w:pStyle w:val="Heading3"/>
      </w:pPr>
      <w:bookmarkStart w:id="18" w:name="_Toc165318572"/>
      <w:r>
        <w:t xml:space="preserve">Generative AI and </w:t>
      </w:r>
      <w:r w:rsidR="3BBB84B6">
        <w:t>i</w:t>
      </w:r>
      <w:r>
        <w:t xml:space="preserve">ts </w:t>
      </w:r>
      <w:r w:rsidR="50F56F4F">
        <w:t>r</w:t>
      </w:r>
      <w:r>
        <w:t xml:space="preserve">ole in </w:t>
      </w:r>
      <w:r w:rsidR="0B2292F1">
        <w:t>f</w:t>
      </w:r>
      <w:r>
        <w:t>orecasting</w:t>
      </w:r>
      <w:bookmarkEnd w:id="18"/>
    </w:p>
    <w:p w14:paraId="4BB7E87D" w14:textId="6C5D53B3" w:rsidR="428B64FD" w:rsidRDefault="0D4CFD1A" w:rsidP="6F25AED0">
      <w:pPr>
        <w:jc w:val="both"/>
      </w:pPr>
      <w:r>
        <w:t xml:space="preserve">Generative AI, a subset of artificial intelligence, has emerged as a powerful tool in forecasting. Unlike traditional AI models that primarily focus on analyzing and classifying data, Generative AI specializes in creating new, synthetic data samples. </w:t>
      </w:r>
      <w:r w:rsidR="4BF1E24B">
        <w:t>These models, such as Generative Adversarial Networks (GANs), learn to generate statistically similar data, enabling them to predict future outcomes by extrapolating from existing patterns.</w:t>
      </w:r>
    </w:p>
    <w:p w14:paraId="1F877C88" w14:textId="52CDD11C" w:rsidR="428B64FD" w:rsidRDefault="0D4CFD1A" w:rsidP="6F25AED0">
      <w:pPr>
        <w:jc w:val="both"/>
      </w:pPr>
      <w:r>
        <w:t xml:space="preserve">In forecasting, Generative AI's ability to simulate potential future scenarios and outcomes is invaluable. It can, for instance, generate simulated financial market scenarios based on historical data, allowing analysts to assess potential future market movements under different conditions. This capability is not just limited to financial forecasting but extends to other </w:t>
      </w:r>
      <w:r w:rsidR="00251B5D">
        <w:t>areas,</w:t>
      </w:r>
      <w:r>
        <w:t xml:space="preserve"> like energy demand prediction and weather forecasting, where understanding a range of possible future scenarios is crucial.</w:t>
      </w:r>
    </w:p>
    <w:p w14:paraId="76AC13C7" w14:textId="3E1AB31C" w:rsidR="428B64FD" w:rsidRDefault="0D4CFD1A" w:rsidP="6F25AED0">
      <w:pPr>
        <w:pStyle w:val="Heading3"/>
      </w:pPr>
      <w:bookmarkStart w:id="19" w:name="_Toc165318573"/>
      <w:r>
        <w:lastRenderedPageBreak/>
        <w:t xml:space="preserve">Detailed </w:t>
      </w:r>
      <w:r w:rsidR="071313CA">
        <w:t>e</w:t>
      </w:r>
      <w:r>
        <w:t xml:space="preserve">xplanation of </w:t>
      </w:r>
      <w:r w:rsidR="6188087A">
        <w:t>m</w:t>
      </w:r>
      <w:r>
        <w:t xml:space="preserve">ultivariate </w:t>
      </w:r>
      <w:r w:rsidR="76B2386D">
        <w:t>t</w:t>
      </w:r>
      <w:r>
        <w:t xml:space="preserve">ime </w:t>
      </w:r>
      <w:r w:rsidR="6B8AD125">
        <w:t>s</w:t>
      </w:r>
      <w:r>
        <w:t>eries</w:t>
      </w:r>
      <w:bookmarkEnd w:id="19"/>
    </w:p>
    <w:p w14:paraId="7C8526C8" w14:textId="5ED48761" w:rsidR="428B64FD" w:rsidRDefault="7012810C" w:rsidP="6F25AED0">
      <w:pPr>
        <w:jc w:val="both"/>
      </w:pPr>
      <w:r>
        <w:t xml:space="preserve">Multivariate time series analysis is an advanced area of forecasting that deals with multiple interrelated variables over time. Unlike univariate time series, which analyzes a single variable, multivariate analysis considers the dynamics and interactions between several variables. </w:t>
      </w:r>
      <w:r w:rsidR="617D384B">
        <w:t xml:space="preserve">According to Analytics Vidhya, </w:t>
      </w:r>
      <w:r w:rsidR="20AD86A9">
        <w:t>each variable depends not only on its past values but also has some dependency on other variables</w:t>
      </w:r>
      <w:r w:rsidR="00D44F68">
        <w:t xml:space="preserve"> </w:t>
      </w:r>
      <w:r w:rsidR="00D44F68">
        <w:fldChar w:fldCharType="begin"/>
      </w:r>
      <w:r w:rsidR="00D014BE">
        <w:instrText xml:space="preserve"> ADDIN ZOTERO_ITEM CSL_CITATION {"citationID":"bcq7Phap","properties":{"formattedCitation":"[4]","plainCitation":"[4]","noteIndex":0},"citationItems":[{"id":21,"uris":["http://zotero.org/users/14044435/items/FW73JDD6"],"itemData":{"id":21,"type":"post-weblog","abstract":"Learn how to use multivariate time series analysis for forecasting and modeling data. Understand trend analysis, anomaly detection, and more.","container-title":"Analytics Vidhya","language":"en","title":"Multivariate Time Series Analysis With Python for Forecasting and Modeling (Updated 2024)","URL":"https://www.analyticsvidhya.com/blog/2018/09/multivariate-time-series-guide-forecasting-modeling-python-codes/","author":[{"family":"Singh","given":"Aishwarya"}],"accessed":{"date-parts":[["2024",4,29]]},"issued":{"date-parts":[["2018",9,27]]}}}],"schema":"https://github.com/citation-style-language/schema/raw/master/csl-citation.json"} </w:instrText>
      </w:r>
      <w:r w:rsidR="00D44F68">
        <w:fldChar w:fldCharType="separate"/>
      </w:r>
      <w:r w:rsidR="00D014BE" w:rsidRPr="00D014BE">
        <w:rPr>
          <w:rFonts w:ascii="Calibri" w:hAnsi="Calibri" w:cs="Calibri"/>
        </w:rPr>
        <w:t>[4]</w:t>
      </w:r>
      <w:r w:rsidR="00D44F68">
        <w:fldChar w:fldCharType="end"/>
      </w:r>
      <w:r w:rsidR="20AD86A9">
        <w:t xml:space="preserve">. </w:t>
      </w:r>
      <w:r>
        <w:t>This approach is crucial for understanding complex systems where multiple factors influence the outcome.</w:t>
      </w:r>
    </w:p>
    <w:p w14:paraId="59A5FAB5" w14:textId="179CF95D" w:rsidR="428B64FD" w:rsidRDefault="7012810C" w:rsidP="6F25AED0">
      <w:pPr>
        <w:jc w:val="both"/>
      </w:pPr>
      <w:r>
        <w:t>For instance, in financial forecasting, variables such as stock prices, interest rates, inflation rates, and economic indicators are interdependent, and their collective analysis provides a more accurate prediction than considering them in isolation. Similarly, in weather forecasting, variables like temperature, humidity, pressure, and wind speed interact with each other, and their joint analysis is necessary for accurate predictions.</w:t>
      </w:r>
      <w:r w:rsidR="6D7DF1DD">
        <w:t xml:space="preserve"> </w:t>
      </w:r>
      <w:r w:rsidR="1EE30728">
        <w:t xml:space="preserve">Even the federal government is </w:t>
      </w:r>
      <w:r w:rsidR="0CAB43B6">
        <w:t>exploring this new technology. The Defense Department is integrating multiple generative AI models into its series of global exercises that are intended to test out capabilities that coul</w:t>
      </w:r>
      <w:r w:rsidR="69C48275">
        <w:t xml:space="preserve">d support the U.S. military’s Joint All-Domain Command and Control warfighting construct, according to a senior official, as reported by </w:t>
      </w:r>
      <w:r w:rsidR="5DFFB9F1">
        <w:t>Jon Harper in the July 2023 episode of the Defense</w:t>
      </w:r>
      <w:r w:rsidR="00D0323E">
        <w:t xml:space="preserve"> </w:t>
      </w:r>
      <w:r w:rsidR="5DFFB9F1">
        <w:t xml:space="preserve">Scoop </w:t>
      </w:r>
      <w:r w:rsidR="006C2006">
        <w:fldChar w:fldCharType="begin"/>
      </w:r>
      <w:r w:rsidR="00D014BE">
        <w:instrText xml:space="preserve"> ADDIN ZOTERO_ITEM CSL_CITATION {"citationID":"rm8EtzhW","properties":{"formattedCitation":"[5]","plainCitation":"[5]","noteIndex":0},"citationItems":[{"id":20,"uris":["http://zotero.org/users/14044435/items/287D6U7S"],"itemData":{"id":20,"type":"post-weblog","abstract":"The Defense Department is integrating multiple generative AI models into its Global Information Dominance Experiments, also known as GIDE.","container-title":"DefenseScoop","language":"en-US","title":"Pentagon testing generative AI in ‘global information dominance’ experiments","URL":"https://defensescoop.com/2023/07/14/pentagon-testing-generative-ai-in-global-information-dominance-experiments/","author":[{"family":"Harper","given":"Jon"}],"accessed":{"date-parts":[["2024",4,29]]},"issued":{"date-parts":[["2023",7,14]]}}}],"schema":"https://github.com/citation-style-language/schema/raw/master/csl-citation.json"} </w:instrText>
      </w:r>
      <w:r w:rsidR="006C2006">
        <w:fldChar w:fldCharType="separate"/>
      </w:r>
      <w:r w:rsidR="00D014BE" w:rsidRPr="00D014BE">
        <w:rPr>
          <w:rFonts w:ascii="Calibri" w:hAnsi="Calibri" w:cs="Calibri"/>
        </w:rPr>
        <w:t>[5]</w:t>
      </w:r>
      <w:r w:rsidR="006C2006">
        <w:fldChar w:fldCharType="end"/>
      </w:r>
      <w:r w:rsidR="163E08BF">
        <w:t>.</w:t>
      </w:r>
      <w:r w:rsidR="5DFFB9F1">
        <w:t xml:space="preserve"> </w:t>
      </w:r>
    </w:p>
    <w:p w14:paraId="38E15323" w14:textId="52169A38" w:rsidR="428B64FD" w:rsidRDefault="42DFCB06" w:rsidP="6F25AED0">
      <w:pPr>
        <w:pStyle w:val="Heading3"/>
      </w:pPr>
      <w:bookmarkStart w:id="20" w:name="_Toc165318574"/>
      <w:r>
        <w:t xml:space="preserve">Advanced </w:t>
      </w:r>
      <w:r w:rsidR="2FE990FD">
        <w:t>f</w:t>
      </w:r>
      <w:r>
        <w:t xml:space="preserve">orecasting </w:t>
      </w:r>
      <w:r w:rsidR="7C757AA3">
        <w:t>t</w:t>
      </w:r>
      <w:r>
        <w:t>echniques</w:t>
      </w:r>
      <w:bookmarkEnd w:id="20"/>
    </w:p>
    <w:p w14:paraId="64A65D71" w14:textId="55846A63" w:rsidR="428B64FD" w:rsidRDefault="0A7E92FD" w:rsidP="6F25AED0">
      <w:pPr>
        <w:jc w:val="both"/>
      </w:pPr>
      <w:r>
        <w:t>Machine learning models like Random Forests and Neural Networks, which can process and analyze large datasets with complex relationships, can capture non-linear interactions between variables, which is a limitation of traditional statistical methods. In addition, deep learning techniques, especially Recurrent Neural Networks (RNNs) and Long Short-Term Memory networks (LSTMs), have been instrumental in predicting time series data. These models are adept at handling sequences of data, making them ideal for forecasting tasks where past data points significantly influence future ones. Although each of these categories ha</w:t>
      </w:r>
      <w:r w:rsidR="000006BB">
        <w:t>s</w:t>
      </w:r>
      <w:r>
        <w:t xml:space="preserve"> </w:t>
      </w:r>
      <w:r w:rsidR="000006BB">
        <w:t>its</w:t>
      </w:r>
      <w:r>
        <w:t xml:space="preserve"> pros and cons, the advent of advanced forecasting techniques, </w:t>
      </w:r>
      <w:r w:rsidR="000006BB">
        <w:t xml:space="preserve">and </w:t>
      </w:r>
      <w:r>
        <w:t xml:space="preserve">leveraging generative models addressed some of the main </w:t>
      </w:r>
      <w:r w:rsidR="00AE6E5D">
        <w:t>issues,</w:t>
      </w:r>
      <w:r w:rsidR="25D24672">
        <w:t xml:space="preserve"> </w:t>
      </w:r>
      <w:r>
        <w:t>such as dependency on enormous dataset</w:t>
      </w:r>
      <w:r w:rsidR="000006BB">
        <w:t>s</w:t>
      </w:r>
      <w:r>
        <w:t xml:space="preserve">. A comprehensive literature review is presented in section 1.3 to better elaborate </w:t>
      </w:r>
      <w:r w:rsidR="000006BB">
        <w:t xml:space="preserve">on </w:t>
      </w:r>
      <w:r>
        <w:t>the effectiveness of these methods.</w:t>
      </w:r>
    </w:p>
    <w:p w14:paraId="6006F80E" w14:textId="7D1F0AAB" w:rsidR="428B64FD" w:rsidRDefault="534D00A1" w:rsidP="6F25AED0">
      <w:pPr>
        <w:pStyle w:val="Heading3"/>
      </w:pPr>
      <w:bookmarkStart w:id="21" w:name="_Toc165318575"/>
      <w:r>
        <w:t xml:space="preserve">Practical </w:t>
      </w:r>
      <w:r w:rsidR="7CA1DC03">
        <w:t>a</w:t>
      </w:r>
      <w:r>
        <w:t xml:space="preserve">pplications in </w:t>
      </w:r>
      <w:r w:rsidR="723E21B4">
        <w:t>v</w:t>
      </w:r>
      <w:r>
        <w:t xml:space="preserve">arious </w:t>
      </w:r>
      <w:r w:rsidR="62B903A4">
        <w:t>i</w:t>
      </w:r>
      <w:r>
        <w:t>ndustries</w:t>
      </w:r>
      <w:bookmarkEnd w:id="21"/>
    </w:p>
    <w:p w14:paraId="31ADF6FF" w14:textId="708ECDDC" w:rsidR="00CE64D1" w:rsidRDefault="534D00A1" w:rsidP="6F25AED0">
      <w:pPr>
        <w:jc w:val="both"/>
      </w:pPr>
      <w:r>
        <w:t xml:space="preserve">The application of advanced forecasting methods spans across various industries, showcasing their versatility and impact. In the financial sector, multivariate time series forecasting plays a crucial role in predicting stock market trends </w:t>
      </w:r>
      <w:r w:rsidR="000006BB">
        <w:t xml:space="preserve">and </w:t>
      </w:r>
      <w:r>
        <w:t xml:space="preserve">aiding investors and policymakers in making informed decisions. </w:t>
      </w:r>
      <w:r w:rsidR="00CE64D1">
        <w:t>Advanced algorithms can evaluate multiple factors at the same time, such as firm performance indicators and economic forecasts, resulting in more accurate market predictions than earlier models.</w:t>
      </w:r>
    </w:p>
    <w:p w14:paraId="75B5C1BE" w14:textId="45320C42" w:rsidR="428B64FD" w:rsidRDefault="534D00A1" w:rsidP="6F25AED0">
      <w:pPr>
        <w:jc w:val="both"/>
      </w:pPr>
      <w:r>
        <w:t xml:space="preserve">In meteorology, these forecasting techniques are instrumental in predicting weather patterns and climate changes. </w:t>
      </w:r>
      <w:r w:rsidR="009B61B7">
        <w:t>For example, the WRF-Fire model predicts wildfire spread using real-time topographic, meteorological, and satellite data, improving the efficiency of evacuation plans and resource allocation.</w:t>
      </w:r>
      <w:r>
        <w:t xml:space="preserve"> By analyzing data from multiple sources, such as satellite imagery and atmospheric data, meteorologists can provide more precise weather forecasts, which are vital for agriculture, disaster management, and daily life.</w:t>
      </w:r>
      <w:r w:rsidR="6552FA72">
        <w:t xml:space="preserve"> </w:t>
      </w:r>
      <w:r w:rsidR="0898CEDB">
        <w:t>Since the late 1990’s, a multi-agency Weather Research and Forecasting (WRF</w:t>
      </w:r>
      <w:r w:rsidR="2CBA6127">
        <w:t>)</w:t>
      </w:r>
      <w:r w:rsidR="0898CEDB">
        <w:t xml:space="preserve"> has been</w:t>
      </w:r>
      <w:r w:rsidR="7B784A3B">
        <w:t xml:space="preserve"> dedicated to the science of weather forecasting. </w:t>
      </w:r>
      <w:r w:rsidR="6552FA72">
        <w:t xml:space="preserve">Traditional models look at historical events. However, </w:t>
      </w:r>
      <w:r w:rsidR="6FA746FB">
        <w:t>historical events are not always repeated. As noted in AMS Journals</w:t>
      </w:r>
      <w:r w:rsidR="39C80ABB">
        <w:t>, historical trends are not always a good indicator of future performance</w:t>
      </w:r>
      <w:r w:rsidR="07CF0870">
        <w:t xml:space="preserve"> </w:t>
      </w:r>
      <w:r w:rsidR="002658EA">
        <w:fldChar w:fldCharType="begin"/>
      </w:r>
      <w:r w:rsidR="00D014BE">
        <w:instrText xml:space="preserve"> ADDIN ZOTERO_ITEM CSL_CITATION {"citationID":"lWSmd9zg","properties":{"formattedCitation":"[6]","plainCitation":"[6]","noteIndex":0},"citationItems":[{"id":7,"uris":["http://zotero.org/users/14044435/items/6GVBNLGU"],"itemData":{"id":7,"type":"article-journal","abstract":"A wildland fire-behavior module, named WRF-Fire, was integrated into the Weather Research and Forecasting (WRF) public domain numerical weather prediction model. The fire module is a surface fire-behavior model that is two-way coupled with the atmospheric model. Near-surface winds from the atmospheric model are interpolated to a finer fire grid and are used, with fuel properties and local terrain gradients, to determine the fire’s spread rate and direction. Fuel consumption releases sensible and latent heat fluxes into the atmospheric model’s lowest layers, driving boundary layer circulations. The atmospheric model, configured in turbulence-resolving large-eddy-simulation mode, was used to explore the sensitivity of simulated fire characteristics such as perimeter shape, fire intensity, and spread rate to external factors known to influence fires, such as fuel characteristics and wind speed, and to explain how these external parameters affect the overall fire properties. Through the use of theoretical environmental vertical profiles, a suite of experiments using conditions typical of the daytime convective boundary layer was conducted in which these external parameters were varied around a control experiment. Results showed that simulated fires evolved into the expected bowed shape because of fire–atmosphere feedbacks that control airflow in and near fires. The coupled model reproduced expected differences in fire shapes and heading-region fire intensity among grass, shrub, and forest-litter fuel types; reproduced the expected narrow, rapid spread in higher wind speeds; and reproduced the moderate inhibition of fire spread in higher fuel moistures. The effects of fuel load were more complex: higher fuel loads increased the heat flux and fire-plume strength and thus the inferred fire effects but had limited impact on spread rate.","container-title":"Journal of Applied Meteorology and Climatology","DOI":"10.1175/JAMC-D-12-023.1","ISSN":"1558-8424","issue":"1","language":"eng","page":"16–38","source":"wrlc-gm.primo.exlibrisgroup.com","title":"WRF-Fire: Coupled Weather–Wildland Fire Modeling with the Weather Research and Forecasting Model","title-short":"WRF-Fire","volume":"52","author":[{"family":"Coen","given":"Janice L."},{"family":"Cameron","given":"Marques"},{"family":"Michalakes","given":"John"},{"family":"Patton","given":"Edward G."},{"family":"Riggan","given":"Philip J."},{"family":"Yedinak","given":"Kara M."}],"issued":{"date-parts":[["2013"]]}}}],"schema":"https://github.com/citation-style-language/schema/raw/master/csl-citation.json"} </w:instrText>
      </w:r>
      <w:r w:rsidR="002658EA">
        <w:fldChar w:fldCharType="separate"/>
      </w:r>
      <w:r w:rsidR="00D014BE" w:rsidRPr="00D014BE">
        <w:rPr>
          <w:rFonts w:ascii="Calibri" w:hAnsi="Calibri" w:cs="Calibri"/>
        </w:rPr>
        <w:t>[6]</w:t>
      </w:r>
      <w:r w:rsidR="002658EA">
        <w:fldChar w:fldCharType="end"/>
      </w:r>
      <w:r w:rsidR="07CF0870">
        <w:t xml:space="preserve">. </w:t>
      </w:r>
      <w:r w:rsidR="0DB7C2B2">
        <w:t>The public domain numerical weather prediction model has various components</w:t>
      </w:r>
      <w:r w:rsidR="5D3ECE1C">
        <w:t xml:space="preserve"> </w:t>
      </w:r>
      <w:r w:rsidR="6B7F1879">
        <w:t>and</w:t>
      </w:r>
      <w:r w:rsidR="5D3ECE1C">
        <w:t xml:space="preserve"> contributors</w:t>
      </w:r>
      <w:r w:rsidR="0DB7C2B2">
        <w:t xml:space="preserve">. Even within the </w:t>
      </w:r>
      <w:r w:rsidR="27D02587">
        <w:t>weather forecast</w:t>
      </w:r>
      <w:r w:rsidR="53BE2BBD">
        <w:t xml:space="preserve"> modeling </w:t>
      </w:r>
      <w:r w:rsidR="0DB7C2B2">
        <w:t xml:space="preserve">there are </w:t>
      </w:r>
      <w:r w:rsidR="6D05E35D">
        <w:t>specialized areas</w:t>
      </w:r>
      <w:r w:rsidR="0F158C90">
        <w:t>.</w:t>
      </w:r>
      <w:r w:rsidR="780403BC">
        <w:t xml:space="preserve"> </w:t>
      </w:r>
      <w:r w:rsidR="0F158C90">
        <w:t xml:space="preserve"> </w:t>
      </w:r>
      <w:r w:rsidR="0C33A81A">
        <w:t>A wildland fire-behavior module, named WRF-Fire, was integrated into the Weather Research and Forecasting (WRF) public domain numerical weather prediction model</w:t>
      </w:r>
      <w:r w:rsidR="005931AC">
        <w:t xml:space="preserve"> </w:t>
      </w:r>
      <w:r w:rsidR="00406222">
        <w:fldChar w:fldCharType="begin"/>
      </w:r>
      <w:r w:rsidR="00D014BE">
        <w:instrText xml:space="preserve"> ADDIN ZOTERO_ITEM CSL_CITATION {"citationID":"Y54l7GJ2","properties":{"formattedCitation":"[7]","plainCitation":"[7]","noteIndex":0},"citationItems":[{"id":8,"uris":["http://zotero.org/users/14044435/items/PBHWFQQV"],"itemData":{"id":8,"type":"article-journal","abstract":"Data assimilation is the process by which observations are combined with short-range NWP model output to produce an analysis of the state of the atmosphere at a specified time. Since its inception in the late 1990s, the multiagency Weather Research and Forecasting (WRF) model effort has had a strong data assimilation component, dedicating two working groups to the subject. This article documents the history of the WRF data assimilation effort, and discusses the challenges associated with balancing academic, research, and operational data assimilation requirements in the context of the WRF effort to date. The WRF Model's Community Variational/Ensemble Data Assimilation System (WRFDA) has evolved over the past 10 years, and has resulted in over 30 refereed publications to date, as well as implementation in a wide range of real-time and operational NWP systems. This paper provides an overview of the scientific capabilities of WRFDA, and together with results from sample operation implementations at the U.S. Air Force Weather Agency (AFWA) and United Arab Emirates (UAE) Air Force and Air Defense Meteorological Department.","container-title":"Bulletin of the American Meteorological Society","DOI":"10.1175/BAMS-D-11-00167.1","issue":"6","language":"EN","page":"831-843","source":"journals-ametsoc-org.mutex.gmu.edu","title":"The Weather Research and Forecasting Model's Community Variational/Ensemble Data Assimilation System: WRFDA","title-short":"The Weather Research and Forecasting Model's Community Variational/Ensemble Data Assimilation System","volume":"93","author":[{"family":"Barker","given":"Dale"},{"family":"Huang","given":"Xiang-Yu"},{"family":"Liu","given":"Zhiquan"},{"family":"Auligné","given":"Tom"},{"family":"Zhang","given":"Xin"},{"family":"Rugg","given":"Steven"},{"family":"Ajjaji","given":"Raji"},{"family":"Bourgeois","given":"Al"},{"family":"Bray","given":"John"},{"family":"Chen","given":"Yongsheng"},{"family":"Demirtas","given":"Meral"},{"family":"Guo","given":"Yong-Run"},{"family":"Henderson","given":"Tom"},{"family":"Huang","given":"Wei"},{"family":"Lin","given":"Hui-Chuan"},{"family":"Michalakes","given":"John"},{"family":"Rizvi","given":"Syed"},{"family":"Zhang","given":"Xiaoyan"}],"issued":{"date-parts":[["2012",6,1]]}}}],"schema":"https://github.com/citation-style-language/schema/raw/master/csl-citation.json"} </w:instrText>
      </w:r>
      <w:r w:rsidR="00406222">
        <w:fldChar w:fldCharType="separate"/>
      </w:r>
      <w:r w:rsidR="00D014BE" w:rsidRPr="00D014BE">
        <w:rPr>
          <w:rFonts w:ascii="Calibri" w:hAnsi="Calibri" w:cs="Calibri"/>
        </w:rPr>
        <w:t>[7]</w:t>
      </w:r>
      <w:r w:rsidR="00406222">
        <w:fldChar w:fldCharType="end"/>
      </w:r>
      <w:r w:rsidR="273E6C21">
        <w:t>.</w:t>
      </w:r>
    </w:p>
    <w:p w14:paraId="47A51E82" w14:textId="5A91F607" w:rsidR="428B64FD" w:rsidRDefault="535244A8" w:rsidP="6F25AED0">
      <w:pPr>
        <w:jc w:val="both"/>
      </w:pPr>
      <w:r>
        <w:t>The healthcare sector also benefits from advanced forecasting.</w:t>
      </w:r>
      <w:r w:rsidR="00C03DD6" w:rsidRPr="00C03DD6">
        <w:t xml:space="preserve"> </w:t>
      </w:r>
      <w:r w:rsidR="00C03DD6">
        <w:t xml:space="preserve">One notable example is the application of AI as a diagnostic tool, which outperforms older methods such as the Modified Early Warning Score. AI systems have been trained to monitor electronic health records and can detect early warning indications of health problems, </w:t>
      </w:r>
      <w:r w:rsidR="00C03DD6">
        <w:lastRenderedPageBreak/>
        <w:t xml:space="preserve">such as sepsis, allowing for fast medical intervention. </w:t>
      </w:r>
      <w:r>
        <w:t>Predictive models can analyze patient data, disease trends, and healthcare resource utilization, aiding in anticipating outbreaks, managing hospital resources, and improving patient care outcomes</w:t>
      </w:r>
      <w:r w:rsidR="00512B53">
        <w:t xml:space="preserve"> </w:t>
      </w:r>
      <w:r w:rsidR="006F7D56">
        <w:fldChar w:fldCharType="begin"/>
      </w:r>
      <w:r w:rsidR="00D014BE">
        <w:instrText xml:space="preserve"> ADDIN ZOTERO_ITEM CSL_CITATION {"citationID":"4d89e0VA","properties":{"formattedCitation":"[8]","plainCitation":"[8]","noteIndex":0},"citationItems":[{"id":11,"uris":["http://zotero.org/users/14044435/items/TKAMJSPC"],"itemData":{"id":11,"type":"chapter","abstract":"AI is improving the healthcare experience, bringing success to those who can leverage and adapt to a new health and care delivery paradigm. This chapter contains real-world case studies where applications of machine learning are being used to solve real-world problems in digital health.","container-title":"Machine Learning and AI for Healthcare\t: Big Data for Improved Health Outcomes","event-place":"Berkeley, CA","ISBN":"978-1-4842-6537-6","language":"en","note":"DOI: 10.1007/978-1-4842-6537-6_10","page":"293-349","publisher":"Apress","publisher-place":"Berkeley, CA","source":"Springer Link","title":"Case Studies","URL":"https://doi.org/10.1007/978-1-4842-6537-6_10","author":[{"family":"Panesar","given":"Arjun"}],"editor":[{"family":"Panesar","given":"Arjun"}],"accessed":{"date-parts":[["2024",4,15]]},"issued":{"date-parts":[["2021"]]}}}],"schema":"https://github.com/citation-style-language/schema/raw/master/csl-citation.json"} </w:instrText>
      </w:r>
      <w:r w:rsidR="006F7D56">
        <w:fldChar w:fldCharType="separate"/>
      </w:r>
      <w:r w:rsidR="00D014BE" w:rsidRPr="00D014BE">
        <w:rPr>
          <w:rFonts w:ascii="Calibri" w:hAnsi="Calibri" w:cs="Calibri"/>
        </w:rPr>
        <w:t>[8]</w:t>
      </w:r>
      <w:r w:rsidR="006F7D56">
        <w:fldChar w:fldCharType="end"/>
      </w:r>
      <w:r>
        <w:t>.</w:t>
      </w:r>
      <w:r w:rsidR="426079A7">
        <w:t xml:space="preserve"> In Machine Learning and AI for Healthcare, a case study for image analysis is presented concerning</w:t>
      </w:r>
      <w:r w:rsidR="50779442">
        <w:t xml:space="preserve"> diabetic patients</w:t>
      </w:r>
      <w:r w:rsidR="002C6757">
        <w:t xml:space="preserve">, which </w:t>
      </w:r>
      <w:r w:rsidR="337E8CBA">
        <w:t>describes the challenges of machine learning with images</w:t>
      </w:r>
      <w:r w:rsidR="6F588EDA">
        <w:t xml:space="preserve">. </w:t>
      </w:r>
      <w:r w:rsidR="712C034C">
        <w:t>The goal of the model was to predict the likelihood of complications related to diabetes wi</w:t>
      </w:r>
      <w:r w:rsidR="79E71025">
        <w:t>thin the extremities of the foot</w:t>
      </w:r>
      <w:r w:rsidR="007F688E">
        <w:t xml:space="preserve"> </w:t>
      </w:r>
      <w:r w:rsidR="007F688E">
        <w:fldChar w:fldCharType="begin"/>
      </w:r>
      <w:r w:rsidR="00D014BE">
        <w:instrText xml:space="preserve"> ADDIN ZOTERO_ITEM CSL_CITATION {"citationID":"qjHDsn4Q","properties":{"formattedCitation":"[8]","plainCitation":"[8]","noteIndex":0},"citationItems":[{"id":11,"uris":["http://zotero.org/users/14044435/items/TKAMJSPC"],"itemData":{"id":11,"type":"chapter","abstract":"AI is improving the healthcare experience, bringing success to those who can leverage and adapt to a new health and care delivery paradigm. This chapter contains real-world case studies where applications of machine learning are being used to solve real-world problems in digital health.","container-title":"Machine Learning and AI for Healthcare\t: Big Data for Improved Health Outcomes","event-place":"Berkeley, CA","ISBN":"978-1-4842-6537-6","language":"en","note":"DOI: 10.1007/978-1-4842-6537-6_10","page":"293-349","publisher":"Apress","publisher-place":"Berkeley, CA","source":"Springer Link","title":"Case Studies","URL":"https://doi.org/10.1007/978-1-4842-6537-6_10","author":[{"family":"Panesar","given":"Arjun"}],"editor":[{"family":"Panesar","given":"Arjun"}],"accessed":{"date-parts":[["2024",4,15]]},"issued":{"date-parts":[["2021"]]}}}],"schema":"https://github.com/citation-style-language/schema/raw/master/csl-citation.json"} </w:instrText>
      </w:r>
      <w:r w:rsidR="007F688E">
        <w:fldChar w:fldCharType="separate"/>
      </w:r>
      <w:r w:rsidR="00D014BE" w:rsidRPr="00D014BE">
        <w:rPr>
          <w:rFonts w:ascii="Calibri" w:hAnsi="Calibri" w:cs="Calibri"/>
        </w:rPr>
        <w:t>[8]</w:t>
      </w:r>
      <w:r w:rsidR="007F688E">
        <w:fldChar w:fldCharType="end"/>
      </w:r>
      <w:r w:rsidR="21DDA462">
        <w:t xml:space="preserve">. </w:t>
      </w:r>
      <w:r w:rsidR="2A1D1C20">
        <w:t xml:space="preserve">Additional case studies are reviewed in the </w:t>
      </w:r>
      <w:r w:rsidR="00AE6E5D">
        <w:t>textbook,</w:t>
      </w:r>
      <w:r w:rsidR="2A1D1C20">
        <w:t xml:space="preserve"> including an assessment of a predictive AI model for personalized care</w:t>
      </w:r>
      <w:r w:rsidR="004E0F80">
        <w:t xml:space="preserve"> such as </w:t>
      </w:r>
      <w:r w:rsidR="7D9591F3">
        <w:t xml:space="preserve">behavioral </w:t>
      </w:r>
      <w:r w:rsidR="00AE6E5D">
        <w:t>patterns,</w:t>
      </w:r>
      <w:r w:rsidR="7D9591F3">
        <w:t xml:space="preserve"> </w:t>
      </w:r>
      <w:r w:rsidR="004E0F80">
        <w:t xml:space="preserve">including </w:t>
      </w:r>
      <w:r w:rsidR="7D9591F3">
        <w:t>sleep</w:t>
      </w:r>
      <w:r w:rsidR="56831C3C">
        <w:t>ing and bathroom routines</w:t>
      </w:r>
      <w:r w:rsidR="004E0F80">
        <w:t xml:space="preserve"> utilizing </w:t>
      </w:r>
      <w:r w:rsidR="50D5A7FB">
        <w:t>sensor</w:t>
      </w:r>
      <w:r w:rsidR="004E0F80">
        <w:t>s</w:t>
      </w:r>
      <w:r w:rsidR="50D5A7FB">
        <w:t xml:space="preserve"> in the home to record activity</w:t>
      </w:r>
      <w:r w:rsidR="004E0F80">
        <w:t xml:space="preserve">. </w:t>
      </w:r>
      <w:r w:rsidR="61956CCA">
        <w:t xml:space="preserve">The goal of the modeling is to give context to </w:t>
      </w:r>
      <w:r w:rsidR="00AE6E5D">
        <w:t>caretakers</w:t>
      </w:r>
      <w:r w:rsidR="61956CCA">
        <w:t>, predicting where a res</w:t>
      </w:r>
      <w:r w:rsidR="63313D2B">
        <w:t xml:space="preserve">ident “should” be and compare this to where they </w:t>
      </w:r>
      <w:r w:rsidR="2F1F1DFF">
        <w:t>are</w:t>
      </w:r>
      <w:r w:rsidR="63313D2B">
        <w:t xml:space="preserve"> for a given snip in time</w:t>
      </w:r>
      <w:r w:rsidR="00AE6E5D">
        <w:t xml:space="preserve">. </w:t>
      </w:r>
      <w:r w:rsidR="7F64AE32">
        <w:t xml:space="preserve">This is </w:t>
      </w:r>
      <w:r w:rsidR="44AC3F53">
        <w:t>complemented</w:t>
      </w:r>
      <w:r w:rsidR="7F64AE32">
        <w:t xml:space="preserve"> by the monitoring of body vitals</w:t>
      </w:r>
      <w:r w:rsidR="10A88F5C">
        <w:t xml:space="preserve"> to</w:t>
      </w:r>
      <w:r w:rsidR="7F64AE32">
        <w:t xml:space="preserve"> </w:t>
      </w:r>
      <w:r w:rsidR="7D85E405">
        <w:t>alert</w:t>
      </w:r>
      <w:r w:rsidR="7F64AE32">
        <w:t xml:space="preserve"> a caregiver if the situation seems of concern</w:t>
      </w:r>
      <w:r w:rsidR="1DEED4B3">
        <w:t xml:space="preserve"> </w:t>
      </w:r>
      <w:r w:rsidR="00F526B9">
        <w:fldChar w:fldCharType="begin"/>
      </w:r>
      <w:r w:rsidR="00D014BE">
        <w:instrText xml:space="preserve"> ADDIN ZOTERO_ITEM CSL_CITATION {"citationID":"ZJMlJQoX","properties":{"formattedCitation":"[8]","plainCitation":"[8]","noteIndex":0},"citationItems":[{"id":11,"uris":["http://zotero.org/users/14044435/items/TKAMJSPC"],"itemData":{"id":11,"type":"chapter","abstract":"AI is improving the healthcare experience, bringing success to those who can leverage and adapt to a new health and care delivery paradigm. This chapter contains real-world case studies where applications of machine learning are being used to solve real-world problems in digital health.","container-title":"Machine Learning and AI for Healthcare\t: Big Data for Improved Health Outcomes","event-place":"Berkeley, CA","ISBN":"978-1-4842-6537-6","language":"en","note":"DOI: 10.1007/978-1-4842-6537-6_10","page":"293-349","publisher":"Apress","publisher-place":"Berkeley, CA","source":"Springer Link","title":"Case Studies","URL":"https://doi.org/10.1007/978-1-4842-6537-6_10","author":[{"family":"Panesar","given":"Arjun"}],"editor":[{"family":"Panesar","given":"Arjun"}],"accessed":{"date-parts":[["2024",4,15]]},"issued":{"date-parts":[["2021"]]}}}],"schema":"https://github.com/citation-style-language/schema/raw/master/csl-citation.json"} </w:instrText>
      </w:r>
      <w:r w:rsidR="00F526B9">
        <w:fldChar w:fldCharType="separate"/>
      </w:r>
      <w:r w:rsidR="00D014BE" w:rsidRPr="00D014BE">
        <w:rPr>
          <w:rFonts w:ascii="Calibri" w:hAnsi="Calibri" w:cs="Calibri"/>
        </w:rPr>
        <w:t>[8]</w:t>
      </w:r>
      <w:r w:rsidR="00F526B9">
        <w:fldChar w:fldCharType="end"/>
      </w:r>
      <w:r w:rsidR="7F64AE32">
        <w:t>.</w:t>
      </w:r>
      <w:r w:rsidR="43106EF2">
        <w:t xml:space="preserve">  </w:t>
      </w:r>
    </w:p>
    <w:p w14:paraId="3B3E19F7" w14:textId="7252BAB7" w:rsidR="428B64FD" w:rsidRDefault="534D00A1" w:rsidP="6F25AED0">
      <w:pPr>
        <w:pStyle w:val="Heading3"/>
      </w:pPr>
      <w:bookmarkStart w:id="22" w:name="_Toc165318576"/>
      <w:r>
        <w:t xml:space="preserve">Ethical </w:t>
      </w:r>
      <w:r w:rsidR="7CA0A2EE">
        <w:t>c</w:t>
      </w:r>
      <w:r>
        <w:t xml:space="preserve">onsiderations and </w:t>
      </w:r>
      <w:r w:rsidR="69562705">
        <w:t>c</w:t>
      </w:r>
      <w:r>
        <w:t>hallenges</w:t>
      </w:r>
      <w:bookmarkEnd w:id="22"/>
    </w:p>
    <w:p w14:paraId="6AC49F51" w14:textId="77989818" w:rsidR="428B64FD" w:rsidRDefault="534D00A1" w:rsidP="6F25AED0">
      <w:pPr>
        <w:jc w:val="both"/>
      </w:pPr>
      <w:r>
        <w:t>The increasing reliance on AI-based forecasting models brings to the forefront various ethical considerations and challenges. One significant concern is the potential for inherent biases in these models. If the training data is biased or unrepresentative, the forecasts can perpetuate or amplify these biases, leading to unfair or unethical outcomes.</w:t>
      </w:r>
    </w:p>
    <w:p w14:paraId="71F64D84" w14:textId="0D0D45E4" w:rsidR="428B64FD" w:rsidRDefault="534D00A1" w:rsidP="6F25AED0">
      <w:pPr>
        <w:jc w:val="both"/>
      </w:pPr>
      <w:r>
        <w:t>Privacy concerns are another critical issue. Forecasting models often require vast amounts of data, which may include sensitive personal information. Ensuring the privacy and security of this data is paramount to maintain</w:t>
      </w:r>
      <w:r w:rsidR="000006BB">
        <w:t>ing</w:t>
      </w:r>
      <w:r>
        <w:t xml:space="preserve"> trust and comply</w:t>
      </w:r>
      <w:r w:rsidR="000006BB">
        <w:t>ing</w:t>
      </w:r>
      <w:r>
        <w:t xml:space="preserve"> with regulatory standards.</w:t>
      </w:r>
    </w:p>
    <w:p w14:paraId="51E5028C" w14:textId="5A7F8BEA" w:rsidR="428B64FD" w:rsidRDefault="534D00A1" w:rsidP="6F25AED0">
      <w:pPr>
        <w:jc w:val="both"/>
      </w:pPr>
      <w:r>
        <w:t>There is also the challenge of transparency and explainability. AI models, especially those based on complex algorithms like neural networks, can be opaque, making it difficult to understand how they arrive at certain predictions. This "black box" nature can pose challenges in sectors where understanding the reasoning behind predictions is crucial.</w:t>
      </w:r>
    </w:p>
    <w:p w14:paraId="4089A375" w14:textId="40FB98CA" w:rsidR="428B64FD" w:rsidRDefault="534D00A1" w:rsidP="7F3E8C6A">
      <w:pPr>
        <w:pStyle w:val="Heading3"/>
        <w:ind w:left="0" w:firstLine="0"/>
      </w:pPr>
      <w:bookmarkStart w:id="23" w:name="_Toc165318577"/>
      <w:r>
        <w:t xml:space="preserve">Future of </w:t>
      </w:r>
      <w:r w:rsidR="3C16C6C0">
        <w:t>f</w:t>
      </w:r>
      <w:r>
        <w:t>orecasting with AI</w:t>
      </w:r>
      <w:bookmarkEnd w:id="23"/>
    </w:p>
    <w:p w14:paraId="2812EB32" w14:textId="6755698F" w:rsidR="428B64FD" w:rsidRDefault="534D00A1" w:rsidP="004371FD">
      <w:pPr>
        <w:spacing w:line="240" w:lineRule="auto"/>
        <w:jc w:val="both"/>
      </w:pPr>
      <w:r>
        <w:t xml:space="preserve">The future of forecasting with AI is poised for significant growth and innovation. Emerging trends include the integration of AI with big data analytics and the Internet of Things (IoT), which could further enhance the accuracy and scope of forecasting models. Machine learning algorithms are continually </w:t>
      </w:r>
      <w:r w:rsidR="000006BB">
        <w:t>advancing</w:t>
      </w:r>
      <w:r>
        <w:t xml:space="preserve">, becoming more sophisticated and </w:t>
      </w:r>
      <w:r w:rsidR="000006BB">
        <w:t>competent</w:t>
      </w:r>
      <w:r>
        <w:t xml:space="preserve"> </w:t>
      </w:r>
      <w:r w:rsidR="000006BB">
        <w:t>in</w:t>
      </w:r>
      <w:r>
        <w:t xml:space="preserve"> handling more complex data sets.</w:t>
      </w:r>
    </w:p>
    <w:p w14:paraId="0C1A38E8" w14:textId="7D158A55" w:rsidR="428B64FD" w:rsidRDefault="000006BB" w:rsidP="004371FD">
      <w:pPr>
        <w:spacing w:line="240" w:lineRule="auto"/>
        <w:jc w:val="both"/>
      </w:pPr>
      <w:r>
        <w:t>Continuing</w:t>
      </w:r>
      <w:r w:rsidR="534D00A1">
        <w:t xml:space="preserve"> research in this field focuses on developing more robust, transparent, and ethical AI models. Efforts are also being made to improve the interpretability of these models, making it easier for users to understand and trust their predictions.</w:t>
      </w:r>
    </w:p>
    <w:p w14:paraId="30BE86B8" w14:textId="001547F1" w:rsidR="428B64FD" w:rsidRDefault="534D00A1" w:rsidP="004371FD">
      <w:pPr>
        <w:spacing w:line="240" w:lineRule="auto"/>
        <w:jc w:val="both"/>
      </w:pPr>
      <w:r>
        <w:t xml:space="preserve">The potential for AI in forecasting extends to virtually every sector, from predicting consumer behavior in retail to anticipating cybersecurity threats. As technology advances, these models will </w:t>
      </w:r>
      <w:r w:rsidR="00AE6E5D">
        <w:t>probably</w:t>
      </w:r>
      <w:r>
        <w:t xml:space="preserve"> become an even more integral part of decision-making processes in various industries.</w:t>
      </w:r>
    </w:p>
    <w:p w14:paraId="074ADA38" w14:textId="7AA10A8B" w:rsidR="428B64FD" w:rsidRDefault="175ECEC6" w:rsidP="6F25AED0">
      <w:pPr>
        <w:pStyle w:val="Heading3"/>
      </w:pPr>
      <w:bookmarkStart w:id="24" w:name="_Toc165318578"/>
      <w:r>
        <w:t xml:space="preserve">Conclusion and </w:t>
      </w:r>
      <w:r w:rsidR="232BD60C">
        <w:t>p</w:t>
      </w:r>
      <w:r>
        <w:t xml:space="preserve">roject </w:t>
      </w:r>
      <w:r w:rsidR="3BFAF661">
        <w:t>j</w:t>
      </w:r>
      <w:r>
        <w:t>ustification</w:t>
      </w:r>
      <w:bookmarkEnd w:id="24"/>
    </w:p>
    <w:p w14:paraId="29917064" w14:textId="7BC13543" w:rsidR="00801E34" w:rsidRDefault="175ECEC6" w:rsidP="0043013A">
      <w:pPr>
        <w:spacing w:line="240" w:lineRule="auto"/>
        <w:jc w:val="both"/>
      </w:pPr>
      <w:r>
        <w:t xml:space="preserve">In conclusion, the advancement of forecasting methods, particularly through </w:t>
      </w:r>
      <w:r w:rsidR="00CD37A0">
        <w:t xml:space="preserve">usage of </w:t>
      </w:r>
      <w:r>
        <w:t xml:space="preserve">the </w:t>
      </w:r>
      <w:r w:rsidR="00CD37A0">
        <w:t>Natural Language Processer of Transformers in</w:t>
      </w:r>
      <w:r>
        <w:t xml:space="preserve"> generative AI </w:t>
      </w:r>
      <w:r w:rsidR="00147982">
        <w:t>for a</w:t>
      </w:r>
      <w:r>
        <w:t xml:space="preserve"> multivariate time series analysis, represents a significant leap in our ability to predict and prepare for future events. The limitations of traditional forecasting </w:t>
      </w:r>
      <w:r w:rsidR="00AE6E5D">
        <w:t>methods,</w:t>
      </w:r>
      <w:r>
        <w:t xml:space="preserve"> </w:t>
      </w:r>
      <w:r w:rsidR="7F49D886">
        <w:t xml:space="preserve">such as dependency on large amount of data, limited adaptability to different scenarios, </w:t>
      </w:r>
      <w:r w:rsidR="00CD5A34">
        <w:t xml:space="preserve">limitations with memory </w:t>
      </w:r>
      <w:r w:rsidR="00D51E20">
        <w:t xml:space="preserve">storage in </w:t>
      </w:r>
      <w:r w:rsidR="00493AA3">
        <w:t xml:space="preserve">machine </w:t>
      </w:r>
      <w:r w:rsidR="00D51E20">
        <w:t xml:space="preserve">learning models, </w:t>
      </w:r>
      <w:r w:rsidR="7F49D886">
        <w:t>and lower accuracy</w:t>
      </w:r>
      <w:r w:rsidR="00AC1FB9">
        <w:t xml:space="preserve">. </w:t>
      </w:r>
    </w:p>
    <w:p w14:paraId="536AAA97" w14:textId="4CCD4739" w:rsidR="428B64FD" w:rsidRDefault="3AE80C1A" w:rsidP="0043013A">
      <w:pPr>
        <w:spacing w:line="240" w:lineRule="auto"/>
        <w:jc w:val="both"/>
      </w:pPr>
      <w:r>
        <w:t xml:space="preserve">There are multiple algorithms </w:t>
      </w:r>
      <w:r w:rsidR="3C02B646">
        <w:t xml:space="preserve">used for predicting </w:t>
      </w:r>
      <w:r w:rsidR="6BDDEA77">
        <w:t>values w</w:t>
      </w:r>
      <w:r w:rsidR="3031F1E8">
        <w:t>ith multiple variable</w:t>
      </w:r>
      <w:r w:rsidR="793E5C5D">
        <w:t>s</w:t>
      </w:r>
      <w:r w:rsidR="3031F1E8">
        <w:t xml:space="preserve"> involved. </w:t>
      </w:r>
      <w:r w:rsidR="0C2308DC" w:rsidRPr="62A8C4D3">
        <w:rPr>
          <w:rStyle w:val="Emphasis"/>
          <w:rFonts w:ascii="Roboto" w:hAnsi="Roboto"/>
          <w:i w:val="0"/>
          <w:iCs w:val="0"/>
          <w:color w:val="5F6368"/>
          <w:sz w:val="21"/>
          <w:szCs w:val="21"/>
          <w:shd w:val="clear" w:color="auto" w:fill="FFFFFF"/>
        </w:rPr>
        <w:t>Long Short-Term Memory</w:t>
      </w:r>
      <w:r w:rsidR="6D65B430" w:rsidRPr="62A8C4D3">
        <w:rPr>
          <w:rStyle w:val="Emphasis"/>
          <w:rFonts w:ascii="Roboto" w:hAnsi="Roboto"/>
          <w:i w:val="0"/>
          <w:iCs w:val="0"/>
          <w:color w:val="5F6368"/>
          <w:sz w:val="21"/>
          <w:szCs w:val="21"/>
          <w:shd w:val="clear" w:color="auto" w:fill="FFFFFF"/>
        </w:rPr>
        <w:t xml:space="preserve"> or </w:t>
      </w:r>
      <w:r w:rsidR="441FB960">
        <w:t>LSTM</w:t>
      </w:r>
      <w:r w:rsidR="793E5C5D">
        <w:t xml:space="preserve"> </w:t>
      </w:r>
      <w:r w:rsidR="3CBD2139">
        <w:t>uses massive data sets</w:t>
      </w:r>
      <w:r w:rsidR="0C2480C8">
        <w:t xml:space="preserve"> which </w:t>
      </w:r>
      <w:r w:rsidR="00AE6E5D">
        <w:t>take</w:t>
      </w:r>
      <w:r w:rsidR="0C2480C8">
        <w:t xml:space="preserve"> </w:t>
      </w:r>
      <w:r w:rsidR="5961BB1E">
        <w:t>a great deal of resources in computing power and can be costly.</w:t>
      </w:r>
      <w:r w:rsidR="472B7D4B">
        <w:t xml:space="preserve"> </w:t>
      </w:r>
      <w:r w:rsidR="17FDEEDB">
        <w:t xml:space="preserve">This approach is taken with </w:t>
      </w:r>
      <w:r w:rsidR="38F24D60">
        <w:t>Reoccurring</w:t>
      </w:r>
      <w:r w:rsidR="220BB8B1">
        <w:t xml:space="preserve"> Neural Networks </w:t>
      </w:r>
      <w:r w:rsidR="75542774">
        <w:t>(RNN), b</w:t>
      </w:r>
      <w:r w:rsidR="79EC632F">
        <w:t xml:space="preserve">ecause on its own there is </w:t>
      </w:r>
      <w:r w:rsidR="00AE6E5D">
        <w:t>a limitation</w:t>
      </w:r>
      <w:r w:rsidR="79EC632F">
        <w:t xml:space="preserve"> of </w:t>
      </w:r>
      <w:r w:rsidR="20041F26">
        <w:t>memory</w:t>
      </w:r>
      <w:r w:rsidR="00AE6E5D">
        <w:t xml:space="preserve">. </w:t>
      </w:r>
      <w:r w:rsidR="4F7680CD">
        <w:t>Combin</w:t>
      </w:r>
      <w:r w:rsidR="5C66CBF6">
        <w:t xml:space="preserve">ing </w:t>
      </w:r>
      <w:r w:rsidR="576D593D">
        <w:t>RNN with LSTM extends</w:t>
      </w:r>
      <w:r w:rsidR="472B7D4B">
        <w:t xml:space="preserve"> the </w:t>
      </w:r>
      <w:r w:rsidR="576D593D">
        <w:t>memory, but this requires</w:t>
      </w:r>
      <w:r w:rsidR="472B7D4B">
        <w:t xml:space="preserve"> more </w:t>
      </w:r>
      <w:r w:rsidR="576D593D">
        <w:t xml:space="preserve">learning </w:t>
      </w:r>
      <w:r w:rsidR="00AE6E5D">
        <w:t>to process</w:t>
      </w:r>
      <w:r w:rsidR="576D593D">
        <w:t xml:space="preserve"> time</w:t>
      </w:r>
      <w:r w:rsidR="2557BEFC">
        <w:t xml:space="preserve">, according to </w:t>
      </w:r>
      <w:r w:rsidR="0C00B46B">
        <w:t>instruction</w:t>
      </w:r>
      <w:r w:rsidR="6159F045">
        <w:t>al</w:t>
      </w:r>
      <w:r w:rsidR="0C00B46B">
        <w:t xml:space="preserve"> </w:t>
      </w:r>
      <w:r w:rsidR="09597994">
        <w:t xml:space="preserve">on-line </w:t>
      </w:r>
      <w:r w:rsidR="0C00B46B">
        <w:t>course</w:t>
      </w:r>
      <w:r w:rsidR="09597994">
        <w:t>work</w:t>
      </w:r>
      <w:r w:rsidR="0C00B46B">
        <w:t xml:space="preserve"> from M</w:t>
      </w:r>
      <w:r w:rsidR="6159F045">
        <w:t xml:space="preserve">IT. </w:t>
      </w:r>
      <w:r w:rsidR="142048F7">
        <w:t xml:space="preserve">Natural Language Processing Transformers </w:t>
      </w:r>
      <w:r w:rsidR="472B7D4B">
        <w:t>model</w:t>
      </w:r>
      <w:r w:rsidR="142048F7">
        <w:t>ing</w:t>
      </w:r>
      <w:r w:rsidR="472B7D4B">
        <w:t xml:space="preserve"> </w:t>
      </w:r>
      <w:r w:rsidR="6FF5E0BA">
        <w:lastRenderedPageBreak/>
        <w:t>offers</w:t>
      </w:r>
      <w:r w:rsidR="472B7D4B">
        <w:t xml:space="preserve"> these qualities, capable of handling complex, large-scale data and providing more nuanced predictions</w:t>
      </w:r>
      <w:r w:rsidR="607DA23A">
        <w:t xml:space="preserve"> within out the limitations of memory or significant processing time</w:t>
      </w:r>
      <w:r w:rsidR="472B7D4B">
        <w:t>.</w:t>
      </w:r>
      <w:r w:rsidR="382A8357">
        <w:t xml:space="preserve"> </w:t>
      </w:r>
    </w:p>
    <w:p w14:paraId="5A0C98FC" w14:textId="308039A5" w:rsidR="428B64FD" w:rsidRDefault="175ECEC6" w:rsidP="0043013A">
      <w:pPr>
        <w:spacing w:line="240" w:lineRule="auto"/>
        <w:jc w:val="both"/>
      </w:pPr>
      <w:r>
        <w:t xml:space="preserve">This project is justified by the need for more advanced forecasting methods that can adapt to the complexities and dynamics of modern datasets. The potential benefits of these methods span across numerous industries, enhancing decision-making processes, and contributing to more efficient and effective planning and strategy. As such, the continued development and application of AI in forecasting are not only </w:t>
      </w:r>
      <w:r w:rsidR="00AE6E5D">
        <w:t>beneficial,</w:t>
      </w:r>
      <w:r>
        <w:t xml:space="preserve"> but essential for future advancements in various sectors.</w:t>
      </w:r>
    </w:p>
    <w:p w14:paraId="7580ABB6" w14:textId="77777777" w:rsidR="0043013A" w:rsidRDefault="0043013A" w:rsidP="0043013A">
      <w:pPr>
        <w:spacing w:after="0" w:line="240" w:lineRule="auto"/>
        <w:jc w:val="both"/>
      </w:pPr>
    </w:p>
    <w:p w14:paraId="36861423" w14:textId="3001C834" w:rsidR="0094766F" w:rsidRDefault="42EFFFC9" w:rsidP="0094766F">
      <w:pPr>
        <w:pStyle w:val="Heading2"/>
      </w:pPr>
      <w:bookmarkStart w:id="25" w:name="_Problem_Space"/>
      <w:bookmarkStart w:id="26" w:name="_Toc165318579"/>
      <w:r>
        <w:t xml:space="preserve">Problem </w:t>
      </w:r>
      <w:r w:rsidR="07F34813">
        <w:t>s</w:t>
      </w:r>
      <w:r>
        <w:t>pace</w:t>
      </w:r>
      <w:bookmarkEnd w:id="25"/>
      <w:bookmarkEnd w:id="26"/>
    </w:p>
    <w:p w14:paraId="1F9DC4CB" w14:textId="21731A9D" w:rsidR="71BA5108" w:rsidRDefault="2BC7333F" w:rsidP="2D8BC78F">
      <w:pPr>
        <w:jc w:val="both"/>
      </w:pPr>
      <w:r w:rsidRPr="1B264E19">
        <w:rPr>
          <w:rFonts w:ascii="Calibri" w:eastAsia="Calibri" w:hAnsi="Calibri" w:cs="Calibri"/>
        </w:rPr>
        <w:t>Across diverse sectors, there is a critical need for reliable multivariate forecasting</w:t>
      </w:r>
      <w:r w:rsidR="0A0ECF8F" w:rsidRPr="626D74C6">
        <w:rPr>
          <w:rFonts w:ascii="Calibri" w:eastAsia="Calibri" w:hAnsi="Calibri" w:cs="Calibri"/>
        </w:rPr>
        <w:t xml:space="preserve"> to </w:t>
      </w:r>
      <w:r w:rsidR="0A0ECF8F" w:rsidRPr="7D1BDFE9">
        <w:rPr>
          <w:rFonts w:ascii="Calibri" w:eastAsia="Calibri" w:hAnsi="Calibri" w:cs="Calibri"/>
        </w:rPr>
        <w:t xml:space="preserve">support the </w:t>
      </w:r>
      <w:r w:rsidR="0A0ECF8F" w:rsidRPr="781B7144">
        <w:rPr>
          <w:rFonts w:ascii="Calibri" w:eastAsia="Calibri" w:hAnsi="Calibri" w:cs="Calibri"/>
        </w:rPr>
        <w:t>decision</w:t>
      </w:r>
      <w:r w:rsidR="0A0ECF8F" w:rsidRPr="3C831497">
        <w:rPr>
          <w:rFonts w:ascii="Calibri" w:eastAsia="Calibri" w:hAnsi="Calibri" w:cs="Calibri"/>
        </w:rPr>
        <w:t>-making process</w:t>
      </w:r>
      <w:r w:rsidRPr="3C831497">
        <w:rPr>
          <w:rFonts w:ascii="Calibri" w:eastAsia="Calibri" w:hAnsi="Calibri" w:cs="Calibri"/>
        </w:rPr>
        <w:t>.</w:t>
      </w:r>
      <w:r>
        <w:t xml:space="preserve"> </w:t>
      </w:r>
      <w:r w:rsidR="7F9A376B" w:rsidRPr="7A0E0C00">
        <w:rPr>
          <w:rFonts w:ascii="Calibri" w:eastAsia="Calibri" w:hAnsi="Calibri" w:cs="Calibri"/>
        </w:rPr>
        <w:t xml:space="preserve">Whether it's deciding to carry an umbrella based on weather predictions, allocating resources for municipal services, or planning financial budgets in corporate settings, the ability to accurately forecast outcomes based on a multitude of variables is essential. </w:t>
      </w:r>
      <w:r w:rsidR="7F9A376B" w:rsidRPr="4CB5F72B">
        <w:rPr>
          <w:rFonts w:ascii="Calibri" w:eastAsia="Calibri" w:hAnsi="Calibri" w:cs="Calibri"/>
        </w:rPr>
        <w:t>I</w:t>
      </w:r>
      <w:r w:rsidR="7F9A376B">
        <w:t>n the modern world, there is a diversity of issues that affect the accuracy of future predictions</w:t>
      </w:r>
      <w:r w:rsidR="27E13920">
        <w:t xml:space="preserve"> </w:t>
      </w:r>
      <w:r w:rsidR="7F9A376B">
        <w:t xml:space="preserve">even when cutting-edge technologies have been used. </w:t>
      </w:r>
      <w:r w:rsidR="71BA5108">
        <w:t xml:space="preserve">A significant issue is </w:t>
      </w:r>
      <w:r w:rsidR="578C0C3E">
        <w:t>the dynamic</w:t>
      </w:r>
      <w:r w:rsidR="71BA5108">
        <w:t xml:space="preserve"> </w:t>
      </w:r>
      <w:r w:rsidR="28A8C17A">
        <w:t xml:space="preserve">and the complicated </w:t>
      </w:r>
      <w:r w:rsidR="71BA5108">
        <w:t xml:space="preserve">relationships between various variables in the data. </w:t>
      </w:r>
      <w:r w:rsidR="00AE6E5D">
        <w:t>It's challenging to</w:t>
      </w:r>
      <w:r w:rsidR="71BA5108">
        <w:t xml:space="preserve"> manage risks, plan </w:t>
      </w:r>
      <w:r w:rsidR="2DB4B2D7">
        <w:t>finances</w:t>
      </w:r>
      <w:r w:rsidR="71BA5108">
        <w:t xml:space="preserve">, and make wise investment decisions in the financial industry </w:t>
      </w:r>
      <w:r w:rsidR="00AE6E5D">
        <w:t>because of the</w:t>
      </w:r>
      <w:r w:rsidR="71BA5108">
        <w:t xml:space="preserve"> </w:t>
      </w:r>
      <w:r w:rsidR="67EA8B06">
        <w:t>complex</w:t>
      </w:r>
      <w:r w:rsidR="71BA5108">
        <w:t xml:space="preserve"> relationships between factors like market conditions</w:t>
      </w:r>
      <w:r w:rsidR="3376B4BD">
        <w:t>,</w:t>
      </w:r>
      <w:r w:rsidR="71BA5108">
        <w:t xml:space="preserve"> economic </w:t>
      </w:r>
      <w:r w:rsidR="00AE6E5D">
        <w:t>indicators, etc</w:t>
      </w:r>
      <w:r w:rsidR="71BA5108">
        <w:t xml:space="preserve">. </w:t>
      </w:r>
      <w:r w:rsidR="760146C4">
        <w:t>A major</w:t>
      </w:r>
      <w:r w:rsidR="2139D3FA">
        <w:t xml:space="preserve"> </w:t>
      </w:r>
      <w:r w:rsidR="7C9A1BD5">
        <w:t>challenge</w:t>
      </w:r>
      <w:r w:rsidR="2139D3FA">
        <w:t xml:space="preserve"> in multivariate time series forecasting is </w:t>
      </w:r>
      <w:r w:rsidR="00465CB5">
        <w:t xml:space="preserve">the size </w:t>
      </w:r>
      <w:r w:rsidR="00F431E1">
        <w:t xml:space="preserve">and quality </w:t>
      </w:r>
      <w:r w:rsidR="00465CB5">
        <w:t xml:space="preserve">of </w:t>
      </w:r>
      <w:r w:rsidR="2139D3FA">
        <w:t xml:space="preserve">data </w:t>
      </w:r>
      <w:r w:rsidR="00465CB5">
        <w:t xml:space="preserve">being </w:t>
      </w:r>
      <w:r w:rsidR="00AE6E5D">
        <w:t>reviewed,</w:t>
      </w:r>
      <w:r w:rsidR="00AA49C7">
        <w:t xml:space="preserve"> as mem</w:t>
      </w:r>
      <w:r w:rsidR="00060706">
        <w:t>ory and speed are obstacles</w:t>
      </w:r>
      <w:r w:rsidR="003B5359">
        <w:t xml:space="preserve"> </w:t>
      </w:r>
      <w:r w:rsidR="00AE6E5D">
        <w:t>to</w:t>
      </w:r>
      <w:r w:rsidR="003B5359">
        <w:t xml:space="preserve"> modeling</w:t>
      </w:r>
      <w:r w:rsidR="2139D3FA">
        <w:t xml:space="preserve">. </w:t>
      </w:r>
    </w:p>
    <w:p w14:paraId="724CA611" w14:textId="358E8402" w:rsidR="51C9EDD2" w:rsidRDefault="51C9EDD2" w:rsidP="2D8BC78F">
      <w:pPr>
        <w:jc w:val="both"/>
      </w:pPr>
      <w:r>
        <w:t xml:space="preserve">There are major issues related to the nature of the data that make using LSTM (Long Short-Term Memory) models for multivariate time series forecasting challenging. The fact that the datasets are small and fragmented, and have large </w:t>
      </w:r>
      <w:r w:rsidR="00AE6E5D">
        <w:t>dimensions,</w:t>
      </w:r>
      <w:r>
        <w:t xml:space="preserve"> is one of the main challenges. Because LSTM models are built to function best with large volumes of data, they can discover complex relationships and patterns in the given data. These models, however, find it difficult to generalize and represent the underlying comple</w:t>
      </w:r>
      <w:r w:rsidR="547C9F11">
        <w:t>xities</w:t>
      </w:r>
      <w:r>
        <w:t xml:space="preserve"> when datasets are small.</w:t>
      </w:r>
      <w:r w:rsidR="1CB38FF6">
        <w:t xml:space="preserve"> </w:t>
      </w:r>
    </w:p>
    <w:p w14:paraId="064E1832" w14:textId="1860FE19" w:rsidR="1CB38FF6" w:rsidRDefault="1CB38FF6" w:rsidP="2D8BC78F">
      <w:pPr>
        <w:jc w:val="both"/>
      </w:pPr>
      <w:r>
        <w:t xml:space="preserve">Moreover, the high dimensionality datasets introduce even another level of complexity. </w:t>
      </w:r>
      <w:r w:rsidR="00674B8C">
        <w:t>Many</w:t>
      </w:r>
      <w:r>
        <w:t xml:space="preserve"> factors or characteristics are included in high-dimensional data, and each influences the way the time series behaves. Large-scale multidimensional datasets are challenging for LSTM models to interpret and learn from because they are designed for sequential data. In the multivariate environment, this may lead to </w:t>
      </w:r>
      <w:r w:rsidR="6661ADC8">
        <w:t xml:space="preserve">low </w:t>
      </w:r>
      <w:r>
        <w:t>performance and an inability to identify significant patterns.</w:t>
      </w:r>
    </w:p>
    <w:p w14:paraId="0F538043" w14:textId="787099F5" w:rsidR="3DD71665" w:rsidRDefault="3DD71665" w:rsidP="2D8BC78F">
      <w:pPr>
        <w:jc w:val="both"/>
      </w:pPr>
      <w:r>
        <w:t xml:space="preserve">In the Finance sector, </w:t>
      </w:r>
      <w:r w:rsidR="1A4EDCFF">
        <w:t>time series forecasting is critical</w:t>
      </w:r>
      <w:r>
        <w:t xml:space="preserve"> because it directly affects investment decisions, risk management, and financial planning</w:t>
      </w:r>
      <w:r w:rsidR="358BFD15">
        <w:t>.</w:t>
      </w:r>
      <w:r>
        <w:t xml:space="preserve"> Predicting economic indicators, market trends, and currency changes allows for well-informed decision-making, minimizing financial losses and maximizing investment strategies. Encouraging economic growth, safeguarding investor assets, and preserving market stability all depend on finding a solution to the forecasting dilemma in finance.</w:t>
      </w:r>
    </w:p>
    <w:p w14:paraId="7EAF535B" w14:textId="6B1B7C96" w:rsidR="2EACA2A1" w:rsidRDefault="2EACA2A1" w:rsidP="2D8BC78F">
      <w:pPr>
        <w:jc w:val="both"/>
      </w:pPr>
      <w:r>
        <w:t xml:space="preserve">The critical need for patient care and resource allocation in the healthcare sector pushes the need to have </w:t>
      </w:r>
      <w:r w:rsidR="00674B8C">
        <w:t>a multivariate</w:t>
      </w:r>
      <w:r>
        <w:t xml:space="preserve"> time series forecasting model. Healthcare workers can plan for the changing healthcare needs of communities, foresee illness outbreaks, and efficiently distribute medical resources when they have accurate forecasts. By guaranteeing prompt and suitable responses to </w:t>
      </w:r>
      <w:r w:rsidR="00674B8C">
        <w:t>additional health concerns</w:t>
      </w:r>
      <w:r>
        <w:t>, improving forecasting capacities in healthcare lowers healthcare costs, improves the overall effectiveness of medical interventions, and ultimately saves lives.</w:t>
      </w:r>
    </w:p>
    <w:p w14:paraId="5BBA9FE7" w14:textId="5A0F79B8" w:rsidR="732DF2C5" w:rsidRDefault="732DF2C5" w:rsidP="2D8BC78F">
      <w:pPr>
        <w:jc w:val="both"/>
      </w:pPr>
      <w:r>
        <w:t xml:space="preserve">In the environment sector, the purpose of creating efficient policies, reducing the impact of natural disasters, and guaranteeing the preservation of ecosystems, accurate forecasts of environmental variables, such as temperature, precipitation, and biodiversity, are essential. Overcoming these forecasting obstacles helps ensure that natural </w:t>
      </w:r>
      <w:r>
        <w:lastRenderedPageBreak/>
        <w:t xml:space="preserve">resources are managed responsibly, biodiversity is protected, and sustainable practices are developed to counteract the negative effects of climate change. </w:t>
      </w:r>
    </w:p>
    <w:p w14:paraId="0577972B" w14:textId="4C4B8C7F" w:rsidR="46EADA3E" w:rsidRDefault="32F2AEC4" w:rsidP="008D379A">
      <w:pPr>
        <w:jc w:val="both"/>
      </w:pPr>
      <w:r>
        <w:t>Inaccurate forecasting models can lead to poor</w:t>
      </w:r>
      <w:r w:rsidR="126479BC">
        <w:t xml:space="preserve"> decision-making </w:t>
      </w:r>
      <w:r>
        <w:t>due to</w:t>
      </w:r>
      <w:r w:rsidR="126479BC">
        <w:t xml:space="preserve"> the unpredictability </w:t>
      </w:r>
      <w:r>
        <w:t xml:space="preserve">of </w:t>
      </w:r>
      <w:r w:rsidR="126479BC">
        <w:t xml:space="preserve">the </w:t>
      </w:r>
      <w:r>
        <w:t xml:space="preserve">future and the limitations of current </w:t>
      </w:r>
      <w:r w:rsidR="126479BC">
        <w:t>prediction algorithms</w:t>
      </w:r>
      <w:r w:rsidR="379C2B48">
        <w:t>.</w:t>
      </w:r>
      <w:r w:rsidR="126479BC">
        <w:t xml:space="preserve"> In real-time applications, the shortcomings of existing methods become evident, and forecasting model accuracy becomes crucial for making informed </w:t>
      </w:r>
      <w:r w:rsidR="126479BC" w:rsidRPr="0039145F">
        <w:rPr>
          <w:color w:val="auto"/>
        </w:rPr>
        <w:t>decisions</w:t>
      </w:r>
      <w:r w:rsidR="363EFC88" w:rsidRPr="0039145F">
        <w:rPr>
          <w:color w:val="auto"/>
        </w:rPr>
        <w:t xml:space="preserve"> </w:t>
      </w:r>
      <w:hyperlink r:id="rId25" w:history="1">
        <w:r w:rsidR="00394438" w:rsidRPr="00394438">
          <w:rPr>
            <w:rFonts w:ascii="Calibri" w:hAnsi="Calibri" w:cs="Calibri"/>
          </w:rPr>
          <w:t>[10]</w:t>
        </w:r>
        <w:r w:rsidR="244DF3FF" w:rsidRPr="0039145F">
          <w:rPr>
            <w:rStyle w:val="Hyperlink"/>
            <w:color w:val="auto"/>
            <w:u w:val="none"/>
          </w:rPr>
          <w:t>.</w:t>
        </w:r>
      </w:hyperlink>
      <w:r w:rsidR="126479BC">
        <w:t xml:space="preserve"> A company's ability to make decisions effectively and succeed overall in dynamic environments depends on its ability to navigate the challenging terrain of multiple interdependent variable prediction</w:t>
      </w:r>
      <w:r w:rsidR="000006BB">
        <w:t>s</w:t>
      </w:r>
      <w:r w:rsidR="126479BC">
        <w:t xml:space="preserve"> across various domains.</w:t>
      </w:r>
    </w:p>
    <w:p w14:paraId="4BB1CCC2" w14:textId="1DB820EB" w:rsidR="0E1ECE61" w:rsidRDefault="0E1ECE61" w:rsidP="7789C887">
      <w:pPr>
        <w:jc w:val="both"/>
      </w:pPr>
      <w:commentRangeStart w:id="27"/>
      <w:commentRangeStart w:id="28"/>
      <w:r>
        <w:t xml:space="preserve">The need for precise decision-making, and the effectiveness of prediction </w:t>
      </w:r>
      <w:r w:rsidR="00674B8C">
        <w:t>tools,</w:t>
      </w:r>
      <w:r>
        <w:t xml:space="preserve"> emphasize how important it is to understand the problem at hand. By considering these factors, we can create solutions that effectively tackle the challenges of forecasting numerous interdependent variables across different domains.</w:t>
      </w:r>
      <w:commentRangeEnd w:id="27"/>
      <w:r>
        <w:rPr>
          <w:rStyle w:val="CommentReference"/>
        </w:rPr>
        <w:commentReference w:id="27"/>
      </w:r>
      <w:commentRangeEnd w:id="28"/>
      <w:r w:rsidR="0098502D">
        <w:rPr>
          <w:rStyle w:val="CommentReference"/>
        </w:rPr>
        <w:commentReference w:id="28"/>
      </w:r>
    </w:p>
    <w:p w14:paraId="2A364F03" w14:textId="3EE91EC6" w:rsidR="0094766F" w:rsidRDefault="0094766F" w:rsidP="008D379A">
      <w:pPr>
        <w:pStyle w:val="Heading2"/>
      </w:pPr>
      <w:bookmarkStart w:id="29" w:name="_Toc165318580"/>
      <w:r w:rsidRPr="0094766F">
        <w:t>Research</w:t>
      </w:r>
      <w:bookmarkEnd w:id="29"/>
    </w:p>
    <w:p w14:paraId="37E88D5D" w14:textId="77777777" w:rsidR="00486CB0" w:rsidRPr="008D379A" w:rsidRDefault="00486CB0" w:rsidP="00486CB0">
      <w:pPr>
        <w:spacing w:after="120" w:line="276" w:lineRule="auto"/>
        <w:jc w:val="both"/>
        <w:rPr>
          <w:rStyle w:val="eop"/>
          <w:rFonts w:cstheme="minorHAnsi"/>
        </w:rPr>
      </w:pPr>
      <w:r w:rsidRPr="008D379A">
        <w:rPr>
          <w:rStyle w:val="normaltextrun"/>
          <w:rFonts w:cstheme="minorHAnsi"/>
        </w:rPr>
        <w:t>Multivariate time series prediction, a method pivotal for forecasting future values based on multiple time-dependent variables, demands a comprehensive approach. Its significance is particularly pronounced in sectors where interdependent variables critically influence decision-making. For instance, financial markets hinge on the accurate prediction of stock prices, which in turn rely on a complex interplay of variables like market trends, economic indicators, and company performance metrics. In meteorology, variables such as temperature, humidity, and wind speed intertwine to enable precise weather forecasting.</w:t>
      </w:r>
      <w:r w:rsidRPr="008D379A">
        <w:rPr>
          <w:rStyle w:val="eop"/>
          <w:rFonts w:cstheme="minorHAnsi"/>
        </w:rPr>
        <w:t> </w:t>
      </w:r>
    </w:p>
    <w:p w14:paraId="6F84053E" w14:textId="287F6065" w:rsidR="00486CB0" w:rsidRPr="008D379A" w:rsidRDefault="00486CB0" w:rsidP="00486CB0">
      <w:pPr>
        <w:spacing w:after="120" w:line="276" w:lineRule="auto"/>
        <w:jc w:val="both"/>
      </w:pPr>
      <w:r w:rsidRPr="4515E24A">
        <w:t xml:space="preserve">Generative AI has demonstrated remarkable potential in various fields. In transportation and AIOps, </w:t>
      </w:r>
      <w:proofErr w:type="spellStart"/>
      <w:r w:rsidRPr="4515E24A">
        <w:t>ScoreGrad</w:t>
      </w:r>
      <w:proofErr w:type="spellEnd"/>
      <w:r w:rsidRPr="4515E24A">
        <w:t xml:space="preserve"> </w:t>
      </w:r>
      <w:r w:rsidRPr="4515E24A">
        <w:fldChar w:fldCharType="begin"/>
      </w:r>
      <w:r w:rsidR="00D014BE">
        <w:instrText xml:space="preserve"> ADDIN ZOTERO_ITEM CSL_CITATION {"citationID":"9BArnfVK","properties":{"formattedCitation":"[9]","plainCitation":"[9]","noteIndex":0},"citationItems":[{"id":"e6ZJKslq/AgN8LMEQ","uris":["http://zotero.org/users/8190796/items/B7CQ35W7"],"itemData":{"id":1050,"type":"article","abstract":"Multivariate time series prediction has attracted a lot of attention because of its wide applications such as intelligence transportation, AIOps. Generative models have achieved impressive results in time series modeling because they can model data distribution and take noise into consideration. However, many existing works can not be widely used because of the constraints of functional form of generative models or the sensitivity to hyperparameters. In this paper, we propose ScoreGrad, a multivariate probabilistic time series forecasting framework based on continuous energy-based generative models. ScoreGrad is composed of time series feature extraction module and conditional stochastic differential equation based score matching module. The prediction can be achieved by iteratively solving reverse-time SDE. To the best of our knowledge, ScoreGrad is the first continuous energy based generative model used for time series forecasting. Furthermore, ScoreGrad achieves state-of-the-art results on six real-world datasets. The impact of hyperparameters and sampler types on the performance are also explored. Code is available at https://github.com/yantijin/ScoreGradPred.","note":"arXiv:2106.10121 [cs, stat]","number":"arXiv:2106.10121","publisher":"arXiv","source":"arXiv.org","title":"ScoreGrad: Multivariate Probabilistic Time Series Forecasting with Continuous Energy-based Generative Models","title-short":"ScoreGrad","URL":"http://arxiv.org/abs/2106.10121","author":[{"family":"Yan","given":"Tijin"},{"family":"Zhang","given":"Hongwei"},{"family":"Zhou","given":"Tong"},{"family":"Zhan","given":"Yufeng"},{"family":"Xia","given":"Yuanqing"}],"accessed":{"date-parts":[["2024",1,29]]},"issued":{"date-parts":[["2021",6,18]]}}}],"schema":"https://github.com/citation-style-language/schema/raw/master/csl-citation.json"} </w:instrText>
      </w:r>
      <w:r w:rsidRPr="4515E24A">
        <w:fldChar w:fldCharType="separate"/>
      </w:r>
      <w:r w:rsidR="00D014BE" w:rsidRPr="00D014BE">
        <w:rPr>
          <w:rFonts w:ascii="Calibri" w:hAnsi="Calibri" w:cs="Calibri"/>
        </w:rPr>
        <w:t>[9]</w:t>
      </w:r>
      <w:r w:rsidRPr="4515E24A">
        <w:fldChar w:fldCharType="end"/>
      </w:r>
      <w:r w:rsidRPr="4515E24A">
        <w:t xml:space="preserve">, a continuous energy-based generative model, has been developed for multivariate probabilistic time series forecasting, proving particularly effective in transportation applications. It outperforms other models on various real-world datasets, underscoring its applicability in intelligent transportation systems. CDX-NET </w:t>
      </w:r>
      <w:r w:rsidRPr="4515E24A">
        <w:fldChar w:fldCharType="begin"/>
      </w:r>
      <w:r w:rsidR="00D014BE">
        <w:instrText xml:space="preserve"> ADDIN ZOTERO_ITEM CSL_CITATION {"citationID":"4kXg1UdP","properties":{"formattedCitation":"[10]","plainCitation":"[10]","noteIndex":0},"citationItems":[{"id":"e6ZJKslq/X6j4rSK6","uris":["http://zotero.org/users/8190796/items/NX8LQFKC"],"itemData":{"id":1054,"type":"webpage","title":"CDX-NET: Cross-Domain Multi-Feature Fusion Modeling Via Deep Neural Networks for Multivariate Time Series Forecasting in AIOps | IEEE Conference Publication | IEEE Xplore","URL":"https://ieeexplore.ieee.org/document/9746242","accessed":{"date-parts":[["2024",1,29]]}}}],"schema":"https://github.com/citation-style-language/schema/raw/master/csl-citation.json"} </w:instrText>
      </w:r>
      <w:r w:rsidRPr="4515E24A">
        <w:fldChar w:fldCharType="separate"/>
      </w:r>
      <w:r w:rsidR="00D014BE" w:rsidRPr="00D014BE">
        <w:rPr>
          <w:rFonts w:ascii="Calibri" w:hAnsi="Calibri" w:cs="Calibri"/>
        </w:rPr>
        <w:t>[10]</w:t>
      </w:r>
      <w:r w:rsidRPr="4515E24A">
        <w:fldChar w:fldCharType="end"/>
      </w:r>
      <w:r w:rsidRPr="4515E24A">
        <w:t xml:space="preserve">, a deep neural network, addresses aperiodic MTS in AIOps. It integrates Convolutional Neural Networks (CNN), Recurrent Neural Networks (RNN), and attention mechanisms, demonstrating significant performance improvement in a real-world AIOps dataset. MARINA </w:t>
      </w:r>
      <w:r w:rsidRPr="4515E24A">
        <w:fldChar w:fldCharType="begin"/>
      </w:r>
      <w:r w:rsidR="00D014BE">
        <w:instrText xml:space="preserve"> ADDIN ZOTERO_ITEM CSL_CITATION {"citationID":"Go9E2Rlc","properties":{"formattedCitation":"[11]","plainCitation":"[11]","noteIndex":0},"citationItems":[{"id":"e6ZJKslq/SppepVPc","uris":["http://zotero.org/users/8190796/items/2AL6FF42"],"itemData":{"id":1059,"type":"paper-conference","container-title":"Proceedings of the 31st ACM International Conference on Information &amp; Knowledge Management","DOI":"10.1145/3511808.3557386","event-place":"Atlanta GA USA","event-title":"CIKM '22: The 31st ACM International Conference on Information and Knowledge Management","ISBN":"978-1-4503-9236-5","language":"en","page":"2230-2239","publisher":"ACM","publisher-place":"Atlanta GA USA","source":"DOI.org (Crossref)","title":"MARINA: An MLP-Attention Model for Multivariate Time-Series Analysis","title-short":"MARINA","URL":"https://dl.acm.org/doi/10.1145/3511808.3557386","author":[{"family":"Xie","given":"Jiandong"},{"family":"Cui","given":"Yue"},{"family":"Huang","given":"Feiteng"},{"family":"Liu","given":"Chao"},{"family":"Zheng","given":"Kai"}],"accessed":{"date-parts":[["2024",1,29]]},"issued":{"date-parts":[["2022",10,17]]}}}],"schema":"https://github.com/citation-style-language/schema/raw/master/csl-citation.json"} </w:instrText>
      </w:r>
      <w:r w:rsidRPr="4515E24A">
        <w:fldChar w:fldCharType="separate"/>
      </w:r>
      <w:r w:rsidR="00D014BE" w:rsidRPr="00D014BE">
        <w:rPr>
          <w:rFonts w:ascii="Calibri" w:hAnsi="Calibri" w:cs="Calibri"/>
        </w:rPr>
        <w:t>[11]</w:t>
      </w:r>
      <w:r w:rsidRPr="4515E24A">
        <w:fldChar w:fldCharType="end"/>
      </w:r>
      <w:r w:rsidRPr="4515E24A">
        <w:t xml:space="preserve">, a Multi-Layer Perceptron (MLP)-attention based model, has been proposed for multivariate time series analysis. It is versatile, suitable for forecasting and anomaly detection, and shows state-of-the-art performance in AIOps. </w:t>
      </w:r>
      <w:r w:rsidRPr="4515E24A">
        <w:rPr>
          <w:rStyle w:val="normaltextrun"/>
        </w:rPr>
        <w:t xml:space="preserve">A recent study, an innovative approach in long-term forecasting for multivariate time series, utilizes Seasonal-Trend decomposition based on Loess (STL), adeptly handling complex data by decomposing it into trend, seasonal, and residual components. This methodology underscores the importance of advanced decomposition techniques in managing the intricacies of interdependent variables in multivariate time series prediction, offering a nuanced perspective on forecasting challenge </w:t>
      </w:r>
      <w:r w:rsidRPr="4515E24A">
        <w:rPr>
          <w:rStyle w:val="normaltextrun"/>
        </w:rPr>
        <w:fldChar w:fldCharType="begin"/>
      </w:r>
      <w:r w:rsidR="00D014BE">
        <w:rPr>
          <w:rStyle w:val="normaltextrun"/>
        </w:rPr>
        <w:instrText xml:space="preserve"> ADDIN ZOTERO_ITEM CSL_CITATION {"citationID":"MVAUFcRK","properties":{"formattedCitation":"[12]","plainCitation":"[12]","noteIndex":0},"citationItems":[{"id":"e6ZJKslq/dPQ46r2H","uris":["http://zotero.org/users/8190796/items/VESSH8DC"],"itemData":{"id":1041,"type":"article-journal","abstract":"Improving the accuracy of long-term multivariate time series forecasting is important for practical applications. Various Transformer-based solutions emerging for time series forecasting. Recently, some studies have verified that the most Transformer-based methods are outperformed by simple linear models in long-term multivariate time series forecasting. However, these methods have some limitations in exploring complex interdependencies among various subseries in multivariate time series. They also fall short in leveraging the temporal features of the data sequences effectively, such as seasonality and trends. In this study, we propose a novel seasonal-trend decomposition-based 2-dimensional temporal convolution dense network (STL-2DTCDN) to deal with these issues. We incorporate the seasonal-trend decomposition based on loess (STL) to explore the trend and seasonal features of the original data. Particularly, a 2-dimensional temporal convolution dense network (2DTCDN) is designed to capture complex interdependencies among various time series in multivariate time series. To evaluate our approach, we conduct experiments on six datasets. The results demonstrate that STL-2DTCDN outperforms existing methods in long-term multivariate time series forecasting.","container-title":"Scientific Reports","DOI":"10.1038/s41598-024-52240-y","ISSN":"2045-2322","issue":"1","journalAbbreviation":"Sci Rep","language":"en","license":"2024 The Author(s)","note":"number: 1\npublisher: Nature Publishing Group","page":"1689","source":"www.nature.com","title":"Improving long-term multivariate time series forecasting with a seasonal-trend decomposition-based 2-dimensional temporal convolution dense network","volume":"14","author":[{"family":"Hao","given":"Jianhua"},{"family":"Liu","given":"Fangai"}],"issued":{"date-parts":[["2024",1,19]]}}}],"schema":"https://github.com/citation-style-language/schema/raw/master/csl-citation.json"} </w:instrText>
      </w:r>
      <w:r w:rsidRPr="4515E24A">
        <w:rPr>
          <w:rStyle w:val="normaltextrun"/>
        </w:rPr>
        <w:fldChar w:fldCharType="separate"/>
      </w:r>
      <w:r w:rsidR="00D014BE" w:rsidRPr="00D014BE">
        <w:rPr>
          <w:rFonts w:ascii="Calibri" w:hAnsi="Calibri" w:cs="Calibri"/>
        </w:rPr>
        <w:t>[12]</w:t>
      </w:r>
      <w:r w:rsidRPr="4515E24A">
        <w:rPr>
          <w:rStyle w:val="normaltextrun"/>
        </w:rPr>
        <w:fldChar w:fldCharType="end"/>
      </w:r>
      <w:r w:rsidRPr="4515E24A">
        <w:rPr>
          <w:rStyle w:val="normaltextrun"/>
        </w:rPr>
        <w:t>.</w:t>
      </w:r>
    </w:p>
    <w:p w14:paraId="36CA2145" w14:textId="05966004" w:rsidR="00486CB0" w:rsidRPr="008D379A" w:rsidRDefault="00486CB0" w:rsidP="00486CB0">
      <w:pPr>
        <w:spacing w:after="120" w:line="276" w:lineRule="auto"/>
        <w:jc w:val="both"/>
      </w:pPr>
      <w:r>
        <w:t xml:space="preserve">In anomaly detection and maintenance within industrial multivariate time series data, Generative Adversarial Networks (GAN)s, Long Short-Term Memory (LSTM), and Variational Auto Encoders (VAE)s, have shown remarkable capabilities. Cross-Correlation Graph-Based Encoder–Decoder GAN framework was proposed and focuses on anomaly detection and localization in industrial settings, relevant to transportation and AIOps </w:t>
      </w:r>
      <w:r>
        <w:fldChar w:fldCharType="begin"/>
      </w:r>
      <w:r w:rsidR="00D014BE">
        <w:instrText xml:space="preserve"> ADDIN ZOTERO_ITEM CSL_CITATION {"citationID":"FUNGctBe","properties":{"formattedCitation":"[13]","plainCitation":"[13]","noteIndex":0},"citationItems":[{"id":"e6ZJKslq/hcN7UbVd","uris":["http://zotero.org/users/8190796/items/8X6T3WME"],"itemData":{"id":1056,"type":"article-journal","abstract":"Multivariate time series is widely derived from industrial facilities, such as power plants, manufacturing machines, spacecraft, digital devices, and so on, and anomaly detection and location is of great importance to industrial preventive maintenance. However, anomalies in multivariate time series always result from their unusual change of temporal or correlative features, and it is challenging to capture these complex characteristics. Besides, achieving consistent anomaly detection and location performance is also a tricky issue. In this article, a novel anomaly detection and location framework that combines generative adversarial networks and autoencoder is proposed to capture time dependent and correlation features of multivariate time series with the need of anomalous sequences. First, multitime scale correlation computation is utilized to encode multivariate time series into multiple cross correlation graphs, which can be fed into the proposed deep architecture for extracting more distinguishable features. On this basis, a robust cost function with multiple loss issues is designed, and reconstruction matrix deviation from original space of encoder–encoder structure is utilized to detect and locate abnormal time series, ensuring the consistency of detection and location tasks and the framework reliability. Extensive experiments on five industrial datasets are conducted to indicate our model is a generic and excellent framework for anomaly detection and location of multivariate time series.","container-title":"IEEE Transactions on Instrumentation and Measurement","DOI":"10.1109/TIM.2021.3139696","ISSN":"1557-9662","note":"event-title: IEEE Transactions on Instrumentation and Measurement","page":"1-10","source":"IEEE Xplore","title":"Consistent Anomaly Detection and Localization of Multivariate Time Series via Cross-Correlation Graph-Based Encoder–Decoder GAN","volume":"71","author":[{"family":"Liang","given":"Haoran"},{"family":"Song","given":"Lei"},{"family":"Du","given":"Junrong"},{"family":"Li","given":"Xuzhi"},{"family":"Guo","given":"Lili"}],"issued":{"date-parts":[["2022"]]}}}],"schema":"https://github.com/citation-style-language/schema/raw/master/csl-citation.json"} </w:instrText>
      </w:r>
      <w:r>
        <w:fldChar w:fldCharType="separate"/>
      </w:r>
      <w:r w:rsidR="00D014BE" w:rsidRPr="00D014BE">
        <w:rPr>
          <w:rFonts w:ascii="Calibri" w:hAnsi="Calibri" w:cs="Calibri"/>
        </w:rPr>
        <w:t>[13]</w:t>
      </w:r>
      <w:r>
        <w:fldChar w:fldCharType="end"/>
      </w:r>
      <w:r>
        <w:t xml:space="preserve">. It effectively captures time-dependent and correlational features of multivariate time series. Additionally, an integrated generative model with bidirectional LSTM is </w:t>
      </w:r>
      <w:commentRangeStart w:id="30"/>
      <w:r>
        <w:t xml:space="preserve">proposed which </w:t>
      </w:r>
      <w:commentRangeEnd w:id="30"/>
      <w:r>
        <w:rPr>
          <w:rStyle w:val="CommentReference"/>
        </w:rPr>
        <w:commentReference w:id="30"/>
      </w:r>
      <w:r>
        <w:t>intelligently detect anomalies in industrial Internet of Things (</w:t>
      </w:r>
      <w:proofErr w:type="spellStart"/>
      <w:r>
        <w:t>IIoT</w:t>
      </w:r>
      <w:proofErr w:type="spellEnd"/>
      <w:r>
        <w:t xml:space="preserve">), in which captures time-series dependency and improves detection accuracy of industrial multidimensional time-series anomaly </w:t>
      </w:r>
      <w:r>
        <w:fldChar w:fldCharType="begin"/>
      </w:r>
      <w:r w:rsidR="00D014BE">
        <w:instrText xml:space="preserve"> ADDIN ZOTERO_ITEM CSL_CITATION {"citationID":"wCIGnfJi","properties":{"formattedCitation":"[14]","plainCitation":"[14]","noteIndex":0},"citationItems":[{"id":"e6ZJKslq/RX6R3iPg","uris":["http://zotero.org/users/8190796/items/C5MA46IR"],"itemData":{"id":1061,"type":"article-journal","abstract":"For emerging industrial Internet of Things (IIoT), intelligent anomaly detection is a key step to build smart industry. Especially, explosive time-series data pose enormous challenges to the information mining and processing for modern industry. How to identify and detect the multidimensional industrial time-series anomaly is an important issue. However, most of the existing studies fail to handle with large amounts of unlabeled data, thus generating the undesirable results. In this article, we propose a novel integrated deep generative model, which is built by generative adversarial networks based on bidirectional long short-term memory and attention mechanism (AMBi-GAN). The structure for the generator and the discriminator is the bidirectional long short-term memory with attention mechanism, which can capture time-series dependence. Reconstruction loss and generation loss test the input of sample training space and random latent space. Experimental results show that the detection performance of our proposed AMBi-GAN has the potential to improve the detection accuracy of industrial multidimensional time-series anomaly toward IIoT in the era of artificial intelligence.","container-title":"IEEE Transactions on Industrial Informatics","DOI":"10.1109/TII.2021.3078192","ISSN":"1941-0050","issue":"1","note":"event-title: IEEE Transactions on Industrial Informatics","page":"541-550","source":"IEEE Xplore","title":"Integrated Generative Model for Industrial Anomaly Detection via Bidirectional LSTM and Attention Mechanism","volume":"19","author":[{"family":"Kong","given":"Fanhui"},{"family":"Li","given":"Jianqiang"},{"family":"Jiang","given":"Bin"},{"family":"Wang","given":"Huihui"},{"family":"Song","given":"Houbing"}],"issued":{"date-parts":[["2023",1]]}}}],"schema":"https://github.com/citation-style-language/schema/raw/master/csl-citation.json"} </w:instrText>
      </w:r>
      <w:r>
        <w:fldChar w:fldCharType="separate"/>
      </w:r>
      <w:r w:rsidR="00D014BE" w:rsidRPr="00D014BE">
        <w:rPr>
          <w:rFonts w:ascii="Calibri" w:hAnsi="Calibri" w:cs="Calibri"/>
        </w:rPr>
        <w:t>[14]</w:t>
      </w:r>
      <w:r>
        <w:fldChar w:fldCharType="end"/>
      </w:r>
      <w:r>
        <w:t xml:space="preserve">. In addition, a GAN-based anomaly detection for power plants detection and localizing anomalies in multivariate time series data is presented, transforming data into 2D images to exploit encoder and decoder structures </w:t>
      </w:r>
      <w:r>
        <w:fldChar w:fldCharType="begin"/>
      </w:r>
      <w:r w:rsidR="00D014BE">
        <w:instrText xml:space="preserve"> ADDIN ZOTERO_ITEM CSL_CITATION {"citationID":"wSFP7jug","properties":{"formattedCitation":"[15]","plainCitation":"[15]","noteIndex":0},"citationItems":[{"id":"e6ZJKslq/3MzxK964","uris":["http://zotero.org/users/8190796/items/MSD2ZMIP"],"itemData":{"id":1064,"type":"paper-conference","abstract":"Recently, as real-time sensor data collection increases in various fields such as power plants, smart factories, and health care systems, anomaly detection for multivariate time series data analysis becomes more important. However, extracting significant features from multivariate time series data is still challenging because it simultaneously takes into account the correlation between the pair of sensors and temporal information of each time series. Meanwhile, in the field of image based anomaly detection, Generative Adversarial Networks(GANs) is developed due to its ability to model the complex high-dimensional distribution of images. In this paper, we propose a novel GAN-based anomaly detection and localization framework along with a transformation method for time series imaging, called distance image. Our goal is to learn a mapping a series of distance image to the next distance image. The transforming multivariate time series into 2D image allows us to exploit encoder and decoder structure. Especially, the encoder with pointwise convolution in a series of images ensures to encode temporal information of each time series data as well the correlation between each variable. As a result, an anomaly can be detected and localized by conducting a residual image and an anomaly score function. We empirically demonstrate the effectiveness of our approach for anomaly detection tasks on a real-world power plant data.","container-title":"2020 IEEE International Conference on Big Data and Smart Computing (BigComp)","DOI":"10.1109/BigComp48618.2020.00-97","event-title":"2020 IEEE International Conference on Big Data and Smart Computing (BigComp)","note":"ISSN: 2375-9356","page":"71-74","source":"IEEE Xplore","title":"GAN-Based Anomaly Detection and Localization of Multivariate Time Series Data for Power Plant","URL":"https://ieeexplore.ieee.org/document/9070362","author":[{"family":"Choi","given":"Yeji"},{"family":"Lim","given":"Hyunki"},{"family":"Choi","given":"Heeseung"},{"family":"Kim","given":"Ig-Jae"}],"accessed":{"date-parts":[["2024",1,29]]},"issued":{"date-parts":[["2020",2]]}}}],"schema":"https://github.com/citation-style-language/schema/raw/master/csl-citation.json"} </w:instrText>
      </w:r>
      <w:r>
        <w:fldChar w:fldCharType="separate"/>
      </w:r>
      <w:r w:rsidR="00D014BE" w:rsidRPr="00D014BE">
        <w:rPr>
          <w:rFonts w:ascii="Calibri" w:hAnsi="Calibri" w:cs="Calibri"/>
        </w:rPr>
        <w:t>[15]</w:t>
      </w:r>
      <w:r>
        <w:fldChar w:fldCharType="end"/>
      </w:r>
      <w:r>
        <w:t xml:space="preserve">. Also, in another work, stacking VAE with graph neural networks leverages a method for time-series anomaly detection </w:t>
      </w:r>
      <w:r>
        <w:fldChar w:fldCharType="begin"/>
      </w:r>
      <w:r w:rsidR="00D014BE">
        <w:instrText xml:space="preserve"> ADDIN ZOTERO_ITEM CSL_CITATION {"citationID":"kZr1gW0v","properties":{"formattedCitation":"[16]","plainCitation":"[16]","noteIndex":0},"citationItems":[{"id":"e6ZJKslq/W2eWFa2t","uris":["http://zotero.org/users/8190796/items/NGSJ6DXZ"],"itemData":{"id":1067,"type":"article","abstract":"Recent studies have shown that autoencoder-based models can achieve superior performance on anomaly detection tasks due to their excellent ability to fit complex data in an unsupervised manner. In this work, we propose a novel autoencoder-based model, named StackVAE-G that can significantly bring the efficiency and interpretability to multivariate time series anomaly detection. Specifically, we utilize the similarities across the time series channels by the stacking block-wise reconstruction with a weight-sharing scheme to reduce the size of learned models and also relieve the overfitting to unknown noises in the training data. We also leverage a graph learning module to learn a sparse adjacency matrix to explicitly capture the stable interrelation structure among multiple time series channels for the interpretable pattern reconstruction of interrelated channels. Combining these two modules, we introduce the stacking block-wise VAE (variational autoencoder) with GNN (graph neural network) model for multivariate time series anomaly detection. We conduct extensive experiments on three commonly used public datasets, showing that our model achieves comparable (even better) performance with the state-of-the-art modelsand meanwhile requires much less computation and memory cost. Furthermore, we demonstrate that the adjacency matrix learned by our model accurately captures the interrelation among multiple channels, and can provide valuable information for failure diagnosis applications.","DOI":"10.48550/arXiv.2105.08397","note":"arXiv:2105.08397 [cs]","number":"arXiv:2105.08397","publisher":"arXiv","source":"arXiv.org","title":"StackVAE-G: An efficient and interpretable model for time series anomaly detection","title-short":"StackVAE-G","URL":"http://arxiv.org/abs/2105.08397","author":[{"family":"Li","given":"Wenkai"},{"family":"Hu","given":"Wenbo"},{"family":"Chen","given":"Ting"},{"family":"Chen","given":"Ning"},{"family":"Feng","given":"Cheng"}],"accessed":{"date-parts":[["2024",1,29]]},"issued":{"date-parts":[["2022",9,19]]}}}],"schema":"https://github.com/citation-style-language/schema/raw/master/csl-citation.json"} </w:instrText>
      </w:r>
      <w:r>
        <w:fldChar w:fldCharType="separate"/>
      </w:r>
      <w:r w:rsidR="00D014BE" w:rsidRPr="00D014BE">
        <w:rPr>
          <w:rFonts w:ascii="Calibri" w:hAnsi="Calibri" w:cs="Calibri"/>
        </w:rPr>
        <w:t>[16]</w:t>
      </w:r>
      <w:r>
        <w:fldChar w:fldCharType="end"/>
      </w:r>
      <w:r>
        <w:t xml:space="preserve">. It captures stable interrelation structures among multiple time series data channels, enhancing interpretability and detection accuracy. Furthermore, a multiscale </w:t>
      </w:r>
      <w:r>
        <w:lastRenderedPageBreak/>
        <w:t xml:space="preserve">wavelet graph autoencoder focusing on fault diagnosis and root cause discovery was proposed which integrates discrete wavelet transform into autoencoders, decomposing multivariate time series into multifrequency components </w:t>
      </w:r>
      <w:r>
        <w:fldChar w:fldCharType="begin"/>
      </w:r>
      <w:r w:rsidR="00D014BE">
        <w:instrText xml:space="preserve"> ADDIN ZOTERO_ITEM CSL_CITATION {"citationID":"zKu8KN8R","properties":{"formattedCitation":"[17]","plainCitation":"[17]","noteIndex":0},"citationItems":[{"id":"e6ZJKslq/ZTTlDJFC","uris":["http://zotero.org/users/8190796/items/ZAF83BS3"],"itemData":{"id":1071,"type":"webpage","title":"Multiscale Wavelet Graph AutoEncoder for Multivariate Time-Series Anomaly Detection | IEEE Journals &amp; Magazine | IEEE Xplore","URL":"https://ieeexplore.ieee.org/document/9954430","accessed":{"date-parts":[["2024",1,29]]}}}],"schema":"https://github.com/citation-style-language/schema/raw/master/csl-citation.json"} </w:instrText>
      </w:r>
      <w:r>
        <w:fldChar w:fldCharType="separate"/>
      </w:r>
      <w:r w:rsidR="00D014BE" w:rsidRPr="00D014BE">
        <w:rPr>
          <w:rFonts w:ascii="Calibri" w:hAnsi="Calibri" w:cs="Calibri"/>
        </w:rPr>
        <w:t>[17]</w:t>
      </w:r>
      <w:r>
        <w:fldChar w:fldCharType="end"/>
      </w:r>
      <w:r>
        <w:t>. It captures anomalies caused by changes in intervariable dependence, demonstrating effectiveness in industrial settings.</w:t>
      </w:r>
    </w:p>
    <w:p w14:paraId="40CFFFB1" w14:textId="08CE821C" w:rsidR="001B7F76" w:rsidRPr="008D379A" w:rsidRDefault="00486CB0" w:rsidP="001B7F76">
      <w:pPr>
        <w:spacing w:after="120" w:line="276" w:lineRule="auto"/>
        <w:jc w:val="both"/>
      </w:pPr>
      <w:r>
        <w:t>In healthcare, particularly in the synthesis and analysis of multivariate medical time series data, techniques like GANs and neural processes are enabling the creation of synthetic data and providing new ways to interpret complex medical datasets, paving the way for advanced research and privacy-preserving solutions. GAN has been</w:t>
      </w:r>
      <w:r w:rsidR="001B7F76">
        <w:t xml:space="preserve"> employed to generate synthetic multichannel electrocardiogram signals </w:t>
      </w:r>
      <w:r w:rsidR="001B7F76">
        <w:fldChar w:fldCharType="begin"/>
      </w:r>
      <w:r w:rsidR="00D014BE">
        <w:instrText xml:space="preserve"> ADDIN ZOTERO_ITEM CSL_CITATION {"citationID":"PmpCP3LB","properties":{"formattedCitation":"[18]","plainCitation":"[18]","noteIndex":0},"citationItems":[{"id":"e6ZJKslq/kZCHZwxc","uris":["http://zotero.org/users/8190796/items/K2GTI9PN"],"itemData":{"id":1073,"type":"article-journal","abstract":"Access to medical data is highly regulated due to its sensitive nature, which can constrain communities’ ability to utilize these data for research or clinical purposes. Common de-identification techniques to enable the sharing of data may not provide adequate privacy in every circumstance. We investigate the ability of Generative Adversarial Networks (GANs) to generate synthetic, and more significantly, multichannel electrocardiogram signals that are representative of waveforms observed in patients to address these privacy concerns. Successful generation of high-quality synthetic time series data has the potential to act as an effective substitute for actual patient data. For the first time, we demonstrate a range of novel loss functions using our multivariate GAN architecture and analyse their effect on data quality and privacy. We also present the application of multivariate dynamic time warping as a means of evaluating generated time series. Quantitative evidence demonstrates that the inclusion of a penalisation coefficient (Dynamic Time Warping) in the loss function enables our GAN to outperform the other generative models and loss functions explored by 4.9% according to our metrics. This allows for the generation of data that is more representative of the training set and diverse across generated samples, all whilst ensuring sufficient privacy.","container-title":"IEEE Access","DOI":"10.1109/ACCESS.2021.3130421","ISSN":"2169-3536","note":"event-title: IEEE Access","page":"158936-158945","source":"IEEE Xplore","title":"Multivariate Generative Adversarial Networks and Their Loss Functions for Synthesis of Multichannel ECGs","volume":"9","author":[{"family":"Brophy","given":"Eoin"},{"family":"De Vos","given":"Maarten"},{"family":"Boylan","given":"Geraldine"},{"family":"Ward","given":"Tomás"}],"issued":{"date-parts":[["2021"]]}}}],"schema":"https://github.com/citation-style-language/schema/raw/master/csl-citation.json"} </w:instrText>
      </w:r>
      <w:r w:rsidR="001B7F76">
        <w:fldChar w:fldCharType="separate"/>
      </w:r>
      <w:r w:rsidR="00D014BE" w:rsidRPr="00D014BE">
        <w:rPr>
          <w:rFonts w:ascii="Calibri" w:hAnsi="Calibri" w:cs="Calibri"/>
        </w:rPr>
        <w:t>[18]</w:t>
      </w:r>
      <w:r w:rsidR="001B7F76">
        <w:fldChar w:fldCharType="end"/>
      </w:r>
      <w:r w:rsidR="001B7F76">
        <w:t xml:space="preserve">. This approach addresses privacy concerns in medical data sharing by creating high-quality synthetic time series data that can effectively substitute actual patient data while maintaining privacy. Additionally, heatmaps have been used for visual explainability of CNNs in multivariate time series problems in healthcare </w:t>
      </w:r>
      <w:r w:rsidR="001B7F76">
        <w:fldChar w:fldCharType="begin"/>
      </w:r>
      <w:r w:rsidR="00D014BE">
        <w:instrText xml:space="preserve"> ADDIN ZOTERO_ITEM CSL_CITATION {"citationID":"czs0k7Ol","properties":{"formattedCitation":"[19]","plainCitation":"[19]","noteIndex":0},"citationItems":[{"id":"e6ZJKslq/qyMKVG5G","uris":["http://zotero.org/users/8190796/items/8MXPZG5B"],"itemData":{"id":1076,"type":"paper-conference","abstract":"The need for explainable AI is becoming increasingly important for critical decision domains such as healthcare for example. In this context, this paper is concerned with explaining the predictions of Convolutional Neural Networks (CNNs) with particular focus on multivariate Time Series (TS) problems. The approach is based on heatmaps as a visual means to highlight the significant variables over the temporal sequence. Furthermore, a channel-wise CNN architecture is implemented to allow for considering the TS variables separately. The approach is applied to the problem of predicting the risk of in-hospital mortality. We use a dataset from the MIMIC-III database, which included about 13K ICU records. The experimental results demonstrate rational insights that conform with the common medical knowledge in this regard.","container-title":"2020 IEEE International Conference on Healthcare Informatics (ICHI)","DOI":"10.1109/ICHI48887.2020.9374393","event-title":"2020 IEEE International Conference on Healthcare Informatics (ICHI)","note":"ISSN: 2575-2634","page":"1-8","source":"IEEE Xplore","title":"Heatmaps for Visual Explainability of CNN-Based Predictions for Multivariate Time Series with Application to Healthcare","URL":"https://ieeexplore.ieee.org/document/9374393","author":[{"family":"Viton","given":"Fabien"},{"family":"Elbattah","given":"Mahmoud"},{"family":"Guérin","given":"Jean-Luc"},{"family":"Dequen","given":"Gilles"}],"accessed":{"date-parts":[["2024",1,29]]},"issued":{"date-parts":[["2020",11]]}}}],"schema":"https://github.com/citation-style-language/schema/raw/master/csl-citation.json"} </w:instrText>
      </w:r>
      <w:r w:rsidR="001B7F76">
        <w:fldChar w:fldCharType="separate"/>
      </w:r>
      <w:r w:rsidR="00D014BE" w:rsidRPr="00D014BE">
        <w:rPr>
          <w:rFonts w:ascii="Calibri" w:hAnsi="Calibri" w:cs="Calibri"/>
        </w:rPr>
        <w:t>[19]</w:t>
      </w:r>
      <w:r w:rsidR="001B7F76">
        <w:fldChar w:fldCharType="end"/>
      </w:r>
      <w:r w:rsidR="001B7F76">
        <w:t xml:space="preserve">. This method, applied to predicting the risk of in-hospital mortality, provides rational insights conforming to medical knowledge. A study highlights the potential of synthetic patient data generated by generative AI, like GANs, to revolutionize clinical research and protect patient privacy </w:t>
      </w:r>
      <w:r w:rsidR="001B7F76">
        <w:fldChar w:fldCharType="begin"/>
      </w:r>
      <w:r w:rsidR="00D014BE">
        <w:instrText xml:space="preserve"> ADDIN ZOTERO_ITEM CSL_CITATION {"citationID":"dmWF7UCo","properties":{"formattedCitation":"[20]","plainCitation":"[20]","noteIndex":0},"citationItems":[{"id":"e6ZJKslq/ceXOUJyU","uris":["http://zotero.org/users/8190796/items/BCHIH6DA"],"itemData":{"id":1079,"type":"article-journal","abstract":"&lt;h3&gt;ABSTRACT&lt;/h3&gt; &lt;p&gt;Artificial intelligence (AI) has been heralded as one of the key technological innovations of the 21st century. Within healthcare, much attention has been placed upon the ability of deductive AI systems to analyse large datasets to find patterns that would be unfeasible to program. Generative AI, including generative adversarial networks, are a newer type of machine learning that functions to create fake data after learning the properties of real data. Artificially generated patient data has the potential to revolutionise clinical research and protect patient privacy. Using novel techniques, it is increasingly possible to fully anonymise datasets to the point where no datapoint is traceable to any real individual. This can be used to expand and balance datasets as well as to replace the use of real patient data in certain contexts. This paper focuses upon three key uses of synthetic data: clinical research, data privacy and medical education. We also highlight ethical and practical concerns that require consideration.&lt;/p&gt;","container-title":"Future Healthc J","DOI":"10.7861/fhj.2022-0013","ISSN":"2514-6645, 2514-6653","issue":"2","journalAbbreviation":"Future Healthc J","language":"en","license":"© Royal College of Physicians 2022 All rights reserved.","note":"publisher: Royal College of Physicians\nsection: Opinion","page":"190-193","source":"www.rcpjournals.org","title":"Generative adversarial networks and synthetic patient data: current challenges and future perspectives","title-short":"Generative adversarial networks and synthetic patient data","volume":"9","author":[{"family":"Arora","given":"Anmol"},{"family":"Arora","given":"Ananya"}],"issued":{"date-parts":[["2022",7,1]]}}}],"schema":"https://github.com/citation-style-language/schema/raw/master/csl-citation.json"} </w:instrText>
      </w:r>
      <w:r w:rsidR="001B7F76">
        <w:fldChar w:fldCharType="separate"/>
      </w:r>
      <w:r w:rsidR="00D014BE" w:rsidRPr="00D014BE">
        <w:rPr>
          <w:rFonts w:ascii="Calibri" w:hAnsi="Calibri" w:cs="Calibri"/>
        </w:rPr>
        <w:t>[20]</w:t>
      </w:r>
      <w:r w:rsidR="001B7F76">
        <w:fldChar w:fldCharType="end"/>
      </w:r>
      <w:r w:rsidR="001B7F76">
        <w:t xml:space="preserve">. The paper discusses key uses of synthetic data in clinical research, data privacy, and medical education, along with ethical and practical concerns. Neural processes have been utilized to estimate missing values in clinical time-series data </w:t>
      </w:r>
      <w:r w:rsidR="001B7F76">
        <w:fldChar w:fldCharType="begin"/>
      </w:r>
      <w:r w:rsidR="00D014BE">
        <w:instrText xml:space="preserve"> ADDIN ZOTERO_ITEM CSL_CITATION {"citationID":"91kLExnn","properties":{"formattedCitation":"[21]","plainCitation":"[21]","noteIndex":0},"citationItems":[{"id":"e6ZJKslq/ysy9foKW","uris":["http://zotero.org/users/8190796/items/PXG37UK4"],"itemData":{"id":1083,"type":"article-journal","abstract":"Clinical time-series data retrieved from electronic medical records are widely used to build predictive models of adverse events to support resource management. Such data is often sparse and irregularly-sampled, which makes it challenging to use many common machine learning methods. Missing values may be interpolated by carrying the last value forward, or through linear regression. Gaussian process (GP) regression is also used for performing imputation, and often re-sampling of time-series at regular intervals. The use of GPs can require extensive, and likely adhoc, investigation to determine model structure, such as an appropriate covariance function. This can be challenging for multivariate real-world clinical data, in which time-series variables exhibit different dynamics to one another. In this work, we construct generative models to estimate missing values in clinical time-series data using a neural latent variable model, known as a Neural Process (NP). The NP model employs a conditional prior distribution in the latent space to learn global uncertainty in the data by modelling variations at a local level. In contrast to conventional generative modelling, this prior is not fixed and is itself learned during the training process. Thus, NP model provides the flexibility to adapt to the dynamics of the available clinical data. We propose a variant of the NP framework for efficient modelling of the mutual information between the latent and input spaces, ensuring meaningful learned priors. Experiments using the MIMIC III dataset demonstrate the effectiveness of the proposed approach as compared to conventional methods.","container-title":"IEEE Journal of Biomedical and Health Informatics","DOI":"10.1109/JBHI.2021.3107518","ISSN":"2168-2208","issue":"4","note":"event-title: IEEE Journal of Biomedical and Health Informatics","page":"1528-1537","source":"IEEE Xplore","title":"Data Pre-Processing Using Neural Processes for Modeling Personalized Vital-Sign Time-Series Data","volume":"26","author":[{"family":"Sharma","given":"Pulkit"},{"family":"Shamout","given":"Farah E."},{"family":"Abrol","given":"Vinayak"},{"family":"Clifton","given":"David A."}],"issued":{"date-parts":[["2022",4]]}}}],"schema":"https://github.com/citation-style-language/schema/raw/master/csl-citation.json"} </w:instrText>
      </w:r>
      <w:r w:rsidR="001B7F76">
        <w:fldChar w:fldCharType="separate"/>
      </w:r>
      <w:r w:rsidR="00D014BE" w:rsidRPr="00D014BE">
        <w:rPr>
          <w:rFonts w:ascii="Calibri" w:hAnsi="Calibri" w:cs="Calibri"/>
        </w:rPr>
        <w:t>[21]</w:t>
      </w:r>
      <w:r w:rsidR="001B7F76">
        <w:fldChar w:fldCharType="end"/>
      </w:r>
      <w:r w:rsidR="001B7F76">
        <w:t xml:space="preserve">. This approach adapts to the dynamics of available clinical data, demonstrating effectiveness compared to conventional methods. In another work, the use of GANs for generating realistic medical time series data is investigated, focusing on the generation of synthetic multichannel ECG signals </w:t>
      </w:r>
      <w:r w:rsidR="001B7F76">
        <w:fldChar w:fldCharType="begin"/>
      </w:r>
      <w:r w:rsidR="00D014BE">
        <w:instrText xml:space="preserve"> ADDIN ZOTERO_ITEM CSL_CITATION {"citationID":"2jSgJ5Gc","properties":{"formattedCitation":"[22]","plainCitation":"[22]","noteIndex":0},"citationItems":[{"id":"e6ZJKslq/NwWzPsWw","uris":["http://zotero.org/users/8190796/items/RZKTJ8PK"],"itemData":{"id":1086,"type":"paper-conference","abstract":"Access to medical data is highly regulated due to its sensitive nature, which can constrain communities' ability to utilise these data for research or clinical purposes. Common de-identification techniques to enable the sharing of data may not provide adequate protection for an individual's personal data in every circumstance. We investigate the ability of Generative Adversarial Networks (GANs) to generate realistic medical time series data to address these privacy and identification concerns. We generate synthetic, and more significantly, multichannel electrocardiogram (ECG) signals that are representative of waveforms observed in patients. Successful generation of high-quality synthetic time series data has the potential to act as an effective substitute for actual patient data. For the first time, we demonstrate a multivariate GAN architecture that can successfully generate dependent multichannel time series signals. We present the first application of multivariate dynamic time warping as a means of evaluating generated GAN samples. Quantitative evidence demonstrates our GAN can generate data that is structurally similar to the training set and diverse across generated samples, all whilst ensuring sufficient privacy guarantees for the underlying training data.","collection-title":"CIKM '20","container-title":"Proceedings of the 29th ACM International Conference on Information &amp; Knowledge Management","DOI":"10.1145/3340531.3418509","event-place":"New York, NY, USA","ISBN":"978-1-4503-6859-9","page":"3229–3232","publisher":"Association for Computing Machinery","publisher-place":"New York, NY, USA","source":"ACM Digital Library","title":"Synthesis of Dependent Multichannel ECG using Generative Adversarial Networks","URL":"https://dl.acm.org/doi/10.1145/3340531.3418509","author":[{"family":"Brophy","given":"Eoin"}],"accessed":{"date-parts":[["2024",1,29]]},"issued":{"date-parts":[["2020",10,19]]}}}],"schema":"https://github.com/citation-style-language/schema/raw/master/csl-citation.json"} </w:instrText>
      </w:r>
      <w:r w:rsidR="001B7F76">
        <w:fldChar w:fldCharType="separate"/>
      </w:r>
      <w:r w:rsidR="00D014BE" w:rsidRPr="00D014BE">
        <w:rPr>
          <w:rFonts w:ascii="Calibri" w:hAnsi="Calibri" w:cs="Calibri"/>
        </w:rPr>
        <w:t>[22]</w:t>
      </w:r>
      <w:r w:rsidR="001B7F76">
        <w:fldChar w:fldCharType="end"/>
      </w:r>
      <w:r w:rsidR="001B7F76">
        <w:t xml:space="preserve">. The approach demonstrates the GAN's ability to create structurally similar and diverse data while ensuring </w:t>
      </w:r>
      <w:commentRangeStart w:id="31"/>
      <w:r w:rsidR="001B7F76">
        <w:t>privacy, by not relying on the real patients’ personal data.</w:t>
      </w:r>
      <w:commentRangeEnd w:id="31"/>
      <w:r w:rsidR="001B7F76">
        <w:rPr>
          <w:rStyle w:val="CommentReference"/>
        </w:rPr>
        <w:commentReference w:id="31"/>
      </w:r>
    </w:p>
    <w:p w14:paraId="49FC5CE7" w14:textId="538BAC33" w:rsidR="00886CA0" w:rsidRPr="00C44B73" w:rsidRDefault="001B7F76" w:rsidP="00A14DB1">
      <w:pPr>
        <w:spacing w:after="120" w:line="276" w:lineRule="auto"/>
        <w:jc w:val="both"/>
      </w:pPr>
      <w:r>
        <w:t xml:space="preserve">One of the fields that received high interest in this regard is financial markets and stock prediction, leveraging the complexities of multivariate time series data. A framework that includes the temporal generative filters that implement a memory-based mechanism onto an LSTM network </w:t>
      </w:r>
      <w:bookmarkStart w:id="32" w:name="_Int_F7Hu85BM"/>
      <w:r>
        <w:t>in an attempt to</w:t>
      </w:r>
      <w:bookmarkEnd w:id="32"/>
      <w:r>
        <w:t xml:space="preserve"> learn individual patterns per stock and hypergraph attentions for stock movement prediction, focusing on both multi-order and internal dynamics of stocks is presented </w:t>
      </w:r>
      <w:r>
        <w:fldChar w:fldCharType="begin"/>
      </w:r>
      <w:r w:rsidR="00D014BE">
        <w:instrText xml:space="preserve"> ADDIN ZOTERO_ITEM CSL_CITATION {"citationID":"6SjyDN7K","properties":{"formattedCitation":"[23]","plainCitation":"[23]","noteIndex":0},"citationItems":[{"id":"e6ZJKslq/DGILEfvg","uris":["http://zotero.org/users/8190796/items/33QEEXTZ"],"itemData":{"id":1088,"type":"paper-conference","abstract":"Advances in deep neural network (DNN) architectures have enabled new prediction techniques for stock market data. Unlike other multivariate time-series data, stock markets show two unique characteristics: (i) multi-order dynamics, as stock prices are affected by strong non-pairwise correlations (e.g., within the same industry); and (ii) internal dynamics, as each individual stock shows some particular behaviour. Recent DNN-based methods capture multi-order dynamics using hypergraphs, but rely on the Fourier basis in the convolution, which is both inefficient and ineffective. In addition, they largely ignore internal dynamics by adopting the same model for each stock, which implies a severe information loss. In this paper, we propose a framework for stock movement prediction to overcome the above issues. Specifically, the framework includes temporal generative filters that implement a memory-based mechanism onto an LSTM network in an attempt to learn individual patterns per stock. Moreover, we employ hypergraph attentions to capture the non-pairwise correlations. Here, using the wavelet basis instead of the Fourier basis, enables us to simplify the message passing and focus on the localized convolution. Experiments with US market data over six years show that our framework outperforms state-of-the-art methods in terms of profit and stability. Our source code and data are available at https://github.com/thanhtrunghuynh93/estimate.","collection-title":"WSDM '23","container-title":"Proceedings of the Sixteenth ACM International Conference on Web Search and Data Mining","DOI":"10.1145/3539597.3570427","event-place":"New York, NY, USA","ISBN":"978-1-4503-9407-9","page":"850–858","publisher":"Association for Computing Machinery","publisher-place":"New York, NY, USA","source":"ACM Digital Library","title":"Efficient Integration of Multi-Order Dynamics and Internal Dynamics in Stock Movement Prediction","URL":"https://dl.acm.org/doi/10.1145/3539597.3570427","author":[{"family":"Huynh","given":"Thanh Trung"},{"family":"Nguyen","given":"Minh Hieu"},{"family":"Nguyen","given":"Thanh Tam"},{"family":"Nguyen","given":"Phi Le"},{"family":"Weidlich","given":"Matthias"},{"family":"Nguyen","given":"Quoc Viet Hung"},{"family":"Aberer","given":"Karl"}],"accessed":{"date-parts":[["2024",1,29]]},"issued":{"date-parts":[["2023",2,27]]}}}],"schema":"https://github.com/citation-style-language/schema/raw/master/csl-citation.json"} </w:instrText>
      </w:r>
      <w:r>
        <w:fldChar w:fldCharType="separate"/>
      </w:r>
      <w:r w:rsidR="00D014BE" w:rsidRPr="00D014BE">
        <w:rPr>
          <w:rFonts w:ascii="Calibri" w:hAnsi="Calibri" w:cs="Calibri"/>
        </w:rPr>
        <w:t>[23]</w:t>
      </w:r>
      <w:r>
        <w:fldChar w:fldCharType="end"/>
      </w:r>
      <w:r>
        <w:t xml:space="preserve">. Additionally, Score Grad, a multivariate probabilistic forecasting framework based on continuous energy-based generative models, applying to financial time series </w:t>
      </w:r>
      <w:r>
        <w:fldChar w:fldCharType="begin"/>
      </w:r>
      <w:r w:rsidR="00D014BE">
        <w:instrText xml:space="preserve"> ADDIN ZOTERO_ITEM CSL_CITATION {"citationID":"zcHgjF5q","properties":{"formattedCitation":"[9]","plainCitation":"[9]","noteIndex":0},"citationItems":[{"id":"e6ZJKslq/AgN8LMEQ","uris":["http://zotero.org/users/8190796/items/B7CQ35W7"],"itemData":{"id":1050,"type":"article","abstract":"Multivariate time series prediction has attracted a lot of attention because of its wide applications such as intelligence transportation, AIOps. Generative models have achieved impressive results in time series modeling because they can model data distribution and take noise into consideration. However, many existing works can not be widely used because of the constraints of functional form of generative models or the sensitivity to hyperparameters. In this paper, we propose ScoreGrad, a multivariate probabilistic time series forecasting framework based on continuous energy-based generative models. ScoreGrad is composed of time series feature extraction module and conditional stochastic differential equation based score matching module. The prediction can be achieved by iteratively solving reverse-time SDE. To the best of our knowledge, ScoreGrad is the first continuous energy based generative model used for time series forecasting. Furthermore, ScoreGrad achieves state-of-the-art results on six real-world datasets. The impact of hyperparameters and sampler types on the performance are also explored. Code is available at https://github.com/yantijin/ScoreGradPred.","note":"arXiv:2106.10121 [cs, stat]","number":"arXiv:2106.10121","publisher":"arXiv","source":"arXiv.org","title":"ScoreGrad: Multivariate Probabilistic Time Series Forecasting with Continuous Energy-based Generative Models","title-short":"ScoreGrad","URL":"http://arxiv.org/abs/2106.10121","author":[{"family":"Yan","given":"Tijin"},{"family":"Zhang","given":"Hongwei"},{"family":"Zhou","given":"Tong"},{"family":"Zhan","given":"Yufeng"},{"family":"Xia","given":"Yuanqing"}],"accessed":{"date-parts":[["2024",1,29]]},"issued":{"date-parts":[["2021",6,18]]}}}],"schema":"https://github.com/citation-style-language/schema/raw/master/csl-citation.json"} </w:instrText>
      </w:r>
      <w:r>
        <w:fldChar w:fldCharType="separate"/>
      </w:r>
      <w:r w:rsidR="00D014BE" w:rsidRPr="00D014BE">
        <w:rPr>
          <w:rFonts w:ascii="Calibri" w:hAnsi="Calibri" w:cs="Calibri"/>
        </w:rPr>
        <w:t>[9]</w:t>
      </w:r>
      <w:r>
        <w:fldChar w:fldCharType="end"/>
      </w:r>
      <w:r>
        <w:t xml:space="preserve"> is presented in the literature. Additionally, discussing generative models for augmenting financial datasets, focusing on synthesizing realistic time series that capture specific properties of financial data </w:t>
      </w:r>
      <w:r>
        <w:fldChar w:fldCharType="begin"/>
      </w:r>
      <w:r w:rsidR="00D014BE">
        <w:instrText xml:space="preserve"> ADDIN ZOTERO_ITEM CSL_CITATION {"citationID":"uvy53SkL","properties":{"formattedCitation":"[24]","plainCitation":"[24]","noteIndex":0},"citationItems":[{"id":"e6ZJKslq/ZznmUKuS","uris":["http://zotero.org/users/8190796/items/23BKBCHK"],"itemData":{"id":1090,"type":"article-journal","abstract":"Financial markets have always been a point of interest for automated systems. Due to their complex nature, financial algorithms and fintech frameworks require vast amounts of data to accurately respond to market fluctuations. This data availability is tied to the daily market evolution, so it is impossible to accelerate its acquisition. In this article, we discuss several solutions for augmenting financial datasets via synthesizing realistic time-series with the help of generative models. This problem is complex, since financial time series present very specific properties, e.g., fat-tail distribution, cross-correlation between different stocks, specific autocorrelation, cluster volatility and so on. In particular, we propose solutions for capturing cross-correlations between different stocks and for transitioning from fixed to variable length time-series without resorting to sequence modeling networks, and adapt various network architectures, e.g., fully connected and convolutional GANs, variational autoencoders, and generative moment matching networks. Finally, we tackle the problem of evaluating the quality of synthetic financial time-series. We introduce qualitative and quantitative metrics, along with a portfolio trend prediction framework that validates our generative models’ performance. We carry out experiments on real-world financial data extracted from the US stock market, proving the benefits of these techniques.","container-title":"ACM Transactions on Multimedia Computing, Communications, and Applications","DOI":"10.1145/3501305","ISSN":"1551-6857","issue":"4","journalAbbreviation":"ACM Trans. Multimedia Comput. Commun. Appl.","page":"96:1–96:27","source":"ACM Digital Library","title":"Generation of Realistic Synthetic Financial Time-series","volume":"18","author":[{"family":"Dogariu","given":"Mihai"},{"family":"Ştefan","given":"Liviu-Daniel"},{"family":"Boteanu","given":"Bogdan Andrei"},{"family":"Lamba","given":"Claudiu"},{"family":"Kim","given":"Bomi"},{"family":"Ionescu","given":"Bogdan"}],"issued":{"date-parts":[["2022",3,4]]}}}],"schema":"https://github.com/citation-style-language/schema/raw/master/csl-citation.json"} </w:instrText>
      </w:r>
      <w:r>
        <w:fldChar w:fldCharType="separate"/>
      </w:r>
      <w:r w:rsidR="00D014BE" w:rsidRPr="00D014BE">
        <w:rPr>
          <w:rFonts w:ascii="Calibri" w:hAnsi="Calibri" w:cs="Calibri"/>
        </w:rPr>
        <w:t>[24]</w:t>
      </w:r>
      <w:r>
        <w:fldChar w:fldCharType="end"/>
      </w:r>
      <w:r>
        <w:t xml:space="preserve">. MMGAN-HPA for stock market prices prediction is a deep learning framework based on GANs with LSTM and CNN for improved stock market price prediction by overcoming challenges of hyperparameter tuning for GAN-based stock market prediction, with reinforcement learning and Bayesian optimization </w:t>
      </w:r>
      <w:r>
        <w:fldChar w:fldCharType="begin"/>
      </w:r>
      <w:r w:rsidR="00D014BE">
        <w:instrText xml:space="preserve"> ADDIN ZOTERO_ITEM CSL_CITATION {"citationID":"7H0LevNy","properties":{"formattedCitation":"[25]","plainCitation":"[25]","noteIndex":0},"citationItems":[{"id":"e6ZJKslq/HURQ4iqI","uris":["http://zotero.org/users/8190796/items/LGRKHWES"],"itemData":{"id":1094,"type":"article-journal","abstract":"Deep learning has achieved greater success in optimizing solutions associated with Artificial Intelligence (AI). In the financial domain, it is widely used for stock market prediction, trade execution strategies and portfolio optimization. Stock market prediction is a very significant use case in this domain. Generative Adversarial Networks (GANs) with advanced AI models have gained significance of late. However, it is used in image-image-translation and other computer vision scenarios. GANs are not used much for stock market prediction due to its difficulty in setting the right set of hyperparameters. In this paper, overcome this problem with reinforcement learning and Bayesian optimization. A deep learning framework based on GAN, named Stock-GAN, is implemented with generator and discriminator. The former is realized with LSTM, a variant of Recurrent Neural Network (RNN), while the latter uses Convolutional Neural Network. An algorithm named Generative Adversarial Network based Hybrid Prediction Algorithm (GAN-HPA) is proposed. An empirical study revealed that Stock-GAN achieves promising performance in stock price prediction when compared with the state of the art model known as Multi-Model based Hybrid Prediction Algorithm (MM-HPA). Afterwards, MM-HPA and GAN-HPA combined to form yet another hybrid model known as MMGAN-HPA for improved performance over MM-HPA and GAN-HPA.","container-title":"Journal of King Saud University - Computer and Information Sciences","DOI":"10.1016/j.jksuci.2021.07.001","ISSN":"1319-1578","issue":"9","journalAbbreviation":"Journal of King Saud University - Computer and Information Sciences","page":"7433-7444","source":"ScienceDirect","title":"Multi-Model Generative Adversarial Network Hybrid Prediction Algorithm (MMGAN-HPA) for stock market prices prediction","volume":"34","author":[{"family":"Polamuri","given":"Subba Rao"},{"family":"Srinivas","given":"Dr. Kudipudi"},{"family":"Krishna Mohan","given":"Dr. A."}],"issued":{"date-parts":[["2022",10,1]]}}}],"schema":"https://github.com/citation-style-language/schema/raw/master/csl-citation.json"} </w:instrText>
      </w:r>
      <w:r>
        <w:fldChar w:fldCharType="separate"/>
      </w:r>
      <w:r w:rsidR="00D014BE" w:rsidRPr="00D014BE">
        <w:rPr>
          <w:rFonts w:ascii="Calibri" w:hAnsi="Calibri" w:cs="Calibri"/>
        </w:rPr>
        <w:t>[25]</w:t>
      </w:r>
      <w:r>
        <w:fldChar w:fldCharType="end"/>
      </w:r>
      <w:r>
        <w:t xml:space="preserve">. In another study, features selected by multiple techniques (logistic regression, support vector machine, and random forest) are combined and used in a deep generative model for better stock market forecasting performance </w:t>
      </w:r>
      <w:r>
        <w:fldChar w:fldCharType="begin"/>
      </w:r>
      <w:r w:rsidR="00D014BE">
        <w:instrText xml:space="preserve"> ADDIN ZOTERO_ITEM CSL_CITATION {"citationID":"D7SL5kaP","properties":{"formattedCitation":"[26]","plainCitation":"[26]","noteIndex":0},"citationItems":[{"id":"e6ZJKslq/UiniBF4P","uris":["http://zotero.org/users/8190796/items/SZY99T7A"],"itemData":{"id":1095,"type":"article-journal","abstract":"Stock market forecasting has attracted significant attention mainly due to the potential monetary benefits. Predicting these markets is a challenging task due to numerous interrelated factors, and needs a complete and efficient feature selection process to identify the most informative factors. As a time series problem, stock price movements are also dependent on movements on its previous trading days. Feature selection techniques have been widely applied in stock forecasting, but existing approaches usually use a single feature selection technique, which may overlook some important assumptions about the underlying regression function linking the input and output variables. In this study, we combine features selected by multiple feature selection techniques to generate an optimal feature subset and then use a deep generative model to predict future price movements. First, we compute an extended set of forty-four technical indicators from daily stock data of eighty-eight stocks and then compute their importance by independently training logistic regression model, support vector machine and random forests. Based on a prespecified threshold, the lowest ranked features are dropped and the rest are grouped into clusters. The variable importance measure is reused to select the most important feature from each cluster to generate the final subset. The input is then fed to a deep generative model comprising of a market signal extractor and an attention mechanism. The market signal extractor recurrently decodes market movement from the latent variables to deal with stochastic nature of the stock data and the attention mechanism discriminates between predictive dependencies of different temporal auxiliary outputs. The results demonstrate that combining features selected by multiple feature selection approaches and using them as input into a deep generative model outperforms state-of-the-art approaches.","container-title":"Expert Systems with Applications","DOI":"10.1016/j.eswa.2020.114444","ISSN":"0957-4174","journalAbbreviation":"Expert Systems with Applications","page":"114444","source":"ScienceDirect","title":"Forecasting daily stock trend using multi-filter feature selection and deep learning","volume":"168","author":[{"family":"Haq","given":"Anwar Ul"},{"family":"Zeb","given":"Adnan"},{"family":"Lei","given":"Zhenfeng"},{"family":"Zhang","given":"Defu"}],"issued":{"date-parts":[["2021",4,15]]}}}],"schema":"https://github.com/citation-style-language/schema/raw/master/csl-citation.json"} </w:instrText>
      </w:r>
      <w:r>
        <w:fldChar w:fldCharType="separate"/>
      </w:r>
      <w:r w:rsidR="00D014BE" w:rsidRPr="00D014BE">
        <w:rPr>
          <w:rFonts w:ascii="Calibri" w:hAnsi="Calibri" w:cs="Calibri"/>
        </w:rPr>
        <w:t>[26]</w:t>
      </w:r>
      <w:r>
        <w:fldChar w:fldCharType="end"/>
      </w:r>
      <w:r>
        <w:t xml:space="preserve">. Additionally, financial time series prediction with GGM-GAN integrates sparse Gaussian graph model information into GAN for forecasting stock prices in the Chinese A-share market </w:t>
      </w:r>
      <w:r>
        <w:fldChar w:fldCharType="begin"/>
      </w:r>
      <w:r w:rsidR="00D014BE">
        <w:instrText xml:space="preserve"> ADDIN ZOTERO_ITEM CSL_CITATION {"citationID":"A7bZ2KVG","properties":{"formattedCitation":"[27]","plainCitation":"[27]","noteIndex":0},"citationItems":[{"id":"e6ZJKslq/jZC8tVa8","uris":["http://zotero.org/users/8190796/items/PKUNZRSG"],"itemData":{"id":1100,"type":"paper-conference","abstract":"Financial time series prediction is challenging due to the uncertainty of financial markets, especially in China’s stock market. This paper innovates to integrate sparse Gaussian Graph Model (GGM) information into Generative Adversarial Network (GAN) to forecast stock price for the Chinese A-share market. In the GAN, we use the Long Short-Term Memory (LSTM) as generate network and Convolution Neural Network (CNN) as discriminate network. As for the input of LSTM, the features of predicted stock are combined with correlated stocks which are selected by Sparse GGM. Experimental evidence shows that our model achieves better performance in the predition error and direction accuracy than the other models, such as ARIMAGARCHA, SVM, LSTM, GAN and GGM-LSTM.","container-title":"2021 16th International Conference on Intelligent Systems and Knowledge Engineering (ISKE)","DOI":"10.1109/ISKE54062.2021.9755397","event-title":"2021 16th International Conference on Intelligent Systems and Knowledge Engineering (ISKE)","page":"170-174","source":"IEEE Xplore","title":"Financial Time Series Prediction Based on GGM-GAN","URL":"https://ieeexplore.ieee.org/document/9755397","author":[{"family":"Li","given":"Xin"},{"family":"Liu","given":"Yangguang"},{"family":"Huang","given":"Chen"},{"family":"Zhou","given":"Xingyu"}],"accessed":{"date-parts":[["2024",1,29]]},"issued":{"date-parts":[["2021",11]]}}}],"schema":"https://github.com/citation-style-language/schema/raw/master/csl-citation.json"} </w:instrText>
      </w:r>
      <w:r>
        <w:fldChar w:fldCharType="separate"/>
      </w:r>
      <w:r w:rsidR="00D014BE" w:rsidRPr="00D014BE">
        <w:rPr>
          <w:rFonts w:ascii="Calibri" w:hAnsi="Calibri" w:cs="Calibri"/>
        </w:rPr>
        <w:t>[27]</w:t>
      </w:r>
      <w:r>
        <w:fldChar w:fldCharType="end"/>
      </w:r>
      <w:r>
        <w:t xml:space="preserve">. In another study, ST-GAN for predicting stock trends is proposed which is a deep learning model that analyzes financial news texts and numerical data to predict stock trends using GAN </w:t>
      </w:r>
      <w:r>
        <w:fldChar w:fldCharType="begin"/>
      </w:r>
      <w:r w:rsidR="00D014BE">
        <w:instrText xml:space="preserve"> ADDIN ZOTERO_ITEM CSL_CITATION {"citationID":"Tx3qVxvK","properties":{"formattedCitation":"[28]","plainCitation":"[28]","noteIndex":0},"citationItems":[{"id":"e6ZJKslq/oMIONm82","uris":["http://zotero.org/users/8190796/items/JA57BGBW"],"itemData":{"id":1103,"type":"article","abstract":"Stock price forecasting is a highly complex and vitally important field of research. Recent advancements in deep neural network technology allow researchers to develop highly accurate models to predict financial trends. We propose a novel deep learning model called ST-GAN, or Stochastic Time-series Generative Adversarial Network, that analyzes both financial news texts and financial numerical data to predict stock trends. We utilize cutting-edge technology like the Generative Adversarial Network (GAN) to learn the correlations among textual and numerical data over time. We develop a new method of training a time-series GAN directly using the learned representations of Naive Bayes' sentiment analysis on financial text data alongside technical indicators from numerical data. Our experimental results show significant improvement over various existing models and prior research on deep neural networks for stock price forecasting.","DOI":"10.48550/arXiv.2102.01290","note":"arXiv:2102.01290 [cs, q-fin]","number":"arXiv:2102.01290","publisher":"arXiv","source":"arXiv.org","title":"A Stochastic Time Series Model for Predicting Financial Trends using NLP","URL":"http://arxiv.org/abs/2102.01290","author":[{"family":"Muthukumar","given":"Pratyush"},{"family":"Zhong","given":"Jie"}],"accessed":{"date-parts":[["2024",1,29]]},"issued":{"date-parts":[["2021",2,1]]}}}],"schema":"https://github.com/citation-style-language/schema/raw/master/csl-citation.json"} </w:instrText>
      </w:r>
      <w:r>
        <w:fldChar w:fldCharType="separate"/>
      </w:r>
      <w:r w:rsidR="00D014BE" w:rsidRPr="00D014BE">
        <w:rPr>
          <w:rFonts w:ascii="Calibri" w:hAnsi="Calibri" w:cs="Calibri"/>
        </w:rPr>
        <w:t>[28]</w:t>
      </w:r>
      <w:r>
        <w:fldChar w:fldCharType="end"/>
      </w:r>
      <w:r>
        <w:t xml:space="preserve">. Additionally, addresses existing GAN limitations in stock market applications, such as mode collapse and limited one-step prediction, by integrating financial domain knowledge, news context, and a multi-step attentive seq2seq learning network, Index GAN is proposed </w:t>
      </w:r>
      <w:r>
        <w:fldChar w:fldCharType="begin"/>
      </w:r>
      <w:r w:rsidR="00D014BE">
        <w:instrText xml:space="preserve"> ADDIN ZOTERO_ITEM CSL_CITATION {"citationID":"e5DZoe3G","properties":{"formattedCitation":"[29]","plainCitation":"[29]","noteIndex":0},"citationItems":[{"id":"e6ZJKslq/owKryrz9","uris":["http://zotero.org/users/8190796/items/RPYWHCRC"],"itemData":{"id":1098,"type":"article","abstract":"Predicting the Stock movement attracts much attention from both industry and academia. Despite such significant efforts, the results remain unsatisfactory due to the inherently complicated nature of the stock market driven by factors including supply and demand, the state of the economy, the political climate, and even irrational human behavior. Recently, Generative Adversarial Networks (GAN) have been extended for time series data; however, robust methods are primarily for synthetic series generation, which fall short for appropriate stock prediction. This is because existing GANs for stock applications suffer from mode collapse and only consider one-step prediction, thus underutilizing the potential of GAN. Furthermore, merging news and market volatility are neglected in current GANs. To address these issues, we exploit expert domain knowledge in finance and, for the first time, attempt to formulate stock movement prediction into a Wasserstein GAN framework for multi-step prediction. We propose IndexGAN, which includes deliberate designs for the inherent characteristics of the stock market, leverages news context learning to thoroughly investigate textual information and develop an attentive seq2seq learning network that captures the temporal dependency among stock prices, news, and market sentiment. We also utilize the critic to approximate the Wasserstein distance between actual and predicted sequences and develop a rolling strategy for deployment that mitigates noise from the financial market. Extensive experiments are conducted on real-world broad-based indices, demonstrating the superior performance of our architecture over other state-of-the-art baselines, also validating all its contributing components.","DOI":"10.48550/arXiv.2302.14164","note":"arXiv:2302.14164 [cs, q-fin]","number":"arXiv:2302.14164","publisher":"arXiv","source":"arXiv.org","title":"Stock Broad-Index Trend Patterns Learning via Domain Knowledge Informed Generative Network","URL":"http://arxiv.org/abs/2302.14164","author":[{"family":"Gu","given":"Jingyi"},{"family":"Deek","given":"Fadi P."},{"family":"Wang","given":"Guiling"}],"accessed":{"date-parts":[["2024",1,29]]},"issued":{"date-parts":[["2023",2,27]]}}}],"schema":"https://github.com/citation-style-language/schema/raw/master/csl-citation.json"} </w:instrText>
      </w:r>
      <w:r>
        <w:fldChar w:fldCharType="separate"/>
      </w:r>
      <w:r w:rsidR="00D014BE" w:rsidRPr="00D014BE">
        <w:rPr>
          <w:rFonts w:ascii="Calibri" w:hAnsi="Calibri" w:cs="Calibri"/>
        </w:rPr>
        <w:t>[29]</w:t>
      </w:r>
      <w:r>
        <w:fldChar w:fldCharType="end"/>
      </w:r>
      <w:r>
        <w:t xml:space="preserve">. This model, which operates within a Wasserstein GAN framework, uniquely incorporates market sentiment and news analysis, reflecting the stock market's inherent characteristics and demonstrating enhanced predictive performance in real-world indices. Another innovative approach, Fin-GAN focuses on probabilistic forecasting and introduces a novel economics-driven loss function, repositioning GANs for classification tasks and enabling comprehensive conditional probability distributions for price returns </w:t>
      </w:r>
      <w:r>
        <w:fldChar w:fldCharType="begin"/>
      </w:r>
      <w:r w:rsidR="00D014BE">
        <w:instrText xml:space="preserve"> ADDIN ZOTERO_ITEM CSL_CITATION {"citationID":"ChSXEdr9","properties":{"formattedCitation":"[30]","plainCitation":"[30]","noteIndex":0},"citationItems":[{"id":"e6ZJKslq/XBPwZEf5","uris":["http://zotero.org/users/8190796/items/JYYC6DTG"],"itemData":{"id":1134,"type":"article","abstract":"We investigate the use of Generative Adversarial Networks (GANs) for probabilistic forecasting of financial time series. To this end, we introduce a novel economics-driven loss function for the generator. This newly designed loss function renders GANs more suitable for a classification task, and places them into a supervised learning setting, whilst producing full conditional probability distributions of price returns given previous historical values. Our approach moves beyond the point estimates traditionally employed in the forecasting literature, and allows for uncertainty estimates. Numerical experiments on equity data showcase the effectiveness of our proposed methodology, which achieves higher Sharpe Ratios compared to classical supervised learning models, such as LSTMs and ARIMA.","DOI":"10.2139/ssrn.4328302","event-place":"Rochester, NY","genre":"SSRN Scholarly Paper","language":"en","number":"4328302","publisher-place":"Rochester, NY","source":"Social Science Research Network","title":"Fin-GAN: Forecasting and Classifying Financial Time Series via Generative Adversarial Networks","title-short":"Fin-GAN","URL":"https://papers.ssrn.com/abstract=4328302","author":[{"family":"Vuletić","given":"Milena"},{"family":"Cucuringu","given":"Mihai"},{"family":"Prenzel","given":"Felix"}],"accessed":{"date-parts":[["2024",2,4]]},"issued":{"date-parts":[["2023",1,18]]}}}],"schema":"https://github.com/citation-style-language/schema/raw/master/csl-citation.json"} </w:instrText>
      </w:r>
      <w:r>
        <w:fldChar w:fldCharType="separate"/>
      </w:r>
      <w:r w:rsidR="00D014BE" w:rsidRPr="00D014BE">
        <w:rPr>
          <w:rFonts w:ascii="Calibri" w:hAnsi="Calibri" w:cs="Calibri"/>
        </w:rPr>
        <w:t>[30]</w:t>
      </w:r>
      <w:r>
        <w:fldChar w:fldCharType="end"/>
      </w:r>
      <w:r>
        <w:t xml:space="preserve">. This approach, validated through numerical experiments on equity data, achieves higher Sharpe Ratios compared to </w:t>
      </w:r>
      <w:r>
        <w:lastRenderedPageBreak/>
        <w:t xml:space="preserve">traditional models like LSTMs and ARIMA, offering nuanced and probabilistic financial forecasting </w:t>
      </w:r>
      <w:r>
        <w:fldChar w:fldCharType="begin"/>
      </w:r>
      <w:r w:rsidR="00D014BE">
        <w:instrText xml:space="preserve"> ADDIN ZOTERO_ITEM CSL_CITATION {"citationID":"Rwa2f5Sc","properties":{"formattedCitation":"[31]","plainCitation":"[31]","noteIndex":0},"citationItems":[{"id":"e6ZJKslq/yPRlKfJV","uris":["http://zotero.org/users/8190796/items/KP835FZB"],"itemData":{"id":1136,"type":"article-journal","abstract":"The contribution of this paper is two-fold. First, we present ProbCast—a novel probabilistic model for multivariate time-series forecasting. We employ a conditional GAN framework to train our model with adversarial training. Second, we propose a framework that lets us transform a deterministic model into a probabilistic one with improved performance. The motivation of the framework is to either transform existing highly accurate point forecast models to their probabilistic counterparts or to train GANs stably by selecting the architecture of GAN’s component carefully and efficiently. We conduct experiments over two publicly available datasets—an electricity consumption dataset and an exchange-rate dataset. The results of the experiments demonstrate the remarkable performance of our model as well as the successful application of our proposed framework.","container-title":"Engineering Proceedings","DOI":"10.3390/engproc2021005040","ISSN":"2673-4591","issue":"1","language":"en","license":"http://creativecommons.org/licenses/by/3.0/","note":"number: 1\npublisher: Multidisciplinary Digital Publishing Institute","page":"40","source":"www.mdpi.com","title":"If You Like It, GAN It—Probabilistic Multivariate Times Series Forecast with GAN","volume":"5","author":[{"family":"Koochali","given":"Alireza"},{"family":"Dengel","given":"Andreas"},{"family":"Ahmed","given":"Sheraz"}],"issued":{"date-parts":[["2021"]]}}}],"schema":"https://github.com/citation-style-language/schema/raw/master/csl-citation.json"} </w:instrText>
      </w:r>
      <w:r>
        <w:fldChar w:fldCharType="separate"/>
      </w:r>
      <w:r w:rsidR="00D014BE" w:rsidRPr="00D014BE">
        <w:rPr>
          <w:rFonts w:ascii="Calibri" w:hAnsi="Calibri" w:cs="Calibri"/>
        </w:rPr>
        <w:t>[31]</w:t>
      </w:r>
      <w:r>
        <w:fldChar w:fldCharType="end"/>
      </w:r>
      <w:r>
        <w:t xml:space="preserve">. In this study, </w:t>
      </w:r>
      <w:proofErr w:type="spellStart"/>
      <w:r>
        <w:t>Koochali</w:t>
      </w:r>
      <w:proofErr w:type="spellEnd"/>
      <w:r>
        <w:t xml:space="preserve"> et al. introduce </w:t>
      </w:r>
      <w:proofErr w:type="spellStart"/>
      <w:r>
        <w:t>ProbCast</w:t>
      </w:r>
      <w:proofErr w:type="spellEnd"/>
      <w:r>
        <w:t>, a cutting-edge probabilistic model for multivariate time-series forecasting. Leveraging a Conditional Generative Adversarial Network framework, Precast is trained through adversarial training, aiming to learn the probability distribution of future values conditioned on historical data. Additionally, the researchers propose a unique framework that transforms deterministic models into superior probabilistic counterparts. The framework streamlines the GAN architecture search process, enhancing stability</w:t>
      </w:r>
      <w:r w:rsidR="005C1793">
        <w:t xml:space="preserve"> and efficiency. Experimental validation on two public datasets, electricity consumption, and exchange rates, demonstrates Podcast's outstanding performance, validating the effectiveness of the proposed methodology.</w:t>
      </w:r>
    </w:p>
    <w:p w14:paraId="45A6CE8E" w14:textId="38C57D38" w:rsidR="0094766F" w:rsidRPr="0094766F" w:rsidRDefault="0094766F" w:rsidP="374DA0E5">
      <w:pPr>
        <w:pStyle w:val="Heading2"/>
        <w:numPr>
          <w:ilvl w:val="0"/>
          <w:numId w:val="0"/>
        </w:numPr>
      </w:pPr>
      <w:bookmarkStart w:id="33" w:name="_Toc165318581"/>
      <w:r>
        <w:t xml:space="preserve">Solution </w:t>
      </w:r>
      <w:r w:rsidR="49C2C7F0">
        <w:t>s</w:t>
      </w:r>
      <w:r>
        <w:t>pace</w:t>
      </w:r>
      <w:bookmarkEnd w:id="33"/>
    </w:p>
    <w:p w14:paraId="4A8DBAF1" w14:textId="0AE0C1EB" w:rsidR="30CE2B0D" w:rsidRDefault="160A964F" w:rsidP="62A8C4D3">
      <w:pPr>
        <w:jc w:val="both"/>
        <w:rPr>
          <w:rFonts w:ascii="Calibri" w:eastAsia="Calibri" w:hAnsi="Calibri" w:cs="Calibri"/>
          <w:b/>
          <w:bCs/>
        </w:rPr>
      </w:pPr>
      <w:r w:rsidRPr="62A8C4D3">
        <w:rPr>
          <w:rFonts w:ascii="Calibri" w:eastAsia="Calibri" w:hAnsi="Calibri" w:cs="Calibri"/>
          <w:b/>
          <w:bCs/>
        </w:rPr>
        <w:t>Transformers for Multivariate Time Series Forecasting:</w:t>
      </w:r>
    </w:p>
    <w:p w14:paraId="158FFA60" w14:textId="4668CE91" w:rsidR="53A9E17A" w:rsidRDefault="50B0F417" w:rsidP="7A0E0C00">
      <w:pPr>
        <w:jc w:val="both"/>
        <w:rPr>
          <w:rFonts w:ascii="Calibri" w:eastAsia="Calibri" w:hAnsi="Calibri" w:cs="Calibri"/>
          <w:b/>
          <w:bCs/>
        </w:rPr>
      </w:pPr>
      <w:r>
        <w:t>The goal of this project is to develop a time series forecasting system that can accurately predict future stock prices and market trends. The solution will analyze historical price data, technical indicators, and related time series to output multi-step forecasts.</w:t>
      </w:r>
    </w:p>
    <w:p w14:paraId="78F0F30B" w14:textId="61749F4E" w:rsidR="4C9EB1D1" w:rsidRDefault="13E73220" w:rsidP="0039145F">
      <w:pPr>
        <w:jc w:val="both"/>
        <w:rPr>
          <w:rFonts w:eastAsiaTheme="minorEastAsia"/>
        </w:rPr>
      </w:pPr>
      <w:r w:rsidRPr="04D15A79">
        <w:rPr>
          <w:rFonts w:eastAsiaTheme="minorEastAsia"/>
          <w:color w:val="29261B"/>
        </w:rPr>
        <w:t>Our solution employs Transformer neural network architectures for multivariate time series forecasting on stock market data. The input data contains historical OHLCV prices, volumes, and technical indicators for major Indian stocks at a 1-</w:t>
      </w:r>
      <w:r w:rsidR="5D734E81" w:rsidRPr="04D15A79">
        <w:rPr>
          <w:rFonts w:eastAsiaTheme="minorEastAsia"/>
          <w:color w:val="29261B"/>
        </w:rPr>
        <w:t>minute.</w:t>
      </w:r>
      <w:r w:rsidRPr="04D15A79">
        <w:rPr>
          <w:rFonts w:eastAsiaTheme="minorEastAsia"/>
          <w:color w:val="29261B"/>
        </w:rPr>
        <w:t xml:space="preserve"> We </w:t>
      </w:r>
      <w:r w:rsidR="221DBC09" w:rsidRPr="04D15A79">
        <w:rPr>
          <w:rFonts w:eastAsiaTheme="minorEastAsia"/>
          <w:color w:val="29261B"/>
        </w:rPr>
        <w:t>want to use th</w:t>
      </w:r>
      <w:r w:rsidRPr="04D15A79">
        <w:rPr>
          <w:rFonts w:eastAsiaTheme="minorEastAsia"/>
          <w:color w:val="29261B"/>
        </w:rPr>
        <w:t xml:space="preserve">e self-attention mechanism in Transformers to model both long-term dependencies as well as local patterns in the multivariate input features. The data requires </w:t>
      </w:r>
      <w:r w:rsidR="00674B8C">
        <w:rPr>
          <w:rFonts w:eastAsiaTheme="minorEastAsia"/>
          <w:color w:val="29261B"/>
        </w:rPr>
        <w:t>preprocessing,</w:t>
      </w:r>
      <w:r w:rsidRPr="04D15A79">
        <w:rPr>
          <w:rFonts w:eastAsiaTheme="minorEastAsia"/>
          <w:color w:val="29261B"/>
        </w:rPr>
        <w:t xml:space="preserve"> such as handling missing values, normalizing features, and engineering derived indicators. We will then feed the preprocessed data into Transformer models optimized through hyperparameter tuning. The models will be trained to predict future stock prices and indicator values in a multi-step forecasting setup. Evaluation metrics like RMSE, MAPE, and directional accuracy will guide model optimization. The end-to-end system ingests raw stock data, prepares it for modeling, trains deep Transformer networks, and outputs multi-step ahead </w:t>
      </w:r>
      <w:r w:rsidR="00F03DD7" w:rsidRPr="04D15A79">
        <w:rPr>
          <w:rFonts w:eastAsiaTheme="minorEastAsia"/>
          <w:color w:val="29261B"/>
        </w:rPr>
        <w:t xml:space="preserve">forecasts </w:t>
      </w:r>
      <w:r w:rsidR="3846C6C9" w:rsidRPr="04D15A79">
        <w:rPr>
          <w:rFonts w:eastAsiaTheme="minorEastAsia"/>
          <w:color w:val="29261B"/>
        </w:rPr>
        <w:t>for key</w:t>
      </w:r>
      <w:r w:rsidR="006E10B0" w:rsidRPr="04D15A79">
        <w:rPr>
          <w:rFonts w:eastAsiaTheme="minorEastAsia"/>
          <w:color w:val="29261B"/>
        </w:rPr>
        <w:t xml:space="preserve"> stock</w:t>
      </w:r>
      <w:r w:rsidR="000207AA" w:rsidRPr="04D15A79">
        <w:rPr>
          <w:rFonts w:eastAsiaTheme="minorEastAsia"/>
          <w:color w:val="29261B"/>
        </w:rPr>
        <w:t xml:space="preserve"> </w:t>
      </w:r>
      <w:r w:rsidR="006E10B0" w:rsidRPr="04D15A79">
        <w:rPr>
          <w:rFonts w:eastAsiaTheme="minorEastAsia"/>
          <w:color w:val="29261B"/>
        </w:rPr>
        <w:t>market variables</w:t>
      </w:r>
      <w:r w:rsidRPr="04D15A79">
        <w:rPr>
          <w:rFonts w:eastAsiaTheme="minorEastAsia"/>
          <w:color w:val="29261B"/>
        </w:rPr>
        <w:t>.</w:t>
      </w:r>
    </w:p>
    <w:p w14:paraId="63B34FA1" w14:textId="7B1F28B2" w:rsidR="4C9EB1D1" w:rsidRDefault="00674B8C" w:rsidP="0039145F">
      <w:pPr>
        <w:jc w:val="both"/>
      </w:pPr>
      <w:r>
        <w:t>R</w:t>
      </w:r>
      <w:r w:rsidR="6EA2F139">
        <w:t>esearch by N</w:t>
      </w:r>
      <w:r w:rsidR="1467EE2D">
        <w:t>ie</w:t>
      </w:r>
      <w:r w:rsidR="427954C2">
        <w:t xml:space="preserve"> and Nguyen</w:t>
      </w:r>
      <w:r w:rsidR="1467EE2D">
        <w:t xml:space="preserve"> [29]</w:t>
      </w:r>
      <w:r w:rsidR="1F54C153">
        <w:t xml:space="preserve"> showed that a specific type of Transformer called a </w:t>
      </w:r>
      <w:proofErr w:type="spellStart"/>
      <w:r w:rsidR="1F54C153">
        <w:t>PatchTST</w:t>
      </w:r>
      <w:proofErr w:type="spellEnd"/>
      <w:r w:rsidR="1B25D077">
        <w:t xml:space="preserve"> proved to be a</w:t>
      </w:r>
      <w:r w:rsidR="1F54C153">
        <w:t>n effective</w:t>
      </w:r>
      <w:r w:rsidR="7764E707">
        <w:t xml:space="preserve"> means of</w:t>
      </w:r>
      <w:r w:rsidR="1F54C153">
        <w:t xml:space="preserve"> </w:t>
      </w:r>
      <w:r w:rsidR="12C6850A">
        <w:t>long-term forecasting</w:t>
      </w:r>
      <w:r>
        <w:t xml:space="preserve">. </w:t>
      </w:r>
      <w:proofErr w:type="spellStart"/>
      <w:r w:rsidR="13D20E99">
        <w:t>PatchTST</w:t>
      </w:r>
      <w:proofErr w:type="spellEnd"/>
      <w:r w:rsidR="13D20E99">
        <w:t xml:space="preserve"> is short for </w:t>
      </w:r>
      <w:r w:rsidR="5ED881A2">
        <w:t>Patch Time Series Transformers</w:t>
      </w:r>
      <w:r>
        <w:t xml:space="preserve">. </w:t>
      </w:r>
      <w:r w:rsidR="4D82EE7C">
        <w:t>According to the Towards AI blog, the transformer backbone of the model incorporates patchin</w:t>
      </w:r>
      <w:r w:rsidR="511521BA">
        <w:t xml:space="preserve">g </w:t>
      </w:r>
      <w:r w:rsidR="16819101">
        <w:t xml:space="preserve">plus </w:t>
      </w:r>
      <w:r w:rsidR="511521BA">
        <w:t>two versions</w:t>
      </w:r>
      <w:r w:rsidR="71A18B70">
        <w:t xml:space="preserve"> of machine learning, supervised and self-supervised</w:t>
      </w:r>
      <w:r w:rsidR="00E1163B">
        <w:t xml:space="preserve"> </w:t>
      </w:r>
      <w:r w:rsidR="00E1163B">
        <w:fldChar w:fldCharType="begin"/>
      </w:r>
      <w:r w:rsidR="00D014BE">
        <w:instrText xml:space="preserve"> ADDIN ZOTERO_ITEM CSL_CITATION {"citationID":"BdOfRvmZ","properties":{"formattedCitation":"[32]","plainCitation":"[32]","noteIndex":0},"citationItems":[{"id":"e6ZJKslq/e0Z7ektA","uris":["http://zotero.org/users/14044435/items/AZ33TCJE"],"itemData":{"id":25,"type":"webpage","abstract":"We’re on a journey to advance and democratize artificial intelligence through open source and open science.","title":"Patch Time Series Transformer in Hugging Face","URL":"https://huggingface.co/blog/patchtst","accessed":{"date-parts":[["2024",4,29]]}}}],"schema":"https://github.com/citation-style-language/schema/raw/master/csl-citation.json"} </w:instrText>
      </w:r>
      <w:r w:rsidR="00E1163B">
        <w:fldChar w:fldCharType="separate"/>
      </w:r>
      <w:r w:rsidR="00D014BE" w:rsidRPr="00D014BE">
        <w:rPr>
          <w:rFonts w:ascii="Calibri" w:hAnsi="Calibri" w:cs="Calibri"/>
        </w:rPr>
        <w:t>[32]</w:t>
      </w:r>
      <w:r w:rsidR="00E1163B">
        <w:fldChar w:fldCharType="end"/>
      </w:r>
      <w:r>
        <w:t xml:space="preserve">. </w:t>
      </w:r>
      <w:r w:rsidR="50C47F9A">
        <w:t xml:space="preserve">Patches have various </w:t>
      </w:r>
      <w:r>
        <w:t>qualities,</w:t>
      </w:r>
      <w:r w:rsidR="53A819A5">
        <w:t xml:space="preserve"> such as overlapping and varying in length</w:t>
      </w:r>
      <w:r w:rsidR="761CD28F">
        <w:t xml:space="preserve"> and stride</w:t>
      </w:r>
      <w:r>
        <w:t xml:space="preserve">. </w:t>
      </w:r>
      <w:r w:rsidR="1F003586">
        <w:t>The stride represents the number of time steps that</w:t>
      </w:r>
      <w:r w:rsidR="64F530E9">
        <w:t xml:space="preserve"> separate the starting points of consecutive patches</w:t>
      </w:r>
      <w:r w:rsidR="008905A8">
        <w:t xml:space="preserve"> </w:t>
      </w:r>
      <w:r w:rsidR="008905A8">
        <w:fldChar w:fldCharType="begin"/>
      </w:r>
      <w:r w:rsidR="00D014BE">
        <w:instrText xml:space="preserve"> ADDIN ZOTERO_ITEM CSL_CITATION {"citationID":"m4PoEIEs","properties":{"formattedCitation":"[32]","plainCitation":"[32]","noteIndex":0},"citationItems":[{"id":"e6ZJKslq/e0Z7ektA","uris":["http://zotero.org/users/14044435/items/AZ33TCJE"],"itemData":{"id":25,"type":"webpage","abstract":"We’re on a journey to advance and democratize artificial intelligence through open source and open science.","title":"Patch Time Series Transformer in Hugging Face","URL":"https://huggingface.co/blog/patchtst","accessed":{"date-parts":[["2024",4,29]]}}}],"schema":"https://github.com/citation-style-language/schema/raw/master/csl-citation.json"} </w:instrText>
      </w:r>
      <w:r w:rsidR="008905A8">
        <w:fldChar w:fldCharType="separate"/>
      </w:r>
      <w:r w:rsidR="00D014BE" w:rsidRPr="00D014BE">
        <w:rPr>
          <w:rFonts w:ascii="Calibri" w:hAnsi="Calibri" w:cs="Calibri"/>
        </w:rPr>
        <w:t>[32]</w:t>
      </w:r>
      <w:r w:rsidR="008905A8">
        <w:fldChar w:fldCharType="end"/>
      </w:r>
      <w:r>
        <w:t xml:space="preserve">. </w:t>
      </w:r>
      <w:r w:rsidR="61EB2521">
        <w:t>The blog goes on to explain th</w:t>
      </w:r>
      <w:r w:rsidR="0A5C428A">
        <w:t xml:space="preserve">e tokenization process </w:t>
      </w:r>
      <w:r w:rsidR="61EB2521">
        <w:t xml:space="preserve">gives </w:t>
      </w:r>
      <w:proofErr w:type="spellStart"/>
      <w:r w:rsidR="61EB2521">
        <w:t>PatchTST</w:t>
      </w:r>
      <w:proofErr w:type="spellEnd"/>
      <w:r w:rsidR="61EB2521">
        <w:t xml:space="preserve"> its advantage</w:t>
      </w:r>
      <w:r>
        <w:t xml:space="preserve">. </w:t>
      </w:r>
      <w:r w:rsidR="1B55A434">
        <w:t>Each patch serves as an input token</w:t>
      </w:r>
      <w:r>
        <w:t xml:space="preserve">. </w:t>
      </w:r>
      <w:r w:rsidR="1B55A434">
        <w:t>Thi</w:t>
      </w:r>
      <w:r w:rsidR="0336021C">
        <w:t xml:space="preserve">s tokenization process lessens the number of tokens processed. </w:t>
      </w:r>
      <w:r w:rsidR="46E6CD98">
        <w:t xml:space="preserve">The tokens are processed through an encoder which </w:t>
      </w:r>
      <w:r w:rsidR="399B5C68">
        <w:t>are subject to a self-supervised learning process</w:t>
      </w:r>
      <w:r>
        <w:t xml:space="preserve">. </w:t>
      </w:r>
      <w:r w:rsidR="79481F7C">
        <w:t xml:space="preserve">All these advantages yield superior performance to other </w:t>
      </w:r>
      <w:r>
        <w:t>transformers,</w:t>
      </w:r>
      <w:r w:rsidR="79481F7C">
        <w:t xml:space="preserve"> such as N-BEATS and N-HITS</w:t>
      </w:r>
      <w:r w:rsidR="008905A8">
        <w:t xml:space="preserve"> </w:t>
      </w:r>
      <w:r w:rsidR="008905A8">
        <w:fldChar w:fldCharType="begin"/>
      </w:r>
      <w:r w:rsidR="00D014BE">
        <w:instrText xml:space="preserve"> ADDIN ZOTERO_ITEM CSL_CITATION {"citationID":"UfsLy9sE","properties":{"formattedCitation":"[32]","plainCitation":"[32]","noteIndex":0},"citationItems":[{"id":"e6ZJKslq/e0Z7ektA","uris":["http://zotero.org/users/14044435/items/AZ33TCJE"],"itemData":{"id":25,"type":"webpage","abstract":"We’re on a journey to advance and democratize artificial intelligence through open source and open science.","title":"Patch Time Series Transformer in Hugging Face","URL":"https://huggingface.co/blog/patchtst","accessed":{"date-parts":[["2024",4,29]]}}}],"schema":"https://github.com/citation-style-language/schema/raw/master/csl-citation.json"} </w:instrText>
      </w:r>
      <w:r w:rsidR="008905A8">
        <w:fldChar w:fldCharType="separate"/>
      </w:r>
      <w:r w:rsidR="00D014BE" w:rsidRPr="00D014BE">
        <w:rPr>
          <w:rFonts w:ascii="Calibri" w:hAnsi="Calibri" w:cs="Calibri"/>
        </w:rPr>
        <w:t>[32]</w:t>
      </w:r>
      <w:r w:rsidR="008905A8">
        <w:fldChar w:fldCharType="end"/>
      </w:r>
      <w:r w:rsidR="79481F7C">
        <w:t>.</w:t>
      </w:r>
    </w:p>
    <w:p w14:paraId="5D8EF983" w14:textId="2E22D026" w:rsidR="595823AA" w:rsidRDefault="595823AA" w:rsidP="76C36EE1">
      <w:pPr>
        <w:pStyle w:val="Heading2"/>
      </w:pPr>
      <w:bookmarkStart w:id="34" w:name="_Toc165318582"/>
      <w:r>
        <w:t>Project Objectives</w:t>
      </w:r>
      <w:bookmarkEnd w:id="34"/>
    </w:p>
    <w:p w14:paraId="1D56276F" w14:textId="0F9EC6EB" w:rsidR="10DB9C45" w:rsidRDefault="0A23E66C" w:rsidP="2E87CB91">
      <w:pPr>
        <w:jc w:val="both"/>
      </w:pPr>
      <w:commentRangeStart w:id="35"/>
      <w:r>
        <w:t>Upon completion</w:t>
      </w:r>
      <w:commentRangeEnd w:id="35"/>
      <w:r w:rsidR="3BA20A9F">
        <w:rPr>
          <w:rStyle w:val="CommentReference"/>
        </w:rPr>
        <w:commentReference w:id="35"/>
      </w:r>
      <w:r>
        <w:t xml:space="preserve">, the team will have a thorough understanding of </w:t>
      </w:r>
      <w:r w:rsidR="00D00120">
        <w:t xml:space="preserve">how </w:t>
      </w:r>
      <w:r>
        <w:t>generative artificial intelligence</w:t>
      </w:r>
      <w:r w:rsidR="7193BEFF">
        <w:t xml:space="preserve"> (GenAI)</w:t>
      </w:r>
      <w:r>
        <w:t xml:space="preserve"> </w:t>
      </w:r>
      <w:r w:rsidR="00735D60">
        <w:t xml:space="preserve">is </w:t>
      </w:r>
      <w:r>
        <w:t>used specifically for time series</w:t>
      </w:r>
      <w:r w:rsidR="00674B8C">
        <w:t xml:space="preserve">. </w:t>
      </w:r>
      <w:r w:rsidR="2E7D601C">
        <w:t xml:space="preserve">The solution </w:t>
      </w:r>
      <w:r w:rsidR="0A31F355">
        <w:t xml:space="preserve">will be </w:t>
      </w:r>
      <w:r w:rsidR="41F449E3">
        <w:t xml:space="preserve">a system that provides a faster and more accurate </w:t>
      </w:r>
      <w:r w:rsidR="0A31F355">
        <w:t xml:space="preserve">ability to predict </w:t>
      </w:r>
      <w:r w:rsidR="178E522E">
        <w:t xml:space="preserve">future </w:t>
      </w:r>
      <w:r w:rsidR="0A31F355">
        <w:t xml:space="preserve">values given </w:t>
      </w:r>
      <w:r w:rsidR="00674B8C">
        <w:t>by multiple</w:t>
      </w:r>
      <w:r w:rsidR="24F1948B">
        <w:t xml:space="preserve"> variables</w:t>
      </w:r>
      <w:r w:rsidR="010EFF91">
        <w:t>.</w:t>
      </w:r>
      <w:r w:rsidR="00EB23E0">
        <w:t xml:space="preserve"> </w:t>
      </w:r>
      <w:r w:rsidR="4E35018D">
        <w:t>The</w:t>
      </w:r>
      <w:r w:rsidR="000807DE">
        <w:t xml:space="preserve"> team brings</w:t>
      </w:r>
      <w:r w:rsidR="4E35018D">
        <w:t xml:space="preserve"> value </w:t>
      </w:r>
      <w:r w:rsidR="00483C99">
        <w:t xml:space="preserve">with </w:t>
      </w:r>
      <w:r w:rsidR="3089055B">
        <w:t>time</w:t>
      </w:r>
      <w:r w:rsidR="008D0D54">
        <w:t xml:space="preserve"> and </w:t>
      </w:r>
      <w:r w:rsidR="3089055B">
        <w:t>effort in exp</w:t>
      </w:r>
      <w:r w:rsidR="0C9CF167">
        <w:t xml:space="preserve">loration into </w:t>
      </w:r>
      <w:r w:rsidR="00BF0455">
        <w:t>various machine learning</w:t>
      </w:r>
      <w:r w:rsidR="0C9CF167">
        <w:t xml:space="preserve"> algorithm/s</w:t>
      </w:r>
      <w:r w:rsidR="00674B8C">
        <w:t xml:space="preserve">. </w:t>
      </w:r>
      <w:r w:rsidR="00AE24A9">
        <w:t xml:space="preserve">This effort includes </w:t>
      </w:r>
      <w:r w:rsidR="001479A3">
        <w:t>r</w:t>
      </w:r>
      <w:r w:rsidR="00111068">
        <w:t xml:space="preserve">eading up on </w:t>
      </w:r>
      <w:r w:rsidR="00AE24A9">
        <w:t>research</w:t>
      </w:r>
      <w:r w:rsidR="000818DE">
        <w:t xml:space="preserve"> efforts </w:t>
      </w:r>
      <w:r w:rsidR="0004373E">
        <w:t xml:space="preserve">already made </w:t>
      </w:r>
      <w:r w:rsidR="000818DE">
        <w:t>on this topic</w:t>
      </w:r>
      <w:r w:rsidR="00AE24A9">
        <w:t>, data selection</w:t>
      </w:r>
      <w:r w:rsidR="003516CF">
        <w:t xml:space="preserve">, evaluation, and </w:t>
      </w:r>
      <w:r w:rsidR="00674B8C">
        <w:t>review,</w:t>
      </w:r>
      <w:r w:rsidR="00947DC2">
        <w:t xml:space="preserve"> along with data </w:t>
      </w:r>
      <w:r w:rsidR="003516CF">
        <w:t xml:space="preserve">model </w:t>
      </w:r>
      <w:r w:rsidR="00947DC2">
        <w:t xml:space="preserve">review and </w:t>
      </w:r>
      <w:r w:rsidR="003516CF">
        <w:t>training</w:t>
      </w:r>
      <w:r w:rsidR="000818DE">
        <w:t>.</w:t>
      </w:r>
      <w:r w:rsidR="003516CF">
        <w:t xml:space="preserve"> </w:t>
      </w:r>
      <w:r w:rsidR="4799058D">
        <w:t xml:space="preserve"> </w:t>
      </w:r>
    </w:p>
    <w:p w14:paraId="0909B1DF" w14:textId="2344A003" w:rsidR="00285FBF" w:rsidRDefault="671E98B3" w:rsidP="76C36EE1">
      <w:pPr>
        <w:pStyle w:val="Heading2"/>
        <w:numPr>
          <w:ilvl w:val="0"/>
          <w:numId w:val="0"/>
        </w:numPr>
      </w:pPr>
      <w:bookmarkStart w:id="36" w:name="_Toc165318583"/>
      <w:r>
        <w:t>Primary User Stories</w:t>
      </w:r>
      <w:bookmarkEnd w:id="36"/>
    </w:p>
    <w:p w14:paraId="7817DBB6" w14:textId="7AB7B138" w:rsidR="7050BCB5" w:rsidRDefault="008F53E7" w:rsidP="2E87CB91">
      <w:pPr>
        <w:jc w:val="both"/>
      </w:pPr>
      <w:r>
        <w:t>Where</w:t>
      </w:r>
      <w:r w:rsidR="4E6EEB08">
        <w:t xml:space="preserve"> data analysis is a cornerstone, the need for an AI-driven platform becomes paramount. Such a platform should be adept and </w:t>
      </w:r>
      <w:r w:rsidR="57EC4699">
        <w:t>employ</w:t>
      </w:r>
      <w:r w:rsidR="4E6EEB08">
        <w:t xml:space="preserve"> generative models to analyze historical multivariate time series data across various </w:t>
      </w:r>
      <w:r w:rsidR="0BBBADF4">
        <w:lastRenderedPageBreak/>
        <w:t>domains</w:t>
      </w:r>
      <w:r w:rsidR="4E6EEB08">
        <w:t>. Its primary utility lies in</w:t>
      </w:r>
      <w:r w:rsidR="75F1D77D">
        <w:t xml:space="preserve"> predictive analysis, adaptable to </w:t>
      </w:r>
      <w:r w:rsidR="00674B8C">
        <w:t>an array</w:t>
      </w:r>
      <w:r w:rsidR="75F1D77D">
        <w:t xml:space="preserve"> of </w:t>
      </w:r>
      <w:r w:rsidR="00674B8C">
        <w:t>industries,</w:t>
      </w:r>
      <w:r w:rsidR="75F1D77D">
        <w:t xml:space="preserve"> including finance, healthcare, and energy, among others.</w:t>
      </w:r>
    </w:p>
    <w:p w14:paraId="1C97CE40" w14:textId="7742E0B2" w:rsidR="009B3B5C" w:rsidRDefault="33B4AC7C" w:rsidP="2E87CB91">
      <w:pPr>
        <w:jc w:val="both"/>
      </w:pPr>
      <w:r>
        <w:t xml:space="preserve">Focusing on the financial sector as an example, this system should encompass comprehensive tools for delving into </w:t>
      </w:r>
      <w:r w:rsidR="171B1CBB">
        <w:t>historical</w:t>
      </w:r>
      <w:r>
        <w:t xml:space="preserve"> s</w:t>
      </w:r>
      <w:r w:rsidR="5E33820F">
        <w:t>tock</w:t>
      </w:r>
      <w:r>
        <w:t xml:space="preserve"> </w:t>
      </w:r>
      <w:r w:rsidR="5AD86B80">
        <w:t>market</w:t>
      </w:r>
      <w:r>
        <w:t xml:space="preserve"> data, </w:t>
      </w:r>
      <w:r w:rsidR="512F78F0">
        <w:t>thereby</w:t>
      </w:r>
      <w:r>
        <w:t xml:space="preserve"> </w:t>
      </w:r>
      <w:r w:rsidR="535FC1CE">
        <w:t>enabling</w:t>
      </w:r>
      <w:r>
        <w:t xml:space="preserve"> analysis to forecast marke</w:t>
      </w:r>
      <w:r w:rsidR="12E30AD2">
        <w:t>t</w:t>
      </w:r>
      <w:r>
        <w:t xml:space="preserve"> trends with a high degree of accuracy</w:t>
      </w:r>
      <w:r w:rsidR="00674B8C">
        <w:t xml:space="preserve">. </w:t>
      </w:r>
      <w:r w:rsidR="00407439">
        <w:t>I</w:t>
      </w:r>
      <w:r w:rsidR="00C32CB7">
        <w:t xml:space="preserve">nternal </w:t>
      </w:r>
      <w:r w:rsidR="00CE10AD">
        <w:t xml:space="preserve">and external </w:t>
      </w:r>
      <w:r w:rsidR="0010017C">
        <w:t>stakeholders</w:t>
      </w:r>
      <w:r w:rsidR="00793C9A">
        <w:t xml:space="preserve"> </w:t>
      </w:r>
      <w:r w:rsidR="00782F95">
        <w:t>are interested in a dataset that includes financial indicators</w:t>
      </w:r>
      <w:r w:rsidR="00574D4D">
        <w:t xml:space="preserve"> to </w:t>
      </w:r>
      <w:r w:rsidR="007C790F">
        <w:t>be processed</w:t>
      </w:r>
      <w:r w:rsidR="00574D4D">
        <w:t xml:space="preserve"> </w:t>
      </w:r>
      <w:r w:rsidR="005E6E59">
        <w:t xml:space="preserve">with a sophisticated system. Risk analysis </w:t>
      </w:r>
      <w:r w:rsidR="00731A92">
        <w:t xml:space="preserve">can be </w:t>
      </w:r>
      <w:r w:rsidR="007C790F">
        <w:t>assessed quickly and accurately</w:t>
      </w:r>
      <w:r w:rsidR="00CF7F1A">
        <w:t xml:space="preserve"> </w:t>
      </w:r>
      <w:r w:rsidR="00674B8C">
        <w:t>via</w:t>
      </w:r>
      <w:r w:rsidR="00CF7F1A">
        <w:t xml:space="preserve"> an AI-driven platform</w:t>
      </w:r>
      <w:r w:rsidR="007C790F">
        <w:t xml:space="preserve">. </w:t>
      </w:r>
      <w:r w:rsidR="00DB2FC1">
        <w:t xml:space="preserve">Providing portfolio analysis for </w:t>
      </w:r>
      <w:r w:rsidR="000878E1">
        <w:t xml:space="preserve">financial </w:t>
      </w:r>
      <w:r w:rsidR="00674B8C">
        <w:t>professionals and customers</w:t>
      </w:r>
      <w:r w:rsidR="000878E1">
        <w:t xml:space="preserve"> with self</w:t>
      </w:r>
      <w:r w:rsidR="00E16015">
        <w:t>-managed accounts</w:t>
      </w:r>
      <w:r w:rsidR="007A1FF0">
        <w:t xml:space="preserve">, </w:t>
      </w:r>
      <w:r w:rsidR="003A45D6">
        <w:t xml:space="preserve">this system will be highly </w:t>
      </w:r>
      <w:r w:rsidR="2716057D">
        <w:t>valued</w:t>
      </w:r>
      <w:r w:rsidR="003A45D6">
        <w:t xml:space="preserve">.  </w:t>
      </w:r>
    </w:p>
    <w:p w14:paraId="3FC61F9D" w14:textId="0E5CD79A" w:rsidR="7050BCB5" w:rsidRDefault="007F5B0C" w:rsidP="2E87CB91">
      <w:pPr>
        <w:jc w:val="both"/>
      </w:pPr>
      <w:r>
        <w:t xml:space="preserve">There are </w:t>
      </w:r>
      <w:r w:rsidR="003D2CC7">
        <w:t xml:space="preserve">other applications to </w:t>
      </w:r>
      <w:r w:rsidR="00B550DB">
        <w:t xml:space="preserve">a system that </w:t>
      </w:r>
      <w:r w:rsidR="00674B8C">
        <w:t>predict</w:t>
      </w:r>
      <w:r w:rsidR="00B550DB">
        <w:t xml:space="preserve"> </w:t>
      </w:r>
      <w:r w:rsidR="00C9487B">
        <w:t xml:space="preserve">values </w:t>
      </w:r>
      <w:r w:rsidR="00E10D24">
        <w:t>in a multivariate time series</w:t>
      </w:r>
      <w:r w:rsidR="00674B8C">
        <w:t xml:space="preserve">. </w:t>
      </w:r>
      <w:r w:rsidR="49EE4A3C">
        <w:t>This platform is envisioned as a tool that equips professionals in diverse fields with advanced AI techniques. By enhancing decision-making, refining trend analysis, and improving forecasting capabilities, it promises to boost both efficiency and accuracy across various domains.</w:t>
      </w:r>
    </w:p>
    <w:p w14:paraId="41F308C9" w14:textId="00DC4483" w:rsidR="00137191" w:rsidRPr="00137191" w:rsidRDefault="1F1F8701" w:rsidP="76C36EE1">
      <w:pPr>
        <w:pStyle w:val="Heading2"/>
        <w:numPr>
          <w:ilvl w:val="0"/>
          <w:numId w:val="0"/>
        </w:numPr>
      </w:pPr>
      <w:bookmarkStart w:id="37" w:name="_Toc165318584"/>
      <w:r>
        <w:t>Product Visio</w:t>
      </w:r>
      <w:r w:rsidR="00137191">
        <w:t>n</w:t>
      </w:r>
      <w:bookmarkEnd w:id="37"/>
    </w:p>
    <w:p w14:paraId="0FA209AA" w14:textId="1955C69D" w:rsidR="00137191" w:rsidRPr="00137191" w:rsidRDefault="671E98B3" w:rsidP="76C36EE1">
      <w:pPr>
        <w:pStyle w:val="Heading3"/>
        <w:numPr>
          <w:ilvl w:val="0"/>
          <w:numId w:val="0"/>
        </w:numPr>
      </w:pPr>
      <w:bookmarkStart w:id="38" w:name="_Toc165318585"/>
      <w:commentRangeStart w:id="39"/>
      <w:r>
        <w:t>Scenario #1</w:t>
      </w:r>
      <w:commentRangeEnd w:id="39"/>
      <w:r>
        <w:rPr>
          <w:rStyle w:val="CommentReference"/>
        </w:rPr>
        <w:commentReference w:id="39"/>
      </w:r>
      <w:bookmarkEnd w:id="38"/>
    </w:p>
    <w:p w14:paraId="7D0295DF" w14:textId="6E64B9F9" w:rsidR="00285FBF" w:rsidRDefault="00174820" w:rsidP="2D8BC78F">
      <w:pPr>
        <w:jc w:val="both"/>
      </w:pPr>
      <w:r w:rsidRPr="2D8BC78F">
        <w:rPr>
          <w:b/>
          <w:bCs/>
        </w:rPr>
        <w:t>FOR</w:t>
      </w:r>
      <w:r>
        <w:t xml:space="preserve"> stakeholders, </w:t>
      </w:r>
      <w:r w:rsidRPr="2D8BC78F">
        <w:rPr>
          <w:b/>
          <w:bCs/>
        </w:rPr>
        <w:t>WHO</w:t>
      </w:r>
      <w:r>
        <w:t xml:space="preserve"> require robust management and precise forecasting of energy production, consumption, and demand, </w:t>
      </w:r>
      <w:r w:rsidRPr="2D8BC78F">
        <w:rPr>
          <w:b/>
          <w:bCs/>
        </w:rPr>
        <w:t>THE</w:t>
      </w:r>
      <w:r>
        <w:t xml:space="preserve"> Forecast AI </w:t>
      </w:r>
      <w:r w:rsidRPr="2D8BC78F">
        <w:rPr>
          <w:b/>
          <w:bCs/>
        </w:rPr>
        <w:t>IS A</w:t>
      </w:r>
      <w:r>
        <w:t xml:space="preserve"> state-of-the-art multivariate time series forecasting tool powered by generative AI. </w:t>
      </w:r>
      <w:r w:rsidRPr="2D8BC78F">
        <w:rPr>
          <w:b/>
          <w:bCs/>
        </w:rPr>
        <w:t>THAT</w:t>
      </w:r>
      <w:r>
        <w:t xml:space="preserve"> delivers highly accurate forecasts for both renewable energy generation and usage, thereby facilitating more efficient grid operations. </w:t>
      </w:r>
      <w:r w:rsidRPr="2D8BC78F">
        <w:rPr>
          <w:b/>
          <w:bCs/>
        </w:rPr>
        <w:t>UNLIKE</w:t>
      </w:r>
      <w:r>
        <w:t xml:space="preserve"> traditional forecasting approaches that may lack </w:t>
      </w:r>
      <w:r w:rsidR="00842A3F">
        <w:t>c</w:t>
      </w:r>
      <w:r>
        <w:t xml:space="preserve">apability to effectively process multiple variables simultaneously, </w:t>
      </w:r>
      <w:r w:rsidRPr="2D8BC78F">
        <w:rPr>
          <w:b/>
          <w:bCs/>
        </w:rPr>
        <w:t xml:space="preserve">OUR PRODUCT </w:t>
      </w:r>
      <w:r>
        <w:t xml:space="preserve">provides sophisticated analytics with real-time data processing, which inherently enhances decision-making processes. The potential </w:t>
      </w:r>
      <w:r w:rsidRPr="2D8BC78F">
        <w:rPr>
          <w:b/>
          <w:bCs/>
        </w:rPr>
        <w:t>CAVEATS</w:t>
      </w:r>
      <w:r>
        <w:t xml:space="preserve"> include that the precision of forecasts may be influenced by the caliber of the input data and sudden </w:t>
      </w:r>
      <w:commentRangeStart w:id="40"/>
      <w:r>
        <w:t xml:space="preserve">shifts in weather conditions </w:t>
      </w:r>
      <w:commentRangeEnd w:id="40"/>
      <w:r w:rsidR="008F2094">
        <w:rPr>
          <w:rStyle w:val="CommentReference"/>
        </w:rPr>
        <w:commentReference w:id="40"/>
      </w:r>
      <w:r>
        <w:t>or other uncontrollable external elements.</w:t>
      </w:r>
    </w:p>
    <w:p w14:paraId="6535388E" w14:textId="396BB702" w:rsidR="005C6284" w:rsidRDefault="671E98B3" w:rsidP="374DA0E5">
      <w:pPr>
        <w:pStyle w:val="Heading3"/>
        <w:numPr>
          <w:ilvl w:val="0"/>
          <w:numId w:val="0"/>
        </w:numPr>
      </w:pPr>
      <w:bookmarkStart w:id="41" w:name="_Toc165318586"/>
      <w:commentRangeStart w:id="42"/>
      <w:r>
        <w:t>Scenario #2</w:t>
      </w:r>
      <w:commentRangeEnd w:id="42"/>
      <w:r>
        <w:rPr>
          <w:rStyle w:val="CommentReference"/>
        </w:rPr>
        <w:commentReference w:id="42"/>
      </w:r>
      <w:bookmarkEnd w:id="41"/>
    </w:p>
    <w:p w14:paraId="56669390" w14:textId="3282CFCC" w:rsidR="00FB3EDF" w:rsidRPr="0094766F" w:rsidRDefault="00FB3EDF" w:rsidP="2D8BC78F">
      <w:pPr>
        <w:jc w:val="both"/>
      </w:pPr>
      <w:r w:rsidRPr="374DA0E5">
        <w:rPr>
          <w:b/>
          <w:bCs/>
        </w:rPr>
        <w:t xml:space="preserve">FOR </w:t>
      </w:r>
      <w:r w:rsidR="00DB238C">
        <w:t>decision-makers and strategists</w:t>
      </w:r>
      <w:r>
        <w:t xml:space="preserve">, </w:t>
      </w:r>
      <w:r w:rsidRPr="374DA0E5">
        <w:rPr>
          <w:b/>
          <w:bCs/>
        </w:rPr>
        <w:t>WHO</w:t>
      </w:r>
      <w:r>
        <w:t xml:space="preserve"> seek to enhance their investment strategies and asset management, </w:t>
      </w:r>
      <w:r w:rsidRPr="374DA0E5">
        <w:rPr>
          <w:b/>
          <w:bCs/>
        </w:rPr>
        <w:t>THE</w:t>
      </w:r>
      <w:r>
        <w:t xml:space="preserve"> Market AI </w:t>
      </w:r>
      <w:r w:rsidRPr="374DA0E5">
        <w:rPr>
          <w:b/>
          <w:bCs/>
        </w:rPr>
        <w:t xml:space="preserve">IS A </w:t>
      </w:r>
      <w:r>
        <w:t xml:space="preserve">cutting-edge stock market analysis and prediction tool powered by deep learning. </w:t>
      </w:r>
      <w:r w:rsidRPr="374DA0E5">
        <w:rPr>
          <w:b/>
          <w:bCs/>
        </w:rPr>
        <w:t xml:space="preserve">THAT </w:t>
      </w:r>
      <w:r>
        <w:t xml:space="preserve">provides real-time insights and predictive analytics for stock performance, helping the investors to make informed decisions on buying, holding, or selling their assets. </w:t>
      </w:r>
      <w:r w:rsidRPr="374DA0E5">
        <w:rPr>
          <w:b/>
          <w:bCs/>
        </w:rPr>
        <w:t>UNLIKE</w:t>
      </w:r>
      <w:r>
        <w:t xml:space="preserve"> traditional analysis tools that depend on historical data and conventional statistical methods, </w:t>
      </w:r>
      <w:r w:rsidRPr="374DA0E5">
        <w:rPr>
          <w:b/>
          <w:bCs/>
        </w:rPr>
        <w:t>OUR PRODUCT</w:t>
      </w:r>
      <w:r>
        <w:t xml:space="preserve"> incorporates a diverse array of market indicators and news sentiment analysis to provide a more vibrant and proactive outlook. The potential </w:t>
      </w:r>
      <w:r w:rsidRPr="374DA0E5">
        <w:rPr>
          <w:b/>
          <w:bCs/>
        </w:rPr>
        <w:t>CAVEATS</w:t>
      </w:r>
      <w:r>
        <w:t xml:space="preserve"> include the inherent volatility of the stock market, regulatory changes, and the unpredictability of global economic events</w:t>
      </w:r>
      <w:r w:rsidR="09BC054B">
        <w:t xml:space="preserve"> (including the political conflicts across the globe)</w:t>
      </w:r>
      <w:r>
        <w:t xml:space="preserve"> which can all impact the accuracy of the forecasts.</w:t>
      </w:r>
      <w:r w:rsidR="5D145F93">
        <w:t xml:space="preserve"> </w:t>
      </w:r>
    </w:p>
    <w:p w14:paraId="609FDC29" w14:textId="631827A0" w:rsidR="003B6B2D" w:rsidRDefault="007C4134" w:rsidP="00B62677">
      <w:pPr>
        <w:pStyle w:val="Heading1"/>
      </w:pPr>
      <w:bookmarkStart w:id="43" w:name="_Toc165318587"/>
      <w:r>
        <w:t>Datasets</w:t>
      </w:r>
      <w:bookmarkEnd w:id="43"/>
    </w:p>
    <w:p w14:paraId="794E5D3E" w14:textId="37C5793A" w:rsidR="69DE7CBA" w:rsidRDefault="69DE7CBA" w:rsidP="70BDD8CC">
      <w:pPr>
        <w:pStyle w:val="Heading2"/>
        <w:rPr>
          <w:rFonts w:eastAsia="Tw Cen MT" w:cs="Tw Cen MT"/>
          <w:color w:val="000000" w:themeColor="text1"/>
          <w:szCs w:val="28"/>
        </w:rPr>
      </w:pPr>
      <w:bookmarkStart w:id="44" w:name="_Toc165318588"/>
      <w:r w:rsidRPr="70BDD8CC">
        <w:rPr>
          <w:rFonts w:eastAsia="Tw Cen MT" w:cs="Tw Cen MT"/>
          <w:color w:val="000000" w:themeColor="text1"/>
          <w:szCs w:val="28"/>
        </w:rPr>
        <w:t>Overview</w:t>
      </w:r>
      <w:bookmarkEnd w:id="44"/>
    </w:p>
    <w:p w14:paraId="202E2AE5" w14:textId="3B7C4FD1" w:rsidR="69DE7CBA" w:rsidRDefault="0D692092" w:rsidP="70BDD8CC">
      <w:pPr>
        <w:jc w:val="both"/>
      </w:pPr>
      <w:r>
        <w:t>The dataset includes complete historical daily price records for the Nifty 100 stocks</w:t>
      </w:r>
      <w:r w:rsidR="455872E2">
        <w:t xml:space="preserve"> - </w:t>
      </w:r>
      <w:r>
        <w:t xml:space="preserve">the top 100 companies on the National Stock Exchange of India defined by market capitalization. </w:t>
      </w:r>
      <w:r w:rsidR="00F74C5D">
        <w:t>Along with specific stock data, the collection encompasses complete information for the Nifty 50 and Nifty Bank, two crucial indices in the Indian financial markets.</w:t>
      </w:r>
      <w:r>
        <w:t xml:space="preserve"> The Nifty Bank index comprises the top 12 liquid and highly capitalized banking stocks, while the Nifty 50 is a diversified 50-stock index that covers 13 economic sectors. With price and indicator values recorded at 1-minute intervals, the data has </w:t>
      </w:r>
      <w:r w:rsidR="2BF1FC54">
        <w:t>an exceptionally</w:t>
      </w:r>
      <w:r>
        <w:t xml:space="preserve"> fine level of detail, offering an extensive overview of market trends and fluctuations.</w:t>
      </w:r>
    </w:p>
    <w:p w14:paraId="51E511D1" w14:textId="660516BB" w:rsidR="00FC43F2" w:rsidRDefault="00FC43F2" w:rsidP="70BDD8CC">
      <w:pPr>
        <w:jc w:val="both"/>
      </w:pPr>
      <w:r>
        <w:lastRenderedPageBreak/>
        <w:t>The data's time range starts in February 2022 and provides a useful and relevant overview of the state of the market as of lately. The original size of the dataset is approximately 33 gigabytes</w:t>
      </w:r>
      <w:r w:rsidR="63E5E7E9">
        <w:t>.</w:t>
      </w:r>
      <w:r>
        <w:t xml:space="preserve"> </w:t>
      </w:r>
      <w:r w:rsidR="00B94F41">
        <w:t>With an effective compression technique, the dataset has been reduced to 13 gigabytes without sacrificing accuracy, allowing for more efficient handling and storage.</w:t>
      </w:r>
      <w:r>
        <w:t xml:space="preserve"> The OHLCV metrics - opening price (Open), highest price (High), lowest price (Low), closing price (Close), and trading volume (Volume)—are provided by the dataset for every stock and index. </w:t>
      </w:r>
      <w:r w:rsidR="00B94F41">
        <w:t>Besides</w:t>
      </w:r>
      <w:r>
        <w:t xml:space="preserve"> offering a framework to evaluate market sentiment and anticipated price movements, these fundamental market indicators are essential for technical analysis.</w:t>
      </w:r>
    </w:p>
    <w:p w14:paraId="4B6D8F16" w14:textId="3B915175" w:rsidR="00901E53" w:rsidRDefault="00901E53" w:rsidP="70BDD8CC">
      <w:pPr>
        <w:jc w:val="both"/>
        <w:rPr>
          <w:rFonts w:ascii="Calibri" w:eastAsia="Calibri" w:hAnsi="Calibri" w:cs="Calibri"/>
        </w:rPr>
      </w:pPr>
      <w:r w:rsidRPr="00901E53">
        <w:rPr>
          <w:rFonts w:ascii="Calibri" w:eastAsia="Calibri" w:hAnsi="Calibri" w:cs="Calibri"/>
        </w:rPr>
        <w:t>55 c</w:t>
      </w:r>
      <w:r w:rsidR="00A073EA">
        <w:rPr>
          <w:rFonts w:ascii="Calibri" w:eastAsia="Calibri" w:hAnsi="Calibri" w:cs="Calibri"/>
        </w:rPr>
        <w:t>alculated</w:t>
      </w:r>
      <w:r w:rsidRPr="00901E53">
        <w:rPr>
          <w:rFonts w:ascii="Calibri" w:eastAsia="Calibri" w:hAnsi="Calibri" w:cs="Calibri"/>
        </w:rPr>
        <w:t xml:space="preserve"> technical indicators, including moving averages, Bollinger Bands, the Relative Strength Index (RSI), the Moving Average Convergence Divergence (MACD), and others, have been included to the dataset. These indicators are essential resources for traders and analysts to forecast future market behavior. These indicators provide buying and selling signals, indicate out trends, and measure volatility and market momentum.</w:t>
      </w:r>
    </w:p>
    <w:p w14:paraId="6DA8261A" w14:textId="285F515B" w:rsidR="69DE7CBA" w:rsidRDefault="69DE7CBA" w:rsidP="70BDD8CC">
      <w:pPr>
        <w:pStyle w:val="Heading2"/>
        <w:rPr>
          <w:rFonts w:eastAsia="Tw Cen MT" w:cs="Tw Cen MT"/>
          <w:color w:val="000000" w:themeColor="text1"/>
          <w:szCs w:val="28"/>
        </w:rPr>
      </w:pPr>
      <w:bookmarkStart w:id="45" w:name="_Toc165318589"/>
      <w:r w:rsidRPr="70BDD8CC">
        <w:rPr>
          <w:rFonts w:eastAsia="Tw Cen MT" w:cs="Tw Cen MT"/>
          <w:color w:val="000000" w:themeColor="text1"/>
          <w:szCs w:val="28"/>
        </w:rPr>
        <w:t>Field Descriptions</w:t>
      </w:r>
      <w:bookmarkEnd w:id="45"/>
    </w:p>
    <w:p w14:paraId="02CB9A04" w14:textId="0C1EAA8C" w:rsidR="69DE7CBA" w:rsidRDefault="1B9998C8" w:rsidP="70BDD8CC">
      <w:pPr>
        <w:jc w:val="both"/>
        <w:rPr>
          <w:rFonts w:ascii="Calibri" w:eastAsia="Calibri" w:hAnsi="Calibri" w:cs="Calibri"/>
        </w:rPr>
      </w:pPr>
      <w:r>
        <w:t xml:space="preserve">Our dataset provides an extensive collection of financial data points for the well-known Nifty 100, Nifty 50, and Nifty Bank indices—all important gauges of the health of the Indian stock market. It captures the Open, High, Low, Close, and Volume (OHLCV) information at one-minute intervals for every listed entity. This demonstrates the highs and lows of the market from January 2015 to February 2022 in a detailed tapestry. </w:t>
      </w:r>
      <w:r w:rsidR="41A91803">
        <w:t xml:space="preserve">We also have 55 advanced technical indicators to further enhance </w:t>
      </w:r>
      <w:r w:rsidR="05E0C98E">
        <w:t>analytical</w:t>
      </w:r>
      <w:r w:rsidR="41A91803">
        <w:t xml:space="preserve"> usage. These include a wide range of indicators, such as oscillators that aid in identifying momentum and moving averages that </w:t>
      </w:r>
      <w:r w:rsidR="00707B06">
        <w:t xml:space="preserve">smooth </w:t>
      </w:r>
      <w:r w:rsidR="41A91803">
        <w:t xml:space="preserve">price movement. With their varied perspectives on the vitality of market conditions and trends, each one is a vital component of the market analysis. </w:t>
      </w:r>
    </w:p>
    <w:p w14:paraId="10178770" w14:textId="040C4105" w:rsidR="00392811" w:rsidRDefault="00392811" w:rsidP="002608E4">
      <w:pPr>
        <w:pStyle w:val="Heading2"/>
      </w:pPr>
      <w:bookmarkStart w:id="46" w:name="_Toc165318590"/>
      <w:r>
        <w:t>Data Context</w:t>
      </w:r>
      <w:bookmarkEnd w:id="46"/>
    </w:p>
    <w:p w14:paraId="3CCCF7FB" w14:textId="77777777" w:rsidR="00AF2C7D" w:rsidRDefault="00087C26" w:rsidP="00AF2C7D">
      <w:pPr>
        <w:jc w:val="both"/>
      </w:pPr>
      <w:r>
        <w:t>Our selected time series dataset includes detailed real-time pricing and other technical indicators for the top 100 companies on the National Stock Exchange of India's NIFTY 50 and NIFTY Bank indexes. This dataset, acquired from Kaggle and released in February 2022, is particularly beneficial for people interested in stock price analysis or forecasting.</w:t>
      </w:r>
      <w:r w:rsidR="00AF2C7D" w:rsidRPr="00AF2C7D">
        <w:t xml:space="preserve"> </w:t>
      </w:r>
    </w:p>
    <w:p w14:paraId="3BC695FA" w14:textId="5A319FD1" w:rsidR="65B18AA7" w:rsidRDefault="00AF2C7D" w:rsidP="00AF2C7D">
      <w:pPr>
        <w:jc w:val="both"/>
      </w:pPr>
      <w:r>
        <w:t>The dataset, currently covers January 2015 to February 2022, retrieves stock values at 1-minute intervals throughout the trading day, detailing every twist and turn in the market. This level of granularity provides an almost real-time view of market moves that daily reports cannot match. It includes not only the standard trading volumes and open, high, low, and close price data, but also 55 pre-calculated technical indicators such as the Relative Strength Index (RSI), Moving Average Convergence Divergence (MACD), Bollinger Bands, and various moving averages. These indicators are ready to use, liberating analysts from the strain of complicated calculations.</w:t>
      </w:r>
    </w:p>
    <w:p w14:paraId="1BF85B9A" w14:textId="42CD9040" w:rsidR="75A277D4" w:rsidRPr="00287449" w:rsidRDefault="002F7881" w:rsidP="00287449">
      <w:pPr>
        <w:jc w:val="both"/>
        <w:rPr>
          <w:rFonts w:eastAsiaTheme="minorEastAsia"/>
        </w:rPr>
      </w:pPr>
      <w:r>
        <w:t>While the dataset's breadth is large, it is limited to stocks listed on the NIFTY indexes, providing an overview rather than an in-depth analysis of the Indian stock market. Integrating this dataset with economic statistics and news could provide more insight into the factors driving price fluctuations. Nonetheless, the dataset stands out for its wide range of practical applications.</w:t>
      </w:r>
    </w:p>
    <w:p w14:paraId="2BD32E49" w14:textId="7BF196DF" w:rsidR="31F64AC4" w:rsidRDefault="31F64AC4" w:rsidP="68EF7280">
      <w:pPr>
        <w:pStyle w:val="Heading2"/>
      </w:pPr>
      <w:bookmarkStart w:id="47" w:name="_Toc165318591"/>
      <w:r>
        <w:t>Data Conditioning</w:t>
      </w:r>
      <w:bookmarkEnd w:id="47"/>
    </w:p>
    <w:p w14:paraId="0DE91ECD" w14:textId="583BA72E" w:rsidR="00430AE5" w:rsidRPr="00430AE5" w:rsidRDefault="7045131E" w:rsidP="7789C887">
      <w:pPr>
        <w:jc w:val="both"/>
        <w:rPr>
          <w:rFonts w:ascii="Calibri" w:eastAsia="Calibri" w:hAnsi="Calibri" w:cs="Calibri"/>
        </w:rPr>
      </w:pPr>
      <w:r w:rsidRPr="7789C887">
        <w:rPr>
          <w:rFonts w:ascii="Calibri" w:eastAsia="Calibri" w:hAnsi="Calibri" w:cs="Calibri"/>
        </w:rPr>
        <w:t>Data conditioning is essential for improving model accuracy in multivariate time series forecasting using generative AI. This is done thoroughly transforming, engineering, and cleaning input data as required.</w:t>
      </w:r>
    </w:p>
    <w:p w14:paraId="1A5189E2" w14:textId="56367E3D" w:rsidR="00430AE5" w:rsidRPr="00430AE5" w:rsidRDefault="7045131E" w:rsidP="70BDD8CC">
      <w:pPr>
        <w:rPr>
          <w:rFonts w:ascii="Calibri" w:eastAsia="Calibri" w:hAnsi="Calibri" w:cs="Calibri"/>
        </w:rPr>
      </w:pPr>
      <w:r w:rsidRPr="70BDD8CC">
        <w:rPr>
          <w:rFonts w:ascii="Calibri" w:eastAsia="Calibri" w:hAnsi="Calibri" w:cs="Calibri"/>
          <w:b/>
          <w:bCs/>
        </w:rPr>
        <w:t>Data Transformation and Mutation:</w:t>
      </w:r>
    </w:p>
    <w:p w14:paraId="6AAA2B44" w14:textId="1E7ACB01" w:rsidR="00430AE5" w:rsidRPr="00430AE5" w:rsidRDefault="7045131E" w:rsidP="7789C887">
      <w:pPr>
        <w:jc w:val="both"/>
        <w:rPr>
          <w:rFonts w:ascii="Calibri" w:eastAsia="Calibri" w:hAnsi="Calibri" w:cs="Calibri"/>
        </w:rPr>
      </w:pPr>
      <w:r w:rsidRPr="7789C887">
        <w:rPr>
          <w:rFonts w:ascii="Calibri" w:eastAsia="Calibri" w:hAnsi="Calibri" w:cs="Calibri"/>
        </w:rPr>
        <w:t>To prepare multivariate time series data for forecasting, the processes of data transformation and mutation are essential. To improve the data's quality and usefulness for analysis, alterations can be made to its format, structure, or values.</w:t>
      </w:r>
    </w:p>
    <w:p w14:paraId="079CDD19" w14:textId="05C25090" w:rsidR="00430AE5" w:rsidRPr="00430AE5" w:rsidRDefault="7045131E" w:rsidP="7789C887">
      <w:pPr>
        <w:jc w:val="both"/>
        <w:rPr>
          <w:rFonts w:ascii="Calibri" w:eastAsia="Calibri" w:hAnsi="Calibri" w:cs="Calibri"/>
        </w:rPr>
      </w:pPr>
      <w:r w:rsidRPr="7789C887">
        <w:rPr>
          <w:rFonts w:ascii="Calibri" w:eastAsia="Calibri" w:hAnsi="Calibri" w:cs="Calibri"/>
          <w:b/>
          <w:bCs/>
        </w:rPr>
        <w:lastRenderedPageBreak/>
        <w:t>Feature engineering:</w:t>
      </w:r>
      <w:r w:rsidRPr="7789C887">
        <w:rPr>
          <w:rFonts w:ascii="Calibri" w:eastAsia="Calibri" w:hAnsi="Calibri" w:cs="Calibri"/>
        </w:rPr>
        <w:t xml:space="preserve"> The computation of the difference between the High and Low prices, as well as the Open and Close prices, provides valuable information on the volatility and directionality of the market during a certain time frame. The market's momentum and investor views throughout the time under examination are indicated by these designed traits, which are crucial for forecasting future movements.</w:t>
      </w:r>
    </w:p>
    <w:p w14:paraId="7D0834BC" w14:textId="5794B3F1" w:rsidR="00430AE5" w:rsidRPr="00430AE5" w:rsidRDefault="7045131E" w:rsidP="7789C887">
      <w:pPr>
        <w:jc w:val="both"/>
        <w:rPr>
          <w:rFonts w:ascii="Calibri" w:eastAsia="Calibri" w:hAnsi="Calibri" w:cs="Calibri"/>
        </w:rPr>
      </w:pPr>
      <w:r w:rsidRPr="7789C887">
        <w:rPr>
          <w:rFonts w:ascii="Calibri" w:eastAsia="Calibri" w:hAnsi="Calibri" w:cs="Calibri"/>
          <w:b/>
          <w:bCs/>
        </w:rPr>
        <w:t>Indexing and Resampling:</w:t>
      </w:r>
      <w:r w:rsidRPr="7789C887">
        <w:rPr>
          <w:rFonts w:ascii="Calibri" w:eastAsia="Calibri" w:hAnsi="Calibri" w:cs="Calibri"/>
        </w:rPr>
        <w:t xml:space="preserve"> Our approach to indexing and resampling strategy aims to streamline the minute-by-minute, high-frequency stock market data into more manageable 2-hour timeframes for analysis. This transformation helps uncover longer-term trends and patterns that minute-level data may have hidden, in addition to simplifying and managing the dataset. To make our stock market analysis more relevant and clearer and to gain more strategic insights into market behavior, we must </w:t>
      </w:r>
      <w:r w:rsidR="00707B06">
        <w:rPr>
          <w:rFonts w:ascii="Calibri" w:eastAsia="Calibri" w:hAnsi="Calibri" w:cs="Calibri"/>
        </w:rPr>
        <w:t>resample</w:t>
      </w:r>
      <w:r w:rsidRPr="7789C887">
        <w:rPr>
          <w:rFonts w:ascii="Calibri" w:eastAsia="Calibri" w:hAnsi="Calibri" w:cs="Calibri"/>
        </w:rPr>
        <w:t xml:space="preserve"> over a </w:t>
      </w:r>
      <w:r w:rsidR="09800D6C" w:rsidRPr="10F6A74A">
        <w:rPr>
          <w:rFonts w:ascii="Calibri" w:eastAsia="Calibri" w:hAnsi="Calibri" w:cs="Calibri"/>
        </w:rPr>
        <w:t>time</w:t>
      </w:r>
      <w:r w:rsidRPr="55D8C310">
        <w:rPr>
          <w:rFonts w:ascii="Calibri" w:eastAsia="Calibri" w:hAnsi="Calibri" w:cs="Calibri"/>
        </w:rPr>
        <w:t>.</w:t>
      </w:r>
    </w:p>
    <w:p w14:paraId="4B7ED2D2" w14:textId="259894B1" w:rsidR="00430AE5" w:rsidRPr="00430AE5" w:rsidRDefault="7045131E" w:rsidP="70BDD8CC">
      <w:pPr>
        <w:rPr>
          <w:rFonts w:ascii="Calibri" w:eastAsia="Calibri" w:hAnsi="Calibri" w:cs="Calibri"/>
        </w:rPr>
      </w:pPr>
      <w:r w:rsidRPr="70BDD8CC">
        <w:rPr>
          <w:rFonts w:ascii="Calibri" w:eastAsia="Calibri" w:hAnsi="Calibri" w:cs="Calibri"/>
          <w:b/>
          <w:bCs/>
        </w:rPr>
        <w:t>Data Cleaning and Preprocessing:</w:t>
      </w:r>
    </w:p>
    <w:p w14:paraId="716CA032" w14:textId="25EF4D61" w:rsidR="7045131E" w:rsidRDefault="7045131E" w:rsidP="1F1BB759">
      <w:pPr>
        <w:jc w:val="both"/>
        <w:rPr>
          <w:rFonts w:ascii="Calibri" w:eastAsia="Calibri" w:hAnsi="Calibri" w:cs="Calibri"/>
        </w:rPr>
      </w:pPr>
      <w:r w:rsidRPr="1F1BB759">
        <w:rPr>
          <w:rFonts w:ascii="Calibri" w:eastAsia="Calibri" w:hAnsi="Calibri" w:cs="Calibri"/>
          <w:b/>
          <w:bCs/>
        </w:rPr>
        <w:t xml:space="preserve">Handling Missing Values: </w:t>
      </w:r>
      <w:r w:rsidR="5E4DEDEE" w:rsidRPr="36650B86">
        <w:rPr>
          <w:rFonts w:ascii="Calibri" w:eastAsia="Calibri" w:hAnsi="Calibri" w:cs="Calibri"/>
        </w:rPr>
        <w:t>Our dataset came</w:t>
      </w:r>
      <w:r w:rsidR="5E4DEDEE" w:rsidRPr="0D3CB1A1">
        <w:rPr>
          <w:rFonts w:ascii="Calibri" w:eastAsia="Calibri" w:hAnsi="Calibri" w:cs="Calibri"/>
        </w:rPr>
        <w:t xml:space="preserve"> clean from day 1 and as the graphical </w:t>
      </w:r>
      <w:r w:rsidR="5E4DEDEE" w:rsidRPr="2DA6366A">
        <w:rPr>
          <w:rFonts w:ascii="Calibri" w:eastAsia="Calibri" w:hAnsi="Calibri" w:cs="Calibri"/>
        </w:rPr>
        <w:t>insights we produced in the presentation</w:t>
      </w:r>
      <w:r w:rsidR="5E4DEDEE" w:rsidRPr="006E6D51">
        <w:rPr>
          <w:rFonts w:ascii="Calibri" w:eastAsia="Calibri" w:hAnsi="Calibri" w:cs="Calibri"/>
        </w:rPr>
        <w:t xml:space="preserve">, there were no missing or null </w:t>
      </w:r>
      <w:r w:rsidR="5E4DEDEE" w:rsidRPr="2B496214">
        <w:rPr>
          <w:rFonts w:ascii="Calibri" w:eastAsia="Calibri" w:hAnsi="Calibri" w:cs="Calibri"/>
        </w:rPr>
        <w:t>values</w:t>
      </w:r>
      <w:r w:rsidR="4B20A6D2" w:rsidRPr="20ED52E6">
        <w:rPr>
          <w:rFonts w:ascii="Calibri" w:eastAsia="Calibri" w:hAnsi="Calibri" w:cs="Calibri"/>
        </w:rPr>
        <w:t>.</w:t>
      </w:r>
    </w:p>
    <w:p w14:paraId="2FCDD8EE" w14:textId="4B5632AA" w:rsidR="00430AE5" w:rsidRPr="00430AE5" w:rsidRDefault="7045131E" w:rsidP="7789C887">
      <w:pPr>
        <w:jc w:val="both"/>
        <w:rPr>
          <w:rFonts w:ascii="Calibri" w:eastAsia="Calibri" w:hAnsi="Calibri" w:cs="Calibri"/>
        </w:rPr>
      </w:pPr>
      <w:r w:rsidRPr="571B0F22">
        <w:rPr>
          <w:rFonts w:ascii="Calibri" w:eastAsia="Calibri" w:hAnsi="Calibri" w:cs="Calibri"/>
          <w:b/>
          <w:bCs/>
        </w:rPr>
        <w:t xml:space="preserve">Removing Duplicates: </w:t>
      </w:r>
      <w:r w:rsidR="10BDFF3C" w:rsidRPr="571B0F22">
        <w:rPr>
          <w:rFonts w:ascii="Calibri" w:eastAsia="Calibri" w:hAnsi="Calibri" w:cs="Calibri"/>
        </w:rPr>
        <w:t xml:space="preserve">We performed analysis of the data using R studio and </w:t>
      </w:r>
      <w:r w:rsidR="10BDFF3C" w:rsidRPr="22C69A42">
        <w:rPr>
          <w:rFonts w:ascii="Calibri" w:eastAsia="Calibri" w:hAnsi="Calibri" w:cs="Calibri"/>
        </w:rPr>
        <w:t>checked</w:t>
      </w:r>
      <w:r w:rsidR="10BDFF3C" w:rsidRPr="571B0F22">
        <w:rPr>
          <w:rFonts w:ascii="Calibri" w:eastAsia="Calibri" w:hAnsi="Calibri" w:cs="Calibri"/>
        </w:rPr>
        <w:t xml:space="preserve"> for duplicated and </w:t>
      </w:r>
      <w:r w:rsidR="10BDFF3C" w:rsidRPr="22C69A42">
        <w:rPr>
          <w:rFonts w:ascii="Calibri" w:eastAsia="Calibri" w:hAnsi="Calibri" w:cs="Calibri"/>
        </w:rPr>
        <w:t>found none</w:t>
      </w:r>
      <w:r w:rsidRPr="571B0F22">
        <w:rPr>
          <w:rFonts w:ascii="Calibri" w:eastAsia="Calibri" w:hAnsi="Calibri" w:cs="Calibri"/>
        </w:rPr>
        <w:t>.</w:t>
      </w:r>
    </w:p>
    <w:p w14:paraId="5A837DED" w14:textId="59999272" w:rsidR="00430AE5" w:rsidRPr="00430AE5" w:rsidRDefault="7045131E" w:rsidP="7789C887">
      <w:pPr>
        <w:jc w:val="both"/>
        <w:rPr>
          <w:rFonts w:ascii="Calibri" w:eastAsia="Calibri" w:hAnsi="Calibri" w:cs="Calibri"/>
        </w:rPr>
      </w:pPr>
      <w:r w:rsidRPr="7789C887">
        <w:rPr>
          <w:rFonts w:ascii="Calibri" w:eastAsia="Calibri" w:hAnsi="Calibri" w:cs="Calibri"/>
          <w:b/>
          <w:bCs/>
        </w:rPr>
        <w:t xml:space="preserve">Data Type Conversions: </w:t>
      </w:r>
      <w:r w:rsidRPr="7789C887">
        <w:rPr>
          <w:rFonts w:ascii="Calibri" w:eastAsia="Calibri" w:hAnsi="Calibri" w:cs="Calibri"/>
        </w:rPr>
        <w:t xml:space="preserve">For time series forecasting, it is essential to make sure that the appropriate data types are used, particularly for dates and times. All the date and time columns in our preprocessing will be converted to the proper standard </w:t>
      </w:r>
      <w:r w:rsidR="00707B06">
        <w:rPr>
          <w:rFonts w:ascii="Calibri" w:eastAsia="Calibri" w:hAnsi="Calibri" w:cs="Calibri"/>
        </w:rPr>
        <w:t>date-time</w:t>
      </w:r>
      <w:r w:rsidRPr="7789C887">
        <w:rPr>
          <w:rFonts w:ascii="Calibri" w:eastAsia="Calibri" w:hAnsi="Calibri" w:cs="Calibri"/>
        </w:rPr>
        <w:t xml:space="preserve"> format, making procedures like resampling and time-based querying easier to understand and without errors.</w:t>
      </w:r>
    </w:p>
    <w:p w14:paraId="5360515A" w14:textId="4CCA084F" w:rsidR="00430AE5" w:rsidRPr="00430AE5" w:rsidRDefault="31670769" w:rsidP="70BDD8CC">
      <w:pPr>
        <w:pStyle w:val="Heading2"/>
        <w:rPr>
          <w:rFonts w:eastAsia="Tw Cen MT" w:cs="Tw Cen MT"/>
          <w:color w:val="000000" w:themeColor="text1"/>
          <w:szCs w:val="28"/>
        </w:rPr>
      </w:pPr>
      <w:bookmarkStart w:id="48" w:name="_Toc165318592"/>
      <w:r w:rsidRPr="26F32571">
        <w:rPr>
          <w:rFonts w:eastAsia="Tw Cen MT" w:cs="Tw Cen MT"/>
          <w:color w:val="000000" w:themeColor="text1"/>
        </w:rPr>
        <w:t>Seasonality and Stationarity in Time Series Forecasting</w:t>
      </w:r>
      <w:bookmarkEnd w:id="48"/>
    </w:p>
    <w:p w14:paraId="6E497E44" w14:textId="56B7760C" w:rsidR="00430AE5" w:rsidRPr="00430AE5" w:rsidRDefault="31670769" w:rsidP="70BDD8CC">
      <w:pPr>
        <w:pStyle w:val="Heading3"/>
        <w:numPr>
          <w:ilvl w:val="2"/>
          <w:numId w:val="0"/>
        </w:numPr>
        <w:rPr>
          <w:rFonts w:ascii="Tw Cen MT" w:eastAsia="Tw Cen MT" w:hAnsi="Tw Cen MT" w:cs="Tw Cen MT"/>
          <w:color w:val="000000" w:themeColor="text1"/>
          <w:szCs w:val="28"/>
        </w:rPr>
      </w:pPr>
      <w:bookmarkStart w:id="49" w:name="_Toc165318593"/>
      <w:r w:rsidRPr="70BDD8CC">
        <w:rPr>
          <w:rFonts w:ascii="Tw Cen MT" w:eastAsia="Tw Cen MT" w:hAnsi="Tw Cen MT" w:cs="Tw Cen MT"/>
          <w:color w:val="000000" w:themeColor="text1"/>
          <w:szCs w:val="28"/>
        </w:rPr>
        <w:t>2.5.1 Fourier Analysis</w:t>
      </w:r>
      <w:bookmarkEnd w:id="49"/>
      <w:r w:rsidRPr="70BDD8CC">
        <w:rPr>
          <w:rFonts w:ascii="Tw Cen MT" w:eastAsia="Tw Cen MT" w:hAnsi="Tw Cen MT" w:cs="Tw Cen MT"/>
          <w:color w:val="000000" w:themeColor="text1"/>
          <w:szCs w:val="28"/>
        </w:rPr>
        <w:t xml:space="preserve"> </w:t>
      </w:r>
    </w:p>
    <w:p w14:paraId="51A092B6" w14:textId="79A7CB42" w:rsidR="00430AE5" w:rsidRPr="00430AE5" w:rsidRDefault="31670769" w:rsidP="70BDD8CC">
      <w:pPr>
        <w:jc w:val="both"/>
        <w:rPr>
          <w:rFonts w:ascii="Calibri" w:eastAsia="Calibri" w:hAnsi="Calibri" w:cs="Calibri"/>
        </w:rPr>
      </w:pPr>
      <w:r w:rsidRPr="70BDD8CC">
        <w:rPr>
          <w:rFonts w:ascii="Calibri" w:eastAsia="Calibri" w:hAnsi="Calibri" w:cs="Calibri"/>
        </w:rPr>
        <w:t xml:space="preserve">The application of Fourier analysis </w:t>
      </w:r>
      <w:r w:rsidR="00A61D6B">
        <w:rPr>
          <w:rFonts w:ascii="Calibri" w:eastAsia="Calibri" w:hAnsi="Calibri" w:cs="Calibri"/>
        </w:rPr>
        <w:fldChar w:fldCharType="begin"/>
      </w:r>
      <w:r w:rsidR="00D014BE">
        <w:rPr>
          <w:rFonts w:ascii="Calibri" w:eastAsia="Calibri" w:hAnsi="Calibri" w:cs="Calibri"/>
        </w:rPr>
        <w:instrText xml:space="preserve"> ADDIN ZOTERO_ITEM CSL_CITATION {"citationID":"y5fbfCAZ","properties":{"formattedCitation":"[33]","plainCitation":"[33]","noteIndex":0},"citationItems":[{"id":42,"uris":["http://zotero.org/users/14044435/items/ELTQLK5B"],"itemData":{"id":42,"type":"article","abstract":"This paper presents a set of tools, which allow gathering information about the frequency components of a time-series. We focus on the concepts rather than giving too much weight to mathematical technicalities.","DOI":"10.2139/ssrn.1289420","event-place":"Rochester, NY","genre":"SSRN Scholarly Paper","language":"en","number":"1289420","publisher-place":"Rochester, NY","source":"Social Science Research Network","title":"Analysis of Financial Time-Series Using Fourier and Wavelet Methods","URL":"https://papers.ssrn.com/abstract=1289420","author":[{"family":"Masset","given":"Philippe"}],"accessed":{"date-parts":[["2024",5,1]]},"issued":{"date-parts":[["2008",10,24]]}}}],"schema":"https://github.com/citation-style-language/schema/raw/master/csl-citation.json"} </w:instrText>
      </w:r>
      <w:r w:rsidR="00A61D6B">
        <w:rPr>
          <w:rFonts w:ascii="Calibri" w:eastAsia="Calibri" w:hAnsi="Calibri" w:cs="Calibri"/>
        </w:rPr>
        <w:fldChar w:fldCharType="separate"/>
      </w:r>
      <w:r w:rsidR="00D014BE" w:rsidRPr="00D014BE">
        <w:rPr>
          <w:rFonts w:ascii="Calibri" w:hAnsi="Calibri" w:cs="Calibri"/>
        </w:rPr>
        <w:t>[33]</w:t>
      </w:r>
      <w:r w:rsidR="00A61D6B">
        <w:rPr>
          <w:rFonts w:ascii="Calibri" w:eastAsia="Calibri" w:hAnsi="Calibri" w:cs="Calibri"/>
        </w:rPr>
        <w:fldChar w:fldCharType="end"/>
      </w:r>
      <w:r w:rsidRPr="70BDD8CC">
        <w:rPr>
          <w:rFonts w:ascii="Calibri" w:eastAsia="Calibri" w:hAnsi="Calibri" w:cs="Calibri"/>
        </w:rPr>
        <w:t>on ADANIENT's stock price data, as a representative of the dataset at hand, encompassing variables like open, close, high, and low prices, in addition to volume, has yielded crucial insights into the frequency domain characteristics of the data. As depicted in Figure 1, A significant finding is the pronounced peak at zero frequency across the open, close, high, and low prices. This distinct peak often indicates a long-term trend or average level within the time series, suggesting a stable long-term trajectory or a consistent average price level with minimal fluctuations over time. Such patterns are typical in stock market data, reflecting either sustained directional trends or stable price levels.</w:t>
      </w:r>
    </w:p>
    <w:p w14:paraId="345E1593" w14:textId="6BCF74BE" w:rsidR="00430AE5" w:rsidRPr="00430AE5" w:rsidRDefault="31670769" w:rsidP="70BDD8CC">
      <w:pPr>
        <w:jc w:val="both"/>
        <w:rPr>
          <w:rFonts w:ascii="Calibri" w:eastAsia="Calibri" w:hAnsi="Calibri" w:cs="Calibri"/>
        </w:rPr>
      </w:pPr>
      <w:r w:rsidRPr="70BDD8CC">
        <w:rPr>
          <w:rFonts w:ascii="Calibri" w:eastAsia="Calibri" w:hAnsi="Calibri" w:cs="Calibri"/>
        </w:rPr>
        <w:t xml:space="preserve">In contrast, the Fourier transform's linear appearance at non-zero frequencies </w:t>
      </w:r>
      <w:r w:rsidR="004865B7">
        <w:rPr>
          <w:rFonts w:ascii="Calibri" w:eastAsia="Calibri" w:hAnsi="Calibri" w:cs="Calibri"/>
        </w:rPr>
        <w:t>suggest</w:t>
      </w:r>
      <w:r w:rsidRPr="70BDD8CC">
        <w:rPr>
          <w:rFonts w:ascii="Calibri" w:eastAsia="Calibri" w:hAnsi="Calibri" w:cs="Calibri"/>
        </w:rPr>
        <w:t xml:space="preserve"> the absence of notable periodic or seasonal patterns. This lack of regular cyclical patterns implies that the data does not exhibit typical seasonal characteristics. However, the volume data presents a more variable pattern in the Fourier analysis, indicating potential cyclic behaviors but not necessarily regular seasonality. This variability in volume data can be attributed to factors like market sentiment and news events, which lead to fluctuations that do not conform to predictable seasonal patterns.</w:t>
      </w:r>
    </w:p>
    <w:p w14:paraId="28B3CC2E" w14:textId="13FACC56" w:rsidR="00430AE5" w:rsidRPr="00430AE5" w:rsidRDefault="31670769" w:rsidP="70BDD8CC">
      <w:pPr>
        <w:jc w:val="center"/>
        <w:rPr>
          <w:rFonts w:ascii="Calibri" w:eastAsia="Calibri" w:hAnsi="Calibri" w:cs="Calibri"/>
        </w:rPr>
      </w:pPr>
      <w:r>
        <w:rPr>
          <w:noProof/>
          <w:color w:val="2B579A"/>
          <w:shd w:val="clear" w:color="auto" w:fill="E6E6E6"/>
        </w:rPr>
        <w:lastRenderedPageBreak/>
        <w:drawing>
          <wp:inline distT="0" distB="0" distL="0" distR="0" wp14:anchorId="24B02C6A" wp14:editId="73E11A42">
            <wp:extent cx="5000625" cy="3619500"/>
            <wp:effectExtent l="0" t="0" r="0" b="0"/>
            <wp:docPr id="1278921077" name="Picture 127892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000625" cy="3619500"/>
                    </a:xfrm>
                    <a:prstGeom prst="rect">
                      <a:avLst/>
                    </a:prstGeom>
                  </pic:spPr>
                </pic:pic>
              </a:graphicData>
            </a:graphic>
          </wp:inline>
        </w:drawing>
      </w:r>
    </w:p>
    <w:p w14:paraId="5122E8BD" w14:textId="7CA6BA1B" w:rsidR="00430AE5" w:rsidRPr="00430AE5" w:rsidRDefault="31670769" w:rsidP="70BDD8CC">
      <w:pPr>
        <w:pStyle w:val="Caption"/>
        <w:rPr>
          <w:rFonts w:ascii="Calibri" w:eastAsia="Calibri" w:hAnsi="Calibri" w:cs="Calibri"/>
          <w:iCs w:val="0"/>
          <w:szCs w:val="22"/>
        </w:rPr>
      </w:pPr>
      <w:bookmarkStart w:id="50" w:name="_Toc165330013"/>
      <w:r>
        <w:t xml:space="preserve">Figure </w:t>
      </w:r>
      <w:r w:rsidR="00EC1B2A">
        <w:rPr>
          <w:color w:val="2B579A"/>
          <w:shd w:val="clear" w:color="auto" w:fill="E6E6E6"/>
        </w:rPr>
        <w:fldChar w:fldCharType="begin"/>
      </w:r>
      <w:r w:rsidR="00EC1B2A">
        <w:instrText>SEQ Figure \* ARABIC</w:instrText>
      </w:r>
      <w:r w:rsidR="00EC1B2A">
        <w:rPr>
          <w:color w:val="2B579A"/>
          <w:shd w:val="clear" w:color="auto" w:fill="E6E6E6"/>
        </w:rPr>
        <w:fldChar w:fldCharType="separate"/>
      </w:r>
      <w:r w:rsidR="00EC1B2A">
        <w:rPr>
          <w:noProof/>
          <w:color w:val="2B579A"/>
          <w:shd w:val="clear" w:color="auto" w:fill="E6E6E6"/>
        </w:rPr>
        <w:t>1</w:t>
      </w:r>
      <w:r w:rsidR="00EC1B2A">
        <w:rPr>
          <w:color w:val="2B579A"/>
          <w:shd w:val="clear" w:color="auto" w:fill="E6E6E6"/>
        </w:rPr>
        <w:fldChar w:fldCharType="end"/>
      </w:r>
      <w:r w:rsidR="00EC1B2A">
        <w:t>:</w:t>
      </w:r>
      <w:r w:rsidRPr="70BDD8CC">
        <w:rPr>
          <w:rFonts w:ascii="Calibri" w:eastAsia="Calibri" w:hAnsi="Calibri" w:cs="Calibri"/>
          <w:iCs w:val="0"/>
          <w:szCs w:val="22"/>
        </w:rPr>
        <w:t xml:space="preserve"> Fourier Analysis of ADANIENT's Stock Price Data: Visualizing Frequency Domain Characteristics</w:t>
      </w:r>
      <w:bookmarkEnd w:id="50"/>
      <w:r w:rsidRPr="70BDD8CC">
        <w:rPr>
          <w:rFonts w:ascii="Calibri" w:eastAsia="Calibri" w:hAnsi="Calibri" w:cs="Calibri"/>
          <w:iCs w:val="0"/>
          <w:szCs w:val="22"/>
        </w:rPr>
        <w:t xml:space="preserve"> </w:t>
      </w:r>
    </w:p>
    <w:p w14:paraId="1B27C693" w14:textId="5B8EC834" w:rsidR="00430AE5" w:rsidRPr="00430AE5" w:rsidRDefault="31670769" w:rsidP="70BDD8CC">
      <w:pPr>
        <w:pStyle w:val="Heading3"/>
        <w:numPr>
          <w:ilvl w:val="2"/>
          <w:numId w:val="0"/>
        </w:numPr>
        <w:rPr>
          <w:rFonts w:ascii="Tw Cen MT" w:eastAsia="Tw Cen MT" w:hAnsi="Tw Cen MT" w:cs="Tw Cen MT"/>
          <w:color w:val="000000" w:themeColor="text1"/>
          <w:szCs w:val="28"/>
        </w:rPr>
      </w:pPr>
      <w:bookmarkStart w:id="51" w:name="_Toc165318594"/>
      <w:r w:rsidRPr="70BDD8CC">
        <w:rPr>
          <w:rFonts w:ascii="Tw Cen MT" w:eastAsia="Tw Cen MT" w:hAnsi="Tw Cen MT" w:cs="Tw Cen MT"/>
          <w:color w:val="000000" w:themeColor="text1"/>
          <w:szCs w:val="28"/>
        </w:rPr>
        <w:t>2.5.2</w:t>
      </w:r>
      <w:r w:rsidR="00430AE5">
        <w:tab/>
      </w:r>
      <w:r w:rsidRPr="70BDD8CC">
        <w:rPr>
          <w:rFonts w:ascii="Tw Cen MT" w:eastAsia="Tw Cen MT" w:hAnsi="Tw Cen MT" w:cs="Tw Cen MT"/>
          <w:color w:val="000000" w:themeColor="text1"/>
          <w:szCs w:val="28"/>
        </w:rPr>
        <w:t>Augmented Dickey-Fuller Test</w:t>
      </w:r>
      <w:bookmarkEnd w:id="51"/>
      <w:r w:rsidRPr="70BDD8CC">
        <w:rPr>
          <w:rFonts w:ascii="Tw Cen MT" w:eastAsia="Tw Cen MT" w:hAnsi="Tw Cen MT" w:cs="Tw Cen MT"/>
          <w:color w:val="000000" w:themeColor="text1"/>
          <w:szCs w:val="28"/>
        </w:rPr>
        <w:t xml:space="preserve"> </w:t>
      </w:r>
    </w:p>
    <w:p w14:paraId="160D19D7" w14:textId="712A0D87" w:rsidR="00430AE5" w:rsidRPr="00430AE5" w:rsidRDefault="31670769" w:rsidP="70BDD8CC">
      <w:pPr>
        <w:jc w:val="both"/>
        <w:rPr>
          <w:rFonts w:ascii="Calibri" w:eastAsia="Calibri" w:hAnsi="Calibri" w:cs="Calibri"/>
        </w:rPr>
      </w:pPr>
      <w:r w:rsidRPr="374DA0E5">
        <w:rPr>
          <w:rFonts w:ascii="Calibri" w:eastAsia="Calibri" w:hAnsi="Calibri" w:cs="Calibri"/>
        </w:rPr>
        <w:t>The Augmented Dickey-Fuller (ADF) test</w:t>
      </w:r>
      <w:r w:rsidR="00DF7E10">
        <w:rPr>
          <w:rFonts w:ascii="Calibri" w:eastAsia="Calibri" w:hAnsi="Calibri" w:cs="Calibri"/>
        </w:rPr>
        <w:t xml:space="preserve"> </w:t>
      </w:r>
      <w:r w:rsidR="005076AE">
        <w:rPr>
          <w:rFonts w:ascii="Calibri" w:eastAsia="Calibri" w:hAnsi="Calibri" w:cs="Calibri"/>
        </w:rPr>
        <w:fldChar w:fldCharType="begin"/>
      </w:r>
      <w:r w:rsidR="00D014BE">
        <w:rPr>
          <w:rFonts w:ascii="Calibri" w:eastAsia="Calibri" w:hAnsi="Calibri" w:cs="Calibri"/>
        </w:rPr>
        <w:instrText xml:space="preserve"> ADDIN ZOTERO_ITEM CSL_CITATION {"citationID":"77YLHYEr","properties":{"formattedCitation":"[34]","plainCitation":"[34]","noteIndex":0},"citationItems":[{"id":39,"uris":["http://zotero.org/users/14044435/items/6LT6N53Z"],"itemData":{"id":39,"type":"article-journal","abstract":"In this paper, we propose a new augmented Dickey–Fuller-type test for unit roots which accounts for\ntwo structural breaks. We consider two different specifications: (a) two breaks in the level of a trending data series and (b) two breaks in the level and slope of a trending data series. The breaks whose time of occurrence is assumed to be unknown are modeled as innovational outliers and thus take effect gradually. Using Monte Carlo simulations, we showthat our proposed test has correct size, stable power, and identifies the structural breaks accurately.","container-title":"Journal of Applied Statistics","DOI":"10.1080/02664760903039883","journalAbbreviation":"Journal of Applied Statistics","page":"1425-1438","source":"ResearchGate","title":"A New Unit Root Test with Two Structural Breaks in Level and Slope at Unknown Time","volume":"37","author":[{"family":"Narayan","given":"Paresh"},{"family":"Popp","given":"Stephan"}],"issued":{"date-parts":[["2010",9,1]]}}}],"schema":"https://github.com/citation-style-language/schema/raw/master/csl-citation.json"} </w:instrText>
      </w:r>
      <w:r w:rsidR="005076AE">
        <w:rPr>
          <w:rFonts w:ascii="Calibri" w:eastAsia="Calibri" w:hAnsi="Calibri" w:cs="Calibri"/>
        </w:rPr>
        <w:fldChar w:fldCharType="separate"/>
      </w:r>
      <w:r w:rsidR="00D014BE" w:rsidRPr="00D014BE">
        <w:rPr>
          <w:rFonts w:ascii="Calibri" w:hAnsi="Calibri" w:cs="Calibri"/>
        </w:rPr>
        <w:t>[34]</w:t>
      </w:r>
      <w:r w:rsidR="005076AE">
        <w:rPr>
          <w:rFonts w:ascii="Calibri" w:eastAsia="Calibri" w:hAnsi="Calibri" w:cs="Calibri"/>
        </w:rPr>
        <w:fldChar w:fldCharType="end"/>
      </w:r>
      <w:r w:rsidRPr="374DA0E5">
        <w:rPr>
          <w:rFonts w:ascii="Calibri" w:eastAsia="Calibri" w:hAnsi="Calibri" w:cs="Calibri"/>
        </w:rPr>
        <w:t>, a statistical method to assess the presence of a unit root in a time series, was conducted on the 'Close Prices' of ADANIENT's stock data.</w:t>
      </w:r>
      <w:r w:rsidR="634EA9DE" w:rsidRPr="374DA0E5">
        <w:rPr>
          <w:rFonts w:ascii="Calibri" w:eastAsia="Calibri" w:hAnsi="Calibri" w:cs="Calibri"/>
        </w:rPr>
        <w:t xml:space="preserve"> A code is developed in python </w:t>
      </w:r>
      <w:r w:rsidR="6BEE741B" w:rsidRPr="374DA0E5">
        <w:rPr>
          <w:rFonts w:ascii="Calibri" w:eastAsia="Calibri" w:hAnsi="Calibri" w:cs="Calibri"/>
        </w:rPr>
        <w:t>and the</w:t>
      </w:r>
      <w:commentRangeStart w:id="52"/>
      <w:commentRangeStart w:id="53"/>
      <w:r w:rsidRPr="374DA0E5">
        <w:rPr>
          <w:rFonts w:ascii="Calibri" w:eastAsia="Calibri" w:hAnsi="Calibri" w:cs="Calibri"/>
        </w:rPr>
        <w:t xml:space="preserve"> ADF Test Statistic value of -1.812, along with a p-value of approximately 0.375, suggests the data's non-stationarity, as the p-value exceeds the common threshold of 0.05</w:t>
      </w:r>
      <w:commentRangeEnd w:id="52"/>
      <w:r>
        <w:rPr>
          <w:rStyle w:val="CommentReference"/>
        </w:rPr>
        <w:commentReference w:id="52"/>
      </w:r>
      <w:commentRangeEnd w:id="53"/>
      <w:r>
        <w:rPr>
          <w:rStyle w:val="CommentReference"/>
        </w:rPr>
        <w:commentReference w:id="53"/>
      </w:r>
      <w:r w:rsidRPr="374DA0E5">
        <w:rPr>
          <w:rFonts w:ascii="Calibri" w:eastAsia="Calibri" w:hAnsi="Calibri" w:cs="Calibri"/>
        </w:rPr>
        <w:t>. Therefore, there is insufficient evidence to reject the null hypothesis, indicating the 'Close Prices' data's non-stationarity. With 2 lags and 997 observations used, the analysis is robust. This non-stationarity necessitates data transformations for accurate forecasting and suggests the potential applicability of models like ARIMA or LSTM networks, which are better suited for such data.</w:t>
      </w:r>
    </w:p>
    <w:p w14:paraId="6ED90F27" w14:textId="44B4547E" w:rsidR="00430AE5" w:rsidRPr="00430AE5" w:rsidRDefault="31670769" w:rsidP="70BDD8CC">
      <w:pPr>
        <w:pStyle w:val="Heading3"/>
        <w:rPr>
          <w:rFonts w:ascii="Tw Cen MT" w:eastAsia="Tw Cen MT" w:hAnsi="Tw Cen MT" w:cs="Tw Cen MT"/>
          <w:color w:val="000000" w:themeColor="text1"/>
          <w:szCs w:val="28"/>
        </w:rPr>
      </w:pPr>
      <w:bookmarkStart w:id="54" w:name="_Toc165318595"/>
      <w:r w:rsidRPr="26F32571">
        <w:rPr>
          <w:rFonts w:ascii="Tw Cen MT" w:eastAsia="Tw Cen MT" w:hAnsi="Tw Cen MT" w:cs="Tw Cen MT"/>
          <w:color w:val="000000" w:themeColor="text1"/>
        </w:rPr>
        <w:t>Kwiatkowski-Phillips-Schmidt-Shin</w:t>
      </w:r>
      <w:bookmarkEnd w:id="54"/>
      <w:r w:rsidRPr="26F32571">
        <w:rPr>
          <w:rFonts w:ascii="Tw Cen MT" w:eastAsia="Tw Cen MT" w:hAnsi="Tw Cen MT" w:cs="Tw Cen MT"/>
          <w:color w:val="000000" w:themeColor="text1"/>
        </w:rPr>
        <w:t xml:space="preserve"> </w:t>
      </w:r>
    </w:p>
    <w:p w14:paraId="248B35CA" w14:textId="2BE2D326" w:rsidR="00430AE5" w:rsidRPr="00430AE5" w:rsidRDefault="31670769" w:rsidP="374DA0E5">
      <w:pPr>
        <w:jc w:val="both"/>
        <w:rPr>
          <w:rFonts w:ascii="Calibri" w:eastAsia="Calibri" w:hAnsi="Calibri" w:cs="Calibri"/>
        </w:rPr>
      </w:pPr>
      <w:r w:rsidRPr="374DA0E5">
        <w:rPr>
          <w:rFonts w:ascii="Calibri" w:eastAsia="Calibri" w:hAnsi="Calibri" w:cs="Calibri"/>
        </w:rPr>
        <w:t xml:space="preserve">The Kwiatkowski-Phillips-Schmidt-Shin (KPSS) test </w:t>
      </w:r>
      <w:r w:rsidR="00DB647A">
        <w:rPr>
          <w:rFonts w:ascii="Calibri" w:eastAsia="Calibri" w:hAnsi="Calibri" w:cs="Calibri"/>
        </w:rPr>
        <w:fldChar w:fldCharType="begin"/>
      </w:r>
      <w:r w:rsidR="00D014BE">
        <w:rPr>
          <w:rFonts w:ascii="Calibri" w:eastAsia="Calibri" w:hAnsi="Calibri" w:cs="Calibri"/>
        </w:rPr>
        <w:instrText xml:space="preserve"> ADDIN ZOTERO_ITEM CSL_CITATION {"citationID":"CvJnfYdQ","properties":{"formattedCitation":"[35]","plainCitation":"[35]","noteIndex":0},"citationItems":[{"id":33,"uris":["http://zotero.org/users/14044435/items/VVB386HK"],"itemData":{"id":33,"type":"article-journal","abstract":"We propose a test of the null hypothesis that an observable series is stationary around a deterministic trend. The series is expressed as the sum of deterministic trend, random walk, and stationary error, and the test is the LM test of the hypothesis that the random walk has zero variance. The asymptotic distribution of the statistic is derived under the null and under the alternative that the series is difference-stationary. Finite sample size and power are considered in a Monte Carlo experiment. The test is applied to the Nelson-Plosser data, and for many of these series the hypothesis of trend stationarity cannot be rejected.","container-title":"Journal of Econometrics","DOI":"10.1016/0304-4076(92)90104-Y","ISSN":"0304-4076","issue":"1","journalAbbreviation":"Journal of Econometrics","page":"159-178","source":"ScienceDirect","title":"Testing the null hypothesis of stationarity against the alternative of a unit root: How sure are we that economic time series have a unit root?","title-short":"Testing the null hypothesis of stationarity against the alternative of a unit root","volume":"54","author":[{"family":"Kwiatkowski","given":"Denis"},{"family":"Phillips","given":"Peter C. B."},{"family":"Schmidt","given":"Peter"},{"family":"Shin","given":"Yongcheol"}],"issued":{"date-parts":[["1992",10,1]]}}}],"schema":"https://github.com/citation-style-language/schema/raw/master/csl-citation.json"} </w:instrText>
      </w:r>
      <w:r w:rsidR="00DB647A">
        <w:rPr>
          <w:rFonts w:ascii="Calibri" w:eastAsia="Calibri" w:hAnsi="Calibri" w:cs="Calibri"/>
        </w:rPr>
        <w:fldChar w:fldCharType="separate"/>
      </w:r>
      <w:r w:rsidR="00D014BE" w:rsidRPr="00D014BE">
        <w:rPr>
          <w:rFonts w:ascii="Calibri" w:hAnsi="Calibri" w:cs="Calibri"/>
        </w:rPr>
        <w:t>[35]</w:t>
      </w:r>
      <w:r w:rsidR="00DB647A">
        <w:rPr>
          <w:rFonts w:ascii="Calibri" w:eastAsia="Calibri" w:hAnsi="Calibri" w:cs="Calibri"/>
        </w:rPr>
        <w:fldChar w:fldCharType="end"/>
      </w:r>
      <w:r w:rsidRPr="374DA0E5">
        <w:rPr>
          <w:rFonts w:ascii="Calibri" w:eastAsia="Calibri" w:hAnsi="Calibri" w:cs="Calibri"/>
        </w:rPr>
        <w:t xml:space="preserve">, conducted on the 'Close Prices' series, provides additional insights into the data's statistical properties. </w:t>
      </w:r>
      <w:r w:rsidR="318536A8" w:rsidRPr="374DA0E5">
        <w:rPr>
          <w:rFonts w:ascii="Calibri" w:eastAsia="Calibri" w:hAnsi="Calibri" w:cs="Calibri"/>
        </w:rPr>
        <w:t>A code is developed in python and the</w:t>
      </w:r>
      <w:r w:rsidRPr="374DA0E5">
        <w:rPr>
          <w:rFonts w:ascii="Calibri" w:eastAsia="Calibri" w:hAnsi="Calibri" w:cs="Calibri"/>
        </w:rPr>
        <w:t xml:space="preserve"> KPSS Statistic of approximately 1.195 and a p-value of 0.01, which is below the 0.05 significance level, indicates strong evidence against the null hypothesis of stationarity. The test statistic significantly exceeds the 1% critical value of 0.739. With 19 lags used, the analysis is thorough. The KPSS test results, aligning with the ADF test findings, reinforce the conclusion of non-stationarity in the 'Close Prices' series. This suggests that standard stationary-based </w:t>
      </w:r>
      <w:r w:rsidR="00137818">
        <w:rPr>
          <w:rFonts w:ascii="Calibri" w:eastAsia="Calibri" w:hAnsi="Calibri" w:cs="Calibri"/>
        </w:rPr>
        <w:t>m</w:t>
      </w:r>
      <w:r w:rsidR="00137818" w:rsidRPr="374DA0E5">
        <w:rPr>
          <w:rFonts w:ascii="Calibri" w:eastAsia="Calibri" w:hAnsi="Calibri" w:cs="Calibri"/>
        </w:rPr>
        <w:t>odeling</w:t>
      </w:r>
      <w:r w:rsidRPr="374DA0E5">
        <w:rPr>
          <w:rFonts w:ascii="Calibri" w:eastAsia="Calibri" w:hAnsi="Calibri" w:cs="Calibri"/>
        </w:rPr>
        <w:t xml:space="preserve"> techniques may not be suitable for this data, advocating for alternative approaches that accommodate non-stationary characteristics.</w:t>
      </w:r>
    </w:p>
    <w:p w14:paraId="2FFBA11B" w14:textId="558260C3" w:rsidR="00430AE5" w:rsidRPr="00430AE5" w:rsidRDefault="31670769" w:rsidP="00752648">
      <w:pPr>
        <w:pStyle w:val="Heading3"/>
        <w:rPr>
          <w:rFonts w:ascii="Tw Cen MT" w:eastAsia="Tw Cen MT" w:hAnsi="Tw Cen MT" w:cs="Tw Cen MT"/>
          <w:color w:val="000000" w:themeColor="text1"/>
          <w:szCs w:val="28"/>
        </w:rPr>
      </w:pPr>
      <w:bookmarkStart w:id="55" w:name="_Toc165318596"/>
      <w:r w:rsidRPr="26F32571">
        <w:rPr>
          <w:rFonts w:ascii="Tw Cen MT" w:eastAsia="Tw Cen MT" w:hAnsi="Tw Cen MT" w:cs="Tw Cen MT"/>
          <w:color w:val="000000" w:themeColor="text1"/>
        </w:rPr>
        <w:t>Synthesis of Findings</w:t>
      </w:r>
      <w:bookmarkEnd w:id="55"/>
    </w:p>
    <w:p w14:paraId="7C128F0F" w14:textId="5A3B71E4" w:rsidR="00430AE5" w:rsidRPr="00430AE5" w:rsidRDefault="31670769" w:rsidP="70BDD8CC">
      <w:pPr>
        <w:jc w:val="both"/>
        <w:rPr>
          <w:rFonts w:ascii="Calibri" w:eastAsia="Calibri" w:hAnsi="Calibri" w:cs="Calibri"/>
        </w:rPr>
      </w:pPr>
      <w:r w:rsidRPr="70BDD8CC">
        <w:rPr>
          <w:rFonts w:ascii="Calibri" w:eastAsia="Calibri" w:hAnsi="Calibri" w:cs="Calibri"/>
        </w:rPr>
        <w:t>Integrating the outcomes of the Fourier analysis with the ADF and KPSS tests reveals that ADANIENT's stock price data is characterized by non-stationary trends and lacks evident regular seasonal patterns. The dominant trend observed in the Fourier analysis aligns with the non-stationarity inferred from the ADF and KPSS tests. The absence of clear seasonal or cyclical patterns, typically associated with stationary data, is consistent across these analytical methods. This indicates the need for data modeling techniques that are suitable for non-stationary time series, focusing on capturing trends rather than assuming stationarity.</w:t>
      </w:r>
    </w:p>
    <w:p w14:paraId="61C423C2" w14:textId="275660DF" w:rsidR="00392811" w:rsidRDefault="31670769" w:rsidP="7789C887">
      <w:pPr>
        <w:jc w:val="both"/>
        <w:rPr>
          <w:rFonts w:ascii="Calibri" w:eastAsia="Calibri" w:hAnsi="Calibri" w:cs="Calibri"/>
        </w:rPr>
      </w:pPr>
      <w:r w:rsidRPr="7789C887">
        <w:rPr>
          <w:rFonts w:ascii="Calibri" w:eastAsia="Calibri" w:hAnsi="Calibri" w:cs="Calibri"/>
        </w:rPr>
        <w:lastRenderedPageBreak/>
        <w:t xml:space="preserve">Incorporating seasonal attributes into the input features of advanced forecasting models involves a strategic enhancement of the dataset. Specifically, attributes such as the day of the week and </w:t>
      </w:r>
      <w:r w:rsidR="00707B06">
        <w:rPr>
          <w:rFonts w:ascii="Calibri" w:eastAsia="Calibri" w:hAnsi="Calibri" w:cs="Calibri"/>
        </w:rPr>
        <w:t>month</w:t>
      </w:r>
      <w:r w:rsidRPr="7789C887">
        <w:rPr>
          <w:rFonts w:ascii="Calibri" w:eastAsia="Calibri" w:hAnsi="Calibri" w:cs="Calibri"/>
        </w:rPr>
        <w:t xml:space="preserve"> extracted from the data </w:t>
      </w:r>
      <w:r w:rsidR="00707B06">
        <w:rPr>
          <w:rFonts w:ascii="Calibri" w:eastAsia="Calibri" w:hAnsi="Calibri" w:cs="Calibri"/>
        </w:rPr>
        <w:t>entries</w:t>
      </w:r>
      <w:r w:rsidRPr="7789C887">
        <w:rPr>
          <w:rFonts w:ascii="Calibri" w:eastAsia="Calibri" w:hAnsi="Calibri" w:cs="Calibri"/>
        </w:rPr>
        <w:t xml:space="preserve"> are appended to the existing feature set. This enrichment enables the model to recognize and learn from the underlying temporal patterns that might influence stock prices. For instance, in a LSTM network, these seasonal attributes can act as additional dimensions in the input data, providing the network with contextual temporal information. This assists the LSTM in capturing dependencies not just based on past stock </w:t>
      </w:r>
      <w:r w:rsidR="00707B06">
        <w:rPr>
          <w:rFonts w:ascii="Calibri" w:eastAsia="Calibri" w:hAnsi="Calibri" w:cs="Calibri"/>
        </w:rPr>
        <w:t>prices,</w:t>
      </w:r>
      <w:r w:rsidRPr="7789C887">
        <w:rPr>
          <w:rFonts w:ascii="Calibri" w:eastAsia="Calibri" w:hAnsi="Calibri" w:cs="Calibri"/>
        </w:rPr>
        <w:t xml:space="preserve"> but also on seasonal trends. Similarly, in GANs and Transformer models tailored for time series, these seasonal indicators can guide the model in distinguishing and adapting to recurring patterns over different time frames. By methodically integrating these seasonal features, the forecasting model becomes more adjusted to subtle cyclical influences, potentially leading to enhanced prediction accuracy. This approach is particularly beneficial in datasets like stock prices, where primary trends are non-stationary, yet underlying seasonal patterns might still exert a significant influence.</w:t>
      </w:r>
    </w:p>
    <w:p w14:paraId="6262B2E1" w14:textId="67580CD0" w:rsidR="00392811" w:rsidRDefault="00392811" w:rsidP="002608E4">
      <w:pPr>
        <w:pStyle w:val="Heading2"/>
      </w:pPr>
      <w:bookmarkStart w:id="56" w:name="_Toc165318597"/>
      <w:r>
        <w:t>Data Quality Assessment</w:t>
      </w:r>
      <w:bookmarkEnd w:id="56"/>
    </w:p>
    <w:p w14:paraId="5AE26072" w14:textId="1C1F8669" w:rsidR="020152D9" w:rsidRDefault="615ED044" w:rsidP="31BB0C10">
      <w:pPr>
        <w:jc w:val="both"/>
        <w:rPr>
          <w:rFonts w:eastAsiaTheme="minorEastAsia"/>
        </w:rPr>
      </w:pPr>
      <w:r w:rsidRPr="48571F35">
        <w:rPr>
          <w:rFonts w:eastAsiaTheme="minorEastAsia"/>
        </w:rPr>
        <w:t xml:space="preserve">This is an exceptionally robust and fine dataset for time series modeling and analysis because of its comprehensive intraday coverage that extends more than seven years. Further enhancing accessibility is the pre-calculated technical indicator inclusion. Although there is a dearth of contextual data that could further enhance analysis, overall quality is excellent. However, the fundamental OHLCV and indicator data </w:t>
      </w:r>
      <w:r w:rsidR="00707B06">
        <w:rPr>
          <w:rFonts w:eastAsiaTheme="minorEastAsia"/>
        </w:rPr>
        <w:t>are</w:t>
      </w:r>
      <w:r w:rsidRPr="48571F35">
        <w:rPr>
          <w:rFonts w:eastAsiaTheme="minorEastAsia"/>
        </w:rPr>
        <w:t xml:space="preserve"> excellent.</w:t>
      </w:r>
      <w:r w:rsidR="020152D9" w:rsidRPr="48571F35">
        <w:rPr>
          <w:rFonts w:eastAsiaTheme="minorEastAsia"/>
        </w:rPr>
        <w:t xml:space="preserve"> </w:t>
      </w:r>
    </w:p>
    <w:p w14:paraId="69AE3761" w14:textId="5504CB25" w:rsidR="020152D9" w:rsidRDefault="7C46C9DD" w:rsidP="62A8C4D3">
      <w:pPr>
        <w:jc w:val="both"/>
        <w:rPr>
          <w:rFonts w:eastAsiaTheme="minorEastAsia"/>
        </w:rPr>
      </w:pPr>
      <w:r w:rsidRPr="62A8C4D3">
        <w:rPr>
          <w:rFonts w:eastAsiaTheme="minorEastAsia"/>
          <w:b/>
          <w:bCs/>
        </w:rPr>
        <w:t>Completeness</w:t>
      </w:r>
      <w:r w:rsidRPr="62A8C4D3">
        <w:rPr>
          <w:rFonts w:eastAsiaTheme="minorEastAsia"/>
        </w:rPr>
        <w:t>: The dataset contains OHLCV price data and technical indicators with no missing values for 100 stocks over 7+ years at 1-minute intervals. All expected data points are present.</w:t>
      </w:r>
    </w:p>
    <w:p w14:paraId="33F42711" w14:textId="233C42B2" w:rsidR="020152D9" w:rsidRDefault="7C46C9DD" w:rsidP="62A8C4D3">
      <w:pPr>
        <w:jc w:val="both"/>
        <w:rPr>
          <w:rFonts w:eastAsiaTheme="minorEastAsia"/>
        </w:rPr>
      </w:pPr>
      <w:r w:rsidRPr="62A8C4D3">
        <w:rPr>
          <w:rFonts w:eastAsiaTheme="minorEastAsia"/>
          <w:b/>
          <w:bCs/>
        </w:rPr>
        <w:t>Uniqueness</w:t>
      </w:r>
      <w:r w:rsidRPr="62A8C4D3">
        <w:rPr>
          <w:rFonts w:eastAsiaTheme="minorEastAsia"/>
        </w:rPr>
        <w:t>: Each row contains a unique timestamp identifier and corresponding unique data values. There are no duplicate rows.</w:t>
      </w:r>
    </w:p>
    <w:p w14:paraId="0C745358" w14:textId="6380FE4B" w:rsidR="020152D9" w:rsidRDefault="7C46C9DD" w:rsidP="62A8C4D3">
      <w:pPr>
        <w:jc w:val="both"/>
        <w:rPr>
          <w:rFonts w:eastAsiaTheme="minorEastAsia"/>
        </w:rPr>
      </w:pPr>
      <w:r w:rsidRPr="62A8C4D3">
        <w:rPr>
          <w:rFonts w:eastAsiaTheme="minorEastAsia"/>
          <w:b/>
          <w:bCs/>
        </w:rPr>
        <w:t xml:space="preserve">Accuracy </w:t>
      </w:r>
      <w:r w:rsidRPr="62A8C4D3">
        <w:rPr>
          <w:rFonts w:eastAsiaTheme="minorEastAsia"/>
        </w:rPr>
        <w:t>Prices and technical indicators appear accurate and consistent based on spot checks. Calculated indicator values align with formulas.</w:t>
      </w:r>
    </w:p>
    <w:p w14:paraId="1D601BB2" w14:textId="5AA862C2" w:rsidR="020152D9" w:rsidRDefault="7C46C9DD" w:rsidP="62A8C4D3">
      <w:pPr>
        <w:jc w:val="both"/>
        <w:rPr>
          <w:rFonts w:eastAsiaTheme="minorEastAsia"/>
        </w:rPr>
      </w:pPr>
      <w:r w:rsidRPr="62A8C4D3">
        <w:rPr>
          <w:rFonts w:eastAsiaTheme="minorEastAsia"/>
          <w:b/>
          <w:bCs/>
        </w:rPr>
        <w:t>Atomicity</w:t>
      </w:r>
      <w:r w:rsidRPr="62A8C4D3">
        <w:rPr>
          <w:rFonts w:eastAsiaTheme="minorEastAsia"/>
        </w:rPr>
        <w:t xml:space="preserve">: Each row represents the smallest granular unit, one </w:t>
      </w:r>
      <w:r w:rsidR="006C60DB">
        <w:rPr>
          <w:rFonts w:eastAsiaTheme="minorEastAsia"/>
        </w:rPr>
        <w:t>time-stamped</w:t>
      </w:r>
      <w:r w:rsidRPr="62A8C4D3">
        <w:rPr>
          <w:rFonts w:eastAsiaTheme="minorEastAsia"/>
        </w:rPr>
        <w:t xml:space="preserve"> observation. No values can be broken down further.</w:t>
      </w:r>
    </w:p>
    <w:p w14:paraId="05363A11" w14:textId="41AC4FF9" w:rsidR="020152D9" w:rsidRDefault="7C46C9DD" w:rsidP="62A8C4D3">
      <w:pPr>
        <w:jc w:val="both"/>
        <w:rPr>
          <w:rFonts w:eastAsiaTheme="minorEastAsia"/>
        </w:rPr>
      </w:pPr>
      <w:r w:rsidRPr="62A8C4D3">
        <w:rPr>
          <w:rFonts w:eastAsiaTheme="minorEastAsia"/>
          <w:b/>
          <w:bCs/>
        </w:rPr>
        <w:t>Conformity</w:t>
      </w:r>
      <w:r w:rsidRPr="62A8C4D3">
        <w:rPr>
          <w:rFonts w:eastAsiaTheme="minorEastAsia"/>
        </w:rPr>
        <w:t xml:space="preserve">: Data types and formats are consistent across all stocks and timeframes. </w:t>
      </w:r>
    </w:p>
    <w:p w14:paraId="54554040" w14:textId="16DC322F" w:rsidR="00392811" w:rsidRDefault="4AE8BCD5" w:rsidP="002608E4">
      <w:pPr>
        <w:pStyle w:val="Heading2"/>
      </w:pPr>
      <w:bookmarkStart w:id="57" w:name="_Toc165318598"/>
      <w:r>
        <w:t>Other Data Sources</w:t>
      </w:r>
      <w:bookmarkEnd w:id="57"/>
    </w:p>
    <w:p w14:paraId="78D22E02" w14:textId="53D706B6" w:rsidR="1AAEBE15" w:rsidRDefault="1AAEBE15" w:rsidP="29A96E66">
      <w:pPr>
        <w:rPr>
          <w:rFonts w:ascii="Calibri" w:eastAsia="Calibri" w:hAnsi="Calibri" w:cs="Calibri"/>
          <w:b/>
          <w:bCs/>
        </w:rPr>
      </w:pPr>
      <w:r w:rsidRPr="29A96E66">
        <w:rPr>
          <w:rFonts w:ascii="Calibri" w:eastAsia="Calibri" w:hAnsi="Calibri" w:cs="Calibri"/>
          <w:b/>
        </w:rPr>
        <w:t xml:space="preserve">Energy </w:t>
      </w:r>
      <w:r w:rsidRPr="29A96E66">
        <w:rPr>
          <w:rFonts w:ascii="Calibri" w:eastAsia="Calibri" w:hAnsi="Calibri" w:cs="Calibri"/>
          <w:b/>
          <w:bCs/>
        </w:rPr>
        <w:t>Dataset</w:t>
      </w:r>
    </w:p>
    <w:p w14:paraId="39D39FFB" w14:textId="42ECB94F" w:rsidR="1AAEBE15" w:rsidRDefault="7329FDDC" w:rsidP="62A8C4D3">
      <w:pPr>
        <w:jc w:val="both"/>
        <w:rPr>
          <w:rFonts w:ascii="Calibri" w:eastAsia="Calibri" w:hAnsi="Calibri" w:cs="Calibri"/>
        </w:rPr>
      </w:pPr>
      <w:r w:rsidRPr="62A8C4D3">
        <w:rPr>
          <w:rFonts w:ascii="Calibri" w:eastAsia="Calibri" w:hAnsi="Calibri" w:cs="Calibri"/>
        </w:rPr>
        <w:t>We assessed the energy consumption dataset during the dataset selection process for our generative AI multivariate time series forecasting project, but ultimately opted not to use it. Many factors affected this decision. Firstly, the stock market dataset, which is 26GB in size and gives a more comprehensive and detailed base for training our models, is larger than the energy usage dataset, which is only 129MB. In addition, the stock market dataset offers a more comprehensive view of market dynamics due to the presence of price, volume, and 55 technical indicators, whereas the energy consumption dataset primarily focuses on metrics related to household electricity usage, offering a narrower scope and diversity in features.</w:t>
      </w:r>
      <w:r w:rsidR="239172B8" w:rsidRPr="62A8C4D3">
        <w:rPr>
          <w:rFonts w:ascii="Calibri" w:eastAsia="Calibri" w:hAnsi="Calibri" w:cs="Calibri"/>
        </w:rPr>
        <w:t xml:space="preserve"> To fully capture the intricacies of multivariate time series forecasting, a richer and more detailed dataset can be found by this larger dataset.</w:t>
      </w:r>
    </w:p>
    <w:p w14:paraId="7523AE75" w14:textId="5F0932E2" w:rsidR="009807A7" w:rsidRPr="00E63696" w:rsidRDefault="76029001" w:rsidP="62A8C4D3">
      <w:pPr>
        <w:jc w:val="both"/>
        <w:rPr>
          <w:rFonts w:ascii="Calibri" w:eastAsia="Calibri" w:hAnsi="Calibri" w:cs="Calibri"/>
          <w:b/>
          <w:bCs/>
        </w:rPr>
      </w:pPr>
      <w:r w:rsidRPr="62A8C4D3">
        <w:rPr>
          <w:rFonts w:ascii="Calibri" w:eastAsia="Calibri" w:hAnsi="Calibri" w:cs="Calibri"/>
          <w:b/>
          <w:bCs/>
        </w:rPr>
        <w:t>Infectious Disease Dataset</w:t>
      </w:r>
    </w:p>
    <w:p w14:paraId="38DD9D85" w14:textId="22B5EDF4" w:rsidR="28D629DE" w:rsidRDefault="021EBD20" w:rsidP="62A8C4D3">
      <w:pPr>
        <w:jc w:val="both"/>
        <w:rPr>
          <w:rFonts w:ascii="Calibri" w:eastAsia="Calibri" w:hAnsi="Calibri" w:cs="Calibri"/>
        </w:rPr>
      </w:pPr>
      <w:r w:rsidRPr="62A8C4D3">
        <w:rPr>
          <w:rFonts w:ascii="Calibri" w:eastAsia="Calibri" w:hAnsi="Calibri" w:cs="Calibri"/>
        </w:rPr>
        <w:t xml:space="preserve">In addition, </w:t>
      </w:r>
      <w:r w:rsidR="62795142" w:rsidRPr="62A8C4D3">
        <w:rPr>
          <w:rFonts w:ascii="Calibri" w:eastAsia="Calibri" w:hAnsi="Calibri" w:cs="Calibri"/>
        </w:rPr>
        <w:t xml:space="preserve">a review was conducted of </w:t>
      </w:r>
      <w:r w:rsidR="72447958" w:rsidRPr="62A8C4D3">
        <w:rPr>
          <w:rFonts w:ascii="Calibri" w:eastAsia="Calibri" w:hAnsi="Calibri" w:cs="Calibri"/>
        </w:rPr>
        <w:t xml:space="preserve">a data set created by the </w:t>
      </w:r>
      <w:r w:rsidR="0732FF45" w:rsidRPr="62A8C4D3">
        <w:rPr>
          <w:rFonts w:ascii="Calibri" w:eastAsia="Calibri" w:hAnsi="Calibri" w:cs="Calibri"/>
        </w:rPr>
        <w:t>Center</w:t>
      </w:r>
      <w:r w:rsidR="72594749" w:rsidRPr="62A8C4D3">
        <w:rPr>
          <w:rFonts w:ascii="Calibri" w:eastAsia="Calibri" w:hAnsi="Calibri" w:cs="Calibri"/>
        </w:rPr>
        <w:t>s</w:t>
      </w:r>
      <w:r w:rsidR="0732FF45" w:rsidRPr="62A8C4D3">
        <w:rPr>
          <w:rFonts w:ascii="Calibri" w:eastAsia="Calibri" w:hAnsi="Calibri" w:cs="Calibri"/>
        </w:rPr>
        <w:t xml:space="preserve"> for Disease Control </w:t>
      </w:r>
      <w:r w:rsidR="0F39D4C7" w:rsidRPr="62A8C4D3">
        <w:rPr>
          <w:rFonts w:ascii="Calibri" w:eastAsia="Calibri" w:hAnsi="Calibri" w:cs="Calibri"/>
        </w:rPr>
        <w:t xml:space="preserve">and Prevention </w:t>
      </w:r>
      <w:r w:rsidR="0732FF45" w:rsidRPr="62A8C4D3">
        <w:rPr>
          <w:rFonts w:ascii="Calibri" w:eastAsia="Calibri" w:hAnsi="Calibri" w:cs="Calibri"/>
        </w:rPr>
        <w:t>(CDC), with research conducted by the National Institut</w:t>
      </w:r>
      <w:r w:rsidR="2385878E" w:rsidRPr="62A8C4D3">
        <w:rPr>
          <w:rFonts w:ascii="Calibri" w:eastAsia="Calibri" w:hAnsi="Calibri" w:cs="Calibri"/>
        </w:rPr>
        <w:t>es</w:t>
      </w:r>
      <w:r w:rsidR="5CD1EF13" w:rsidRPr="62A8C4D3">
        <w:rPr>
          <w:rFonts w:ascii="Calibri" w:eastAsia="Calibri" w:hAnsi="Calibri" w:cs="Calibri"/>
        </w:rPr>
        <w:t xml:space="preserve"> of Health</w:t>
      </w:r>
      <w:r w:rsidR="2385878E" w:rsidRPr="62A8C4D3">
        <w:rPr>
          <w:rFonts w:ascii="Calibri" w:eastAsia="Calibri" w:hAnsi="Calibri" w:cs="Calibri"/>
        </w:rPr>
        <w:t xml:space="preserve"> (NIH)</w:t>
      </w:r>
      <w:r w:rsidR="006C60DB">
        <w:rPr>
          <w:rFonts w:ascii="Calibri" w:eastAsia="Calibri" w:hAnsi="Calibri" w:cs="Calibri"/>
        </w:rPr>
        <w:t xml:space="preserve">. </w:t>
      </w:r>
      <w:r w:rsidR="5E609E3C" w:rsidRPr="62A8C4D3">
        <w:rPr>
          <w:rFonts w:ascii="Calibri" w:eastAsia="Calibri" w:hAnsi="Calibri" w:cs="Calibri"/>
        </w:rPr>
        <w:t>Similarly</w:t>
      </w:r>
      <w:r w:rsidR="7314A49A" w:rsidRPr="62A8C4D3">
        <w:rPr>
          <w:rFonts w:ascii="Calibri" w:eastAsia="Calibri" w:hAnsi="Calibri" w:cs="Calibri"/>
        </w:rPr>
        <w:t xml:space="preserve"> to the energy data</w:t>
      </w:r>
      <w:r w:rsidR="3A87B82D" w:rsidRPr="62A8C4D3">
        <w:rPr>
          <w:rFonts w:ascii="Calibri" w:eastAsia="Calibri" w:hAnsi="Calibri" w:cs="Calibri"/>
        </w:rPr>
        <w:t>set</w:t>
      </w:r>
      <w:r w:rsidR="39AAFACF" w:rsidRPr="62A8C4D3">
        <w:rPr>
          <w:rFonts w:ascii="Calibri" w:eastAsia="Calibri" w:hAnsi="Calibri" w:cs="Calibri"/>
        </w:rPr>
        <w:t>, this</w:t>
      </w:r>
      <w:r w:rsidR="78C01C28" w:rsidRPr="62A8C4D3">
        <w:rPr>
          <w:rFonts w:ascii="Calibri" w:eastAsia="Calibri" w:hAnsi="Calibri" w:cs="Calibri"/>
        </w:rPr>
        <w:t xml:space="preserve"> </w:t>
      </w:r>
      <w:r w:rsidR="5E609E3C" w:rsidRPr="62A8C4D3">
        <w:rPr>
          <w:rFonts w:ascii="Calibri" w:eastAsia="Calibri" w:hAnsi="Calibri" w:cs="Calibri"/>
        </w:rPr>
        <w:t xml:space="preserve">dataset is smaller </w:t>
      </w:r>
      <w:r w:rsidR="3C8D590D" w:rsidRPr="62A8C4D3">
        <w:rPr>
          <w:rFonts w:ascii="Calibri" w:eastAsia="Calibri" w:hAnsi="Calibri" w:cs="Calibri"/>
        </w:rPr>
        <w:t xml:space="preserve">(under 145MB) </w:t>
      </w:r>
      <w:r w:rsidR="178E2C8F" w:rsidRPr="62A8C4D3">
        <w:rPr>
          <w:rFonts w:ascii="Calibri" w:eastAsia="Calibri" w:hAnsi="Calibri" w:cs="Calibri"/>
        </w:rPr>
        <w:t>but</w:t>
      </w:r>
      <w:r w:rsidR="5E609E3C" w:rsidRPr="62A8C4D3">
        <w:rPr>
          <w:rFonts w:ascii="Calibri" w:eastAsia="Calibri" w:hAnsi="Calibri" w:cs="Calibri"/>
        </w:rPr>
        <w:t xml:space="preserve"> spliced into </w:t>
      </w:r>
      <w:r w:rsidR="4A1283C8" w:rsidRPr="62A8C4D3">
        <w:rPr>
          <w:rFonts w:ascii="Calibri" w:eastAsia="Calibri" w:hAnsi="Calibri" w:cs="Calibri"/>
        </w:rPr>
        <w:t>2,468</w:t>
      </w:r>
      <w:r w:rsidR="5E609E3C" w:rsidRPr="62A8C4D3">
        <w:rPr>
          <w:rFonts w:ascii="Calibri" w:eastAsia="Calibri" w:hAnsi="Calibri" w:cs="Calibri"/>
        </w:rPr>
        <w:t xml:space="preserve"> files</w:t>
      </w:r>
      <w:r w:rsidR="28F0B83A" w:rsidRPr="62A8C4D3">
        <w:rPr>
          <w:rFonts w:ascii="Calibri" w:eastAsia="Calibri" w:hAnsi="Calibri" w:cs="Calibri"/>
        </w:rPr>
        <w:t>.</w:t>
      </w:r>
      <w:r w:rsidR="006C60DB">
        <w:rPr>
          <w:rFonts w:ascii="Calibri" w:eastAsia="Calibri" w:hAnsi="Calibri" w:cs="Calibri"/>
        </w:rPr>
        <w:t xml:space="preserve"> </w:t>
      </w:r>
      <w:r w:rsidR="2C71B4BF" w:rsidRPr="62A8C4D3">
        <w:rPr>
          <w:rFonts w:ascii="Calibri" w:eastAsia="Calibri" w:hAnsi="Calibri" w:cs="Calibri"/>
        </w:rPr>
        <w:t>The</w:t>
      </w:r>
      <w:r w:rsidR="6B913AEB" w:rsidRPr="62A8C4D3">
        <w:rPr>
          <w:rFonts w:ascii="Calibri" w:eastAsia="Calibri" w:hAnsi="Calibri" w:cs="Calibri"/>
        </w:rPr>
        <w:t xml:space="preserve"> data wa</w:t>
      </w:r>
      <w:r w:rsidR="28AACF75" w:rsidRPr="62A8C4D3">
        <w:rPr>
          <w:rFonts w:ascii="Calibri" w:eastAsia="Calibri" w:hAnsi="Calibri" w:cs="Calibri"/>
        </w:rPr>
        <w:t>s recorded at a</w:t>
      </w:r>
      <w:r w:rsidR="7BE06ABD" w:rsidRPr="62A8C4D3">
        <w:rPr>
          <w:rFonts w:ascii="Calibri" w:eastAsia="Calibri" w:hAnsi="Calibri" w:cs="Calibri"/>
        </w:rPr>
        <w:t xml:space="preserve"> daily rate</w:t>
      </w:r>
      <w:r w:rsidR="0D6D849A" w:rsidRPr="62A8C4D3">
        <w:rPr>
          <w:rFonts w:ascii="Calibri" w:eastAsia="Calibri" w:hAnsi="Calibri" w:cs="Calibri"/>
        </w:rPr>
        <w:t xml:space="preserve"> of </w:t>
      </w:r>
      <w:r w:rsidR="68DD2BC7" w:rsidRPr="62A8C4D3">
        <w:rPr>
          <w:rFonts w:ascii="Calibri" w:eastAsia="Calibri" w:hAnsi="Calibri" w:cs="Calibri"/>
        </w:rPr>
        <w:t xml:space="preserve">COVID </w:t>
      </w:r>
      <w:r w:rsidR="496DDEC2" w:rsidRPr="62A8C4D3">
        <w:rPr>
          <w:rFonts w:ascii="Calibri" w:eastAsia="Calibri" w:hAnsi="Calibri" w:cs="Calibri"/>
        </w:rPr>
        <w:t xml:space="preserve">infection </w:t>
      </w:r>
      <w:r w:rsidR="56400FA7" w:rsidRPr="62A8C4D3">
        <w:rPr>
          <w:rFonts w:ascii="Calibri" w:eastAsia="Calibri" w:hAnsi="Calibri" w:cs="Calibri"/>
        </w:rPr>
        <w:lastRenderedPageBreak/>
        <w:t>occurrences</w:t>
      </w:r>
      <w:r w:rsidR="7BE06ABD" w:rsidRPr="62A8C4D3">
        <w:rPr>
          <w:rFonts w:ascii="Calibri" w:eastAsia="Calibri" w:hAnsi="Calibri" w:cs="Calibri"/>
        </w:rPr>
        <w:t>, by county and by state</w:t>
      </w:r>
      <w:r w:rsidR="006C60DB">
        <w:rPr>
          <w:rFonts w:ascii="Calibri" w:eastAsia="Calibri" w:hAnsi="Calibri" w:cs="Calibri"/>
        </w:rPr>
        <w:t xml:space="preserve">. </w:t>
      </w:r>
      <w:r w:rsidR="2110DEC5" w:rsidRPr="62A8C4D3">
        <w:rPr>
          <w:rFonts w:ascii="Calibri" w:eastAsia="Calibri" w:hAnsi="Calibri" w:cs="Calibri"/>
        </w:rPr>
        <w:t>Ther</w:t>
      </w:r>
      <w:r w:rsidR="2C71B4BF" w:rsidRPr="62A8C4D3">
        <w:rPr>
          <w:rFonts w:ascii="Calibri" w:eastAsia="Calibri" w:hAnsi="Calibri" w:cs="Calibri"/>
        </w:rPr>
        <w:t xml:space="preserve">e are </w:t>
      </w:r>
      <w:r w:rsidR="2110DEC5" w:rsidRPr="62A8C4D3">
        <w:rPr>
          <w:rFonts w:ascii="Calibri" w:eastAsia="Calibri" w:hAnsi="Calibri" w:cs="Calibri"/>
        </w:rPr>
        <w:t>ten</w:t>
      </w:r>
      <w:r w:rsidR="2C71B4BF" w:rsidRPr="62A8C4D3">
        <w:rPr>
          <w:rFonts w:ascii="Calibri" w:eastAsia="Calibri" w:hAnsi="Calibri" w:cs="Calibri"/>
        </w:rPr>
        <w:t xml:space="preserve"> variables within this </w:t>
      </w:r>
      <w:r w:rsidR="006C60DB">
        <w:rPr>
          <w:rFonts w:ascii="Calibri" w:eastAsia="Calibri" w:hAnsi="Calibri" w:cs="Calibri"/>
        </w:rPr>
        <w:t>dataset,</w:t>
      </w:r>
      <w:r w:rsidR="32770EA6" w:rsidRPr="62A8C4D3">
        <w:rPr>
          <w:rFonts w:ascii="Calibri" w:eastAsia="Calibri" w:hAnsi="Calibri" w:cs="Calibri"/>
        </w:rPr>
        <w:t xml:space="preserve"> including </w:t>
      </w:r>
      <w:r w:rsidR="6D506590" w:rsidRPr="62A8C4D3">
        <w:rPr>
          <w:rFonts w:ascii="Calibri" w:eastAsia="Calibri" w:hAnsi="Calibri" w:cs="Calibri"/>
        </w:rPr>
        <w:t>COVID infections</w:t>
      </w:r>
      <w:r w:rsidR="2CC02352" w:rsidRPr="62A8C4D3">
        <w:rPr>
          <w:rFonts w:ascii="Calibri" w:eastAsia="Calibri" w:hAnsi="Calibri" w:cs="Calibri"/>
        </w:rPr>
        <w:t xml:space="preserve"> cases</w:t>
      </w:r>
      <w:r w:rsidR="4A332B33" w:rsidRPr="62A8C4D3">
        <w:rPr>
          <w:rFonts w:ascii="Calibri" w:eastAsia="Calibri" w:hAnsi="Calibri" w:cs="Calibri"/>
        </w:rPr>
        <w:t xml:space="preserve">, deaths, </w:t>
      </w:r>
      <w:r w:rsidR="6E2A3587" w:rsidRPr="62A8C4D3">
        <w:rPr>
          <w:rFonts w:ascii="Calibri" w:eastAsia="Calibri" w:hAnsi="Calibri" w:cs="Calibri"/>
        </w:rPr>
        <w:t>hospitalization</w:t>
      </w:r>
      <w:r w:rsidR="4A332B33" w:rsidRPr="62A8C4D3">
        <w:rPr>
          <w:rFonts w:ascii="Calibri" w:eastAsia="Calibri" w:hAnsi="Calibri" w:cs="Calibri"/>
        </w:rPr>
        <w:t xml:space="preserve">, and </w:t>
      </w:r>
      <w:r w:rsidR="48C6A879" w:rsidRPr="62A8C4D3">
        <w:rPr>
          <w:rFonts w:ascii="Calibri" w:eastAsia="Calibri" w:hAnsi="Calibri" w:cs="Calibri"/>
        </w:rPr>
        <w:t>population</w:t>
      </w:r>
      <w:r w:rsidR="006C60DB">
        <w:rPr>
          <w:rFonts w:ascii="Calibri" w:eastAsia="Calibri" w:hAnsi="Calibri" w:cs="Calibri"/>
        </w:rPr>
        <w:t xml:space="preserve">. </w:t>
      </w:r>
      <w:r w:rsidR="2526FBAC" w:rsidRPr="62A8C4D3">
        <w:rPr>
          <w:rFonts w:ascii="Calibri" w:eastAsia="Calibri" w:hAnsi="Calibri" w:cs="Calibri"/>
        </w:rPr>
        <w:t xml:space="preserve">This data was used in research to predict hospitalizations over a </w:t>
      </w:r>
      <w:r w:rsidR="2F0C9637" w:rsidRPr="62A8C4D3">
        <w:rPr>
          <w:rFonts w:ascii="Calibri" w:eastAsia="Calibri" w:hAnsi="Calibri" w:cs="Calibri"/>
        </w:rPr>
        <w:t>four-week</w:t>
      </w:r>
      <w:r w:rsidR="2526FBAC" w:rsidRPr="62A8C4D3">
        <w:rPr>
          <w:rFonts w:ascii="Calibri" w:eastAsia="Calibri" w:hAnsi="Calibri" w:cs="Calibri"/>
        </w:rPr>
        <w:t xml:space="preserve"> period.</w:t>
      </w:r>
      <w:r w:rsidR="5E609E3C" w:rsidRPr="62A8C4D3">
        <w:rPr>
          <w:rFonts w:ascii="Calibri" w:eastAsia="Calibri" w:hAnsi="Calibri" w:cs="Calibri"/>
        </w:rPr>
        <w:t xml:space="preserve"> </w:t>
      </w:r>
      <w:r w:rsidR="39AAFACF" w:rsidRPr="62A8C4D3">
        <w:rPr>
          <w:rFonts w:ascii="Calibri" w:eastAsia="Calibri" w:hAnsi="Calibri" w:cs="Calibri"/>
        </w:rPr>
        <w:t xml:space="preserve"> </w:t>
      </w:r>
    </w:p>
    <w:p w14:paraId="3A94701C" w14:textId="4C97C3A1" w:rsidR="007D70E1" w:rsidRDefault="33FBC017" w:rsidP="007D70E1">
      <w:pPr>
        <w:pStyle w:val="Heading2"/>
      </w:pPr>
      <w:bookmarkStart w:id="58" w:name="_Toc165318599"/>
      <w:r>
        <w:t>Storage Medium</w:t>
      </w:r>
      <w:bookmarkEnd w:id="58"/>
    </w:p>
    <w:p w14:paraId="5CC0CD8C" w14:textId="4D745656" w:rsidR="005C356A" w:rsidRDefault="2BEC7ECC" w:rsidP="005C356A">
      <w:pPr>
        <w:jc w:val="both"/>
      </w:pPr>
      <w:r>
        <w:t xml:space="preserve">It was </w:t>
      </w:r>
      <w:r w:rsidR="2422E76B">
        <w:t xml:space="preserve">found that storing </w:t>
      </w:r>
      <w:r w:rsidR="7DFD79EC">
        <w:t>the</w:t>
      </w:r>
      <w:r w:rsidR="2422E76B">
        <w:t xml:space="preserve"> dataset on personal </w:t>
      </w:r>
      <w:r w:rsidR="0559E3C8">
        <w:t>computer</w:t>
      </w:r>
      <w:r w:rsidR="2422E76B">
        <w:t>s is a sufficient and r</w:t>
      </w:r>
      <w:r w:rsidR="7073C83F">
        <w:t xml:space="preserve">easonable </w:t>
      </w:r>
      <w:r w:rsidR="2422E76B">
        <w:t>approach. Despite the dataset's large size</w:t>
      </w:r>
      <w:r w:rsidR="006C60DB">
        <w:t xml:space="preserve"> (</w:t>
      </w:r>
      <w:r w:rsidR="2422E76B">
        <w:t>33 gigabytes uncompressed and 13 gigabytes compressed</w:t>
      </w:r>
      <w:r w:rsidR="006C60DB">
        <w:t xml:space="preserve">) </w:t>
      </w:r>
      <w:r w:rsidR="2D9CF69C">
        <w:t>the</w:t>
      </w:r>
      <w:r w:rsidR="2422E76B">
        <w:t xml:space="preserve"> consumption pattern enable</w:t>
      </w:r>
      <w:r w:rsidR="653A7868">
        <w:t xml:space="preserve">s the team </w:t>
      </w:r>
      <w:r w:rsidR="2422E76B">
        <w:t>to work efficiently without the requirement for cloud-based storage.</w:t>
      </w:r>
    </w:p>
    <w:p w14:paraId="7DC8CFD7" w14:textId="69C8CFD6" w:rsidR="007D70E1" w:rsidRDefault="5E120A4D" w:rsidP="62A8C4D3">
      <w:pPr>
        <w:jc w:val="both"/>
      </w:pPr>
      <w:r>
        <w:t>The</w:t>
      </w:r>
      <w:r w:rsidR="05D98EE7">
        <w:t xml:space="preserve"> approach does not demand that the entire dataset be actively engaged.</w:t>
      </w:r>
      <w:r w:rsidR="2422E76B">
        <w:t xml:space="preserve"> Instead, chunks of the dataset </w:t>
      </w:r>
      <w:r w:rsidR="437D4032">
        <w:t xml:space="preserve">are used </w:t>
      </w:r>
      <w:r w:rsidR="2422E76B">
        <w:t xml:space="preserve">to test and improve forecasting algorithms. This strategy decreases the load on storage resources </w:t>
      </w:r>
      <w:r w:rsidR="1A8A3FD7">
        <w:t>because</w:t>
      </w:r>
      <w:r w:rsidR="7217692E">
        <w:t xml:space="preserve"> </w:t>
      </w:r>
      <w:r w:rsidR="2422E76B">
        <w:t>only subsets of the data during each analysis session</w:t>
      </w:r>
      <w:r w:rsidR="15900A0E">
        <w:t xml:space="preserve"> need to be handled</w:t>
      </w:r>
      <w:r w:rsidR="2422E76B">
        <w:t>.</w:t>
      </w:r>
      <w:r w:rsidR="6BA0023B">
        <w:t xml:space="preserve"> Using </w:t>
      </w:r>
      <w:r w:rsidR="31CEE30E">
        <w:t xml:space="preserve">a local machine </w:t>
      </w:r>
      <w:r w:rsidR="6BA0023B">
        <w:t>would provide complete control over data management and backup operations, according to specific use case and workflow.</w:t>
      </w:r>
      <w:r w:rsidR="1BF5D5BF">
        <w:t xml:space="preserve"> I</w:t>
      </w:r>
      <w:r w:rsidR="289734AD">
        <w:t>t</w:t>
      </w:r>
      <w:r w:rsidR="1BF5D5BF">
        <w:t xml:space="preserve"> would also eliminate the recurring costs connected with cloud storage, especially as </w:t>
      </w:r>
      <w:r w:rsidR="2D9E8435">
        <w:t xml:space="preserve">there is no </w:t>
      </w:r>
      <w:r w:rsidR="1BF5D5BF">
        <w:t xml:space="preserve">need </w:t>
      </w:r>
      <w:r w:rsidR="0AF1D540">
        <w:t xml:space="preserve">for </w:t>
      </w:r>
      <w:r w:rsidR="1BF5D5BF">
        <w:t xml:space="preserve">extensive capabilities of such solutions for </w:t>
      </w:r>
      <w:r w:rsidR="376A536E">
        <w:t>the</w:t>
      </w:r>
      <w:r w:rsidR="1BF5D5BF">
        <w:t xml:space="preserve"> project.</w:t>
      </w:r>
    </w:p>
    <w:p w14:paraId="62ED914F" w14:textId="28CCEA73" w:rsidR="003B3EA7" w:rsidRDefault="31185FD9" w:rsidP="003B3EA7">
      <w:pPr>
        <w:pStyle w:val="Heading2"/>
      </w:pPr>
      <w:bookmarkStart w:id="59" w:name="_Toc165318600"/>
      <w:r>
        <w:t>Storage Security</w:t>
      </w:r>
      <w:bookmarkEnd w:id="59"/>
    </w:p>
    <w:p w14:paraId="5E377882" w14:textId="2787EC84" w:rsidR="003B3EA7" w:rsidRDefault="6FF3DED1" w:rsidP="38522112">
      <w:pPr>
        <w:jc w:val="both"/>
      </w:pPr>
      <w:r>
        <w:t xml:space="preserve">Since the dataset is obtained from publicly available repositories, concerns related to data sensitivity, compliance, and legal considerations are less prominent. However, it is crucial to implement security measures for the dataset and its storage, focusing on integrity and consistency. It is crucial to keep the data </w:t>
      </w:r>
      <w:r w:rsidR="6264AB1E">
        <w:t xml:space="preserve">from </w:t>
      </w:r>
      <w:r>
        <w:t xml:space="preserve">unauthorized external access. Common security practices for file storage, both locally and on servers, are </w:t>
      </w:r>
      <w:r w:rsidR="14A7E371">
        <w:t xml:space="preserve">found </w:t>
      </w:r>
      <w:r>
        <w:t xml:space="preserve">sufficient due to the non-sensitive nature of the project's data. </w:t>
      </w:r>
      <w:bookmarkStart w:id="60" w:name="_Int_M2hJxUyG"/>
      <w:r>
        <w:t>These include standard antivirus and firewall protections typically installed on computers and servers</w:t>
      </w:r>
      <w:r w:rsidR="61B316A1">
        <w:t xml:space="preserve"> </w:t>
      </w:r>
      <w:r w:rsidR="358227F8">
        <w:t>and</w:t>
      </w:r>
      <w:r w:rsidR="61B316A1">
        <w:t xml:space="preserve"> using VPN </w:t>
      </w:r>
      <w:r w:rsidR="358227F8">
        <w:t>when</w:t>
      </w:r>
      <w:r w:rsidR="61B316A1">
        <w:t xml:space="preserve"> accessing the dataset</w:t>
      </w:r>
      <w:r>
        <w:t>.</w:t>
      </w:r>
      <w:bookmarkEnd w:id="60"/>
    </w:p>
    <w:p w14:paraId="672C0758" w14:textId="29585685" w:rsidR="741B9E24" w:rsidRDefault="741B9E24" w:rsidP="38522112">
      <w:pPr>
        <w:jc w:val="both"/>
      </w:pPr>
      <w:r>
        <w:t xml:space="preserve">In other words, dataset access and permissions are particularly important, given that the project employs an agile methodology, which suggests that all team members should theoretically have access to the data, whether stored locally or on a server. Implementing role-based access control, through data version control tools, would be advantageous. However, considering the public nature of the dataset, a greater emphasis should be placed on securing and safeguarding the codes used for data manipulation and model training rather than spending resources and efforts on </w:t>
      </w:r>
      <w:r w:rsidR="00DC77B6">
        <w:t>the dataset</w:t>
      </w:r>
      <w:r>
        <w:t>. GitHub's version control system is proposed for managing and securing these codes.</w:t>
      </w:r>
    </w:p>
    <w:p w14:paraId="33BF6E0E" w14:textId="6DDE597E" w:rsidR="0E25C582" w:rsidRDefault="2FDD4175" w:rsidP="1B236534">
      <w:pPr>
        <w:jc w:val="both"/>
      </w:pPr>
      <w:r>
        <w:t>Another notable aspect is backup and recovery. The responsibility is distributed among team members, supplemented by the automatic backup system of the cluster server used for fast computing. The priority lies in ensuring frequent backups of the codes</w:t>
      </w:r>
      <w:r w:rsidR="00DC77B6">
        <w:t>,</w:t>
      </w:r>
      <w:r>
        <w:t xml:space="preserve"> which can further keep accessibility and collaboration throughout the project appropriate</w:t>
      </w:r>
      <w:r w:rsidR="00D35861">
        <w:t>ly</w:t>
      </w:r>
      <w:r>
        <w:t>.</w:t>
      </w:r>
    </w:p>
    <w:p w14:paraId="744EF2CB" w14:textId="5AFBDE80" w:rsidR="007D70E1" w:rsidRDefault="33FBC017" w:rsidP="007D70E1">
      <w:pPr>
        <w:pStyle w:val="Heading2"/>
      </w:pPr>
      <w:bookmarkStart w:id="61" w:name="_Toc165318601"/>
      <w:r>
        <w:t>Storage Costs</w:t>
      </w:r>
      <w:bookmarkEnd w:id="61"/>
    </w:p>
    <w:p w14:paraId="153BFB3B" w14:textId="47235A25" w:rsidR="00F15507" w:rsidRPr="00071F04" w:rsidRDefault="2C842E2E" w:rsidP="5F67BDF7">
      <w:pPr>
        <w:jc w:val="both"/>
      </w:pPr>
      <w:r>
        <w:t>The primary storage cost consideration is related to handling the dataset, particularly regarding access to high-speed internet for downloading and re-uploading. Initially, costs are incurred from downloading the entire dataset from its source link and uploading it to the Hopper cluster server. Once the data is uploaded to the Hopper cluster, it is managed within the university’s infrastructure, which presumably covers these associated costs. Additionally, there is an aspect of data manipulation at the local level, where team members may work with compressed versions or selected portions of the dataset for model training purposes. This strategy minimizes the need for extensive storage space and consequently reduces potential costs. Storing the dataset on each team member's laptop incurs no direct financial costs, but it does require sufficient storage space on personal devices.</w:t>
      </w:r>
    </w:p>
    <w:p w14:paraId="4B4B97B3" w14:textId="1AF1C863" w:rsidR="001A04F5" w:rsidRDefault="008519BC" w:rsidP="001A04F5">
      <w:pPr>
        <w:pStyle w:val="Heading1"/>
      </w:pPr>
      <w:bookmarkStart w:id="62" w:name="_Toc165318602"/>
      <w:r>
        <w:lastRenderedPageBreak/>
        <w:t>Algorithms &amp; Analysis / ML Model Exploration &amp; Selection</w:t>
      </w:r>
      <w:bookmarkEnd w:id="62"/>
    </w:p>
    <w:p w14:paraId="0B78099D" w14:textId="5BFE5059" w:rsidR="008519BC" w:rsidRDefault="00893C10" w:rsidP="00233C99">
      <w:pPr>
        <w:pStyle w:val="Heading2"/>
      </w:pPr>
      <w:bookmarkStart w:id="63" w:name="_Toc165318603"/>
      <w:r>
        <w:t>Solution Approach</w:t>
      </w:r>
      <w:bookmarkEnd w:id="63"/>
    </w:p>
    <w:p w14:paraId="524B52FE" w14:textId="43078600" w:rsidR="00313D4B" w:rsidRDefault="00313D4B" w:rsidP="2AB18120">
      <w:pPr>
        <w:pStyle w:val="Heading3"/>
        <w:rPr>
          <w:rFonts w:ascii="Tw Cen MT" w:eastAsia="Tw Cen MT" w:hAnsi="Tw Cen MT" w:cs="Tw Cen MT"/>
          <w:szCs w:val="28"/>
        </w:rPr>
      </w:pPr>
      <w:bookmarkStart w:id="64" w:name="_Toc165318604"/>
      <w:r>
        <w:t>Systems Architecture</w:t>
      </w:r>
      <w:bookmarkEnd w:id="64"/>
    </w:p>
    <w:p w14:paraId="29E43534" w14:textId="60D6F596" w:rsidR="00313D4B" w:rsidRDefault="00313D4B" w:rsidP="06BBE182">
      <w:pPr>
        <w:jc w:val="both"/>
      </w:pPr>
      <w:r>
        <w:t>Our proposed system architecture for multivariate time series forecasting using generative AI models consists of several key components</w:t>
      </w:r>
      <w:r w:rsidR="700A0523">
        <w:t>, as illustrated in Figure 2</w:t>
      </w:r>
      <w:r w:rsidR="425E643B">
        <w:t xml:space="preserve">. After obtaining data from the user, the dataset should be </w:t>
      </w:r>
      <w:r w:rsidR="4636BFC2">
        <w:t>processed</w:t>
      </w:r>
      <w:r w:rsidR="425E643B">
        <w:t xml:space="preserve"> initially. The following aspects </w:t>
      </w:r>
      <w:r w:rsidR="00461B8B">
        <w:t xml:space="preserve">are </w:t>
      </w:r>
      <w:r w:rsidR="425E643B">
        <w:t>included in this stage</w:t>
      </w:r>
      <w:r>
        <w:t>:</w:t>
      </w:r>
    </w:p>
    <w:p w14:paraId="407E375F" w14:textId="7E18113A" w:rsidR="00076835" w:rsidRDefault="00076835" w:rsidP="00076835">
      <w:pPr>
        <w:jc w:val="center"/>
      </w:pPr>
      <w:r w:rsidRPr="00076835">
        <w:rPr>
          <w:noProof/>
        </w:rPr>
        <w:drawing>
          <wp:inline distT="0" distB="0" distL="0" distR="0" wp14:anchorId="7C59DF2B" wp14:editId="056B5497">
            <wp:extent cx="3510116" cy="2265903"/>
            <wp:effectExtent l="0" t="0" r="0" b="0"/>
            <wp:docPr id="362997098" name="Picture 1" descr="A diagram of a system archite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97098" name="Picture 1" descr="A diagram of a system architecture&#10;&#10;Description automatically generated"/>
                    <pic:cNvPicPr/>
                  </pic:nvPicPr>
                  <pic:blipFill>
                    <a:blip r:embed="rId27"/>
                    <a:stretch>
                      <a:fillRect/>
                    </a:stretch>
                  </pic:blipFill>
                  <pic:spPr>
                    <a:xfrm>
                      <a:off x="0" y="0"/>
                      <a:ext cx="3672056" cy="2370441"/>
                    </a:xfrm>
                    <a:prstGeom prst="rect">
                      <a:avLst/>
                    </a:prstGeom>
                  </pic:spPr>
                </pic:pic>
              </a:graphicData>
            </a:graphic>
          </wp:inline>
        </w:drawing>
      </w:r>
    </w:p>
    <w:p w14:paraId="28B95B4D" w14:textId="77777777" w:rsidR="00EB1994" w:rsidRDefault="00EB1994" w:rsidP="00B65293">
      <w:pPr>
        <w:jc w:val="both"/>
      </w:pPr>
    </w:p>
    <w:p w14:paraId="3DA85D64" w14:textId="77777777" w:rsidR="006A0E40" w:rsidRDefault="006A0E40" w:rsidP="06BBE182">
      <w:pPr>
        <w:jc w:val="both"/>
      </w:pPr>
      <w:r>
        <w:t>The system architecture describes the complete process that is followed. The end user uploads multivariate data in the form of a CSV file. This file is cleaned, missing value imputation, and merged according to the specifications. The data is then normalized and standardized to ensure that all values are on the same scale. This multivariate data is then used to train the Patch TST model. Once trained, the model is evaluated against the remaining dataset. This test produces predictions, which are subsequently utilized to make forecasts.</w:t>
      </w:r>
    </w:p>
    <w:p w14:paraId="3861416D" w14:textId="694CAD7C" w:rsidR="00DA0F64" w:rsidRPr="00DA0F64" w:rsidRDefault="00DA0F64" w:rsidP="06BBE182">
      <w:pPr>
        <w:jc w:val="both"/>
      </w:pPr>
      <w:r>
        <w:rPr>
          <w:b/>
          <w:bCs/>
        </w:rPr>
        <w:t>D</w:t>
      </w:r>
      <w:r w:rsidRPr="00DA0F64">
        <w:rPr>
          <w:b/>
          <w:bCs/>
        </w:rPr>
        <w:t>ata Integration</w:t>
      </w:r>
    </w:p>
    <w:p w14:paraId="0617D0F0" w14:textId="060CD61E" w:rsidR="00DA0F64" w:rsidRDefault="00DA0F64" w:rsidP="06BBE182">
      <w:pPr>
        <w:jc w:val="both"/>
      </w:pPr>
      <w:r w:rsidRPr="00DA0F64">
        <w:t xml:space="preserve">The data integration phase is a crucial step in the preprocessing pipeline, ensuring the quality and readiness of our multivariate time series dataset for forecasting with generative AI models. </w:t>
      </w:r>
    </w:p>
    <w:p w14:paraId="6801F4FB" w14:textId="3085EFBF" w:rsidR="00765DF7" w:rsidRPr="00765DF7" w:rsidRDefault="00765DF7" w:rsidP="06BBE182">
      <w:pPr>
        <w:jc w:val="both"/>
      </w:pPr>
      <w:r w:rsidRPr="00765DF7">
        <w:rPr>
          <w:b/>
          <w:bCs/>
        </w:rPr>
        <w:t>Handling Missing Values</w:t>
      </w:r>
      <w:r>
        <w:t xml:space="preserve"> </w:t>
      </w:r>
    </w:p>
    <w:p w14:paraId="162C9192" w14:textId="319855DC" w:rsidR="00765DF7" w:rsidRPr="00765DF7" w:rsidRDefault="00765DF7" w:rsidP="06BBE182">
      <w:pPr>
        <w:jc w:val="both"/>
      </w:pPr>
      <w:r w:rsidRPr="00765DF7">
        <w:t>We performed a missing</w:t>
      </w:r>
      <w:r w:rsidR="00461B8B">
        <w:t>-</w:t>
      </w:r>
      <w:r w:rsidRPr="00765DF7">
        <w:t>ness map analysis using R libraries, which revealed that our stock data had no missing values. Given the high quality of our dataset, no imputation techniques were required.</w:t>
      </w:r>
    </w:p>
    <w:p w14:paraId="4E8FAF78" w14:textId="051E1EFE" w:rsidR="00765DF7" w:rsidRPr="00765DF7" w:rsidRDefault="00765DF7" w:rsidP="06BBE182">
      <w:pPr>
        <w:jc w:val="both"/>
      </w:pPr>
      <w:r w:rsidRPr="00765DF7">
        <w:rPr>
          <w:b/>
          <w:bCs/>
        </w:rPr>
        <w:t>Outlier Detection and Management</w:t>
      </w:r>
    </w:p>
    <w:p w14:paraId="46D94E7A" w14:textId="1839AB25" w:rsidR="00765DF7" w:rsidRPr="00765DF7" w:rsidRDefault="00765DF7" w:rsidP="06BBE182">
      <w:pPr>
        <w:jc w:val="both"/>
      </w:pPr>
      <w:r w:rsidRPr="00765DF7">
        <w:t xml:space="preserve">We employed z-score and </w:t>
      </w:r>
      <w:r w:rsidR="00461B8B">
        <w:t>box plot</w:t>
      </w:r>
      <w:r w:rsidRPr="00765DF7">
        <w:t xml:space="preserve"> </w:t>
      </w:r>
      <w:r w:rsidR="75538721">
        <w:t>analysi</w:t>
      </w:r>
      <w:r>
        <w:t>s</w:t>
      </w:r>
      <w:r w:rsidRPr="00765DF7">
        <w:t xml:space="preserve"> to detect potential outliers in </w:t>
      </w:r>
      <w:r w:rsidR="7AEB991B">
        <w:t>the</w:t>
      </w:r>
      <w:r w:rsidRPr="00765DF7">
        <w:t xml:space="preserve"> dataset. While some volatile outliers were identified, we decided to retain them, as such volatility is inherent to stock data. Therefore, we did not exclude or transform any outliers, preserving the integrity of the dataset's underlying patterns and characteristics.</w:t>
      </w:r>
    </w:p>
    <w:p w14:paraId="2FE28F20" w14:textId="1CD0D049" w:rsidR="00DA0F64" w:rsidRPr="00DA0F64" w:rsidRDefault="00DA0F64" w:rsidP="06BBE182">
      <w:pPr>
        <w:jc w:val="both"/>
      </w:pPr>
      <w:r w:rsidRPr="00DA0F64">
        <w:rPr>
          <w:b/>
          <w:bCs/>
        </w:rPr>
        <w:t>Timestamp Management</w:t>
      </w:r>
    </w:p>
    <w:p w14:paraId="694E0873" w14:textId="1FA33250" w:rsidR="00DA0F64" w:rsidRPr="00DA0F64" w:rsidRDefault="00DA0F64" w:rsidP="06BBE182">
      <w:pPr>
        <w:jc w:val="both"/>
      </w:pPr>
      <w:r w:rsidRPr="00DA0F64">
        <w:t>Ensuring accurate temporal analysis and alignment across the time series, we reviewed and formatted all timestamps to maintain consistency throughout the dataset.</w:t>
      </w:r>
      <w:r w:rsidR="65090C4D">
        <w:t xml:space="preserve"> The timestamps were modified to include 2-hour time steps.</w:t>
      </w:r>
    </w:p>
    <w:p w14:paraId="51D2BBCB" w14:textId="740E637D" w:rsidR="00DA0F64" w:rsidRPr="00DA0F64" w:rsidRDefault="00DA0F64" w:rsidP="06BBE182">
      <w:pPr>
        <w:jc w:val="both"/>
      </w:pPr>
      <w:r w:rsidRPr="00DA0F64">
        <w:rPr>
          <w:b/>
          <w:bCs/>
        </w:rPr>
        <w:t>Feature Engineering</w:t>
      </w:r>
    </w:p>
    <w:p w14:paraId="71A71571" w14:textId="1B4909E9" w:rsidR="00DA0F64" w:rsidRPr="00DA0F64" w:rsidRDefault="00DA0F64" w:rsidP="06BBE182">
      <w:pPr>
        <w:jc w:val="both"/>
      </w:pPr>
      <w:r w:rsidRPr="00DA0F64">
        <w:lastRenderedPageBreak/>
        <w:t>To capture temporal dependencies, a crucial aspect of time series forecasting models, we constructed lagged features. These lagged features enable the models to learn from past behavior and patterns, enhancing their predictive capabilities.</w:t>
      </w:r>
    </w:p>
    <w:p w14:paraId="2703996A" w14:textId="726B095C" w:rsidR="00DA0F64" w:rsidRPr="00DA0F64" w:rsidRDefault="00DA0F64" w:rsidP="06BBE182">
      <w:pPr>
        <w:jc w:val="both"/>
      </w:pPr>
      <w:r w:rsidRPr="00DA0F64">
        <w:rPr>
          <w:b/>
          <w:bCs/>
        </w:rPr>
        <w:t>Data Transformation</w:t>
      </w:r>
    </w:p>
    <w:p w14:paraId="31EE7EF2" w14:textId="303C1E8E" w:rsidR="00DA0F64" w:rsidRPr="00DA0F64" w:rsidRDefault="00DA0F64" w:rsidP="06BBE182">
      <w:pPr>
        <w:jc w:val="both"/>
      </w:pPr>
      <w:r w:rsidRPr="00DA0F64">
        <w:t>To address any remaining null values, we implemented appropriate transformations, ensuring that our dataset did not contain any gaps that could lead to inaccuracies in prediction.</w:t>
      </w:r>
      <w:r w:rsidR="681A69DF">
        <w:t xml:space="preserve"> A simple interpolation was adopted for this purpose.</w:t>
      </w:r>
    </w:p>
    <w:p w14:paraId="6B3332E5" w14:textId="5A0FB8BF" w:rsidR="00DA0F64" w:rsidRPr="00DA0F64" w:rsidRDefault="00DA0F64" w:rsidP="06BBE182">
      <w:pPr>
        <w:jc w:val="both"/>
      </w:pPr>
      <w:r w:rsidRPr="00DA0F64">
        <w:rPr>
          <w:b/>
          <w:bCs/>
        </w:rPr>
        <w:t>Data Format Standardization</w:t>
      </w:r>
    </w:p>
    <w:p w14:paraId="2588DD29" w14:textId="58113DEC" w:rsidR="00DA0F64" w:rsidRPr="00DA0F64" w:rsidRDefault="00DA0F64" w:rsidP="06BBE182">
      <w:pPr>
        <w:jc w:val="both"/>
      </w:pPr>
      <w:r w:rsidRPr="00DA0F64">
        <w:t xml:space="preserve">To facilitate efficient handling by machine learning libraries, we converted our data into formats compatible with our analytical tools, primarily pandas </w:t>
      </w:r>
      <w:r w:rsidR="59E64694">
        <w:t>Data Frames</w:t>
      </w:r>
      <w:r w:rsidRPr="00DA0F64">
        <w:t xml:space="preserve"> and </w:t>
      </w:r>
      <w:proofErr w:type="spellStart"/>
      <w:r w:rsidR="00461B8B">
        <w:t>Numpy</w:t>
      </w:r>
      <w:proofErr w:type="spellEnd"/>
      <w:r w:rsidRPr="00DA0F64">
        <w:t xml:space="preserve"> arrays.</w:t>
      </w:r>
    </w:p>
    <w:p w14:paraId="0AE42EA5" w14:textId="6850F5B6" w:rsidR="00DA0F64" w:rsidRPr="00DA0F64" w:rsidRDefault="00DA0F64" w:rsidP="06BBE182">
      <w:pPr>
        <w:jc w:val="both"/>
      </w:pPr>
      <w:r w:rsidRPr="00DA0F64">
        <w:rPr>
          <w:b/>
          <w:bCs/>
        </w:rPr>
        <w:t>Normalization and Scaling</w:t>
      </w:r>
    </w:p>
    <w:p w14:paraId="0E99402B" w14:textId="39D57D37" w:rsidR="00DA0F64" w:rsidRPr="00DA0F64" w:rsidRDefault="00DA0F64" w:rsidP="06BBE182">
      <w:pPr>
        <w:jc w:val="both"/>
      </w:pPr>
      <w:r w:rsidRPr="00DA0F64">
        <w:t>Given the sensitivity of models to feature scales, we normalized our features using techniques such as min-max scaling and z-score normalization. This step ensures that each feature contributes equally to the model's training process, preventing any potential dominance of features with larger scales.</w:t>
      </w:r>
    </w:p>
    <w:p w14:paraId="3FF57292" w14:textId="305069D8" w:rsidR="00DA0F64" w:rsidRPr="00DA0F64" w:rsidRDefault="00DA0F64" w:rsidP="06BBE182">
      <w:pPr>
        <w:jc w:val="both"/>
      </w:pPr>
      <w:r w:rsidRPr="00DA0F64">
        <w:rPr>
          <w:b/>
          <w:bCs/>
        </w:rPr>
        <w:t>Train-Test Split</w:t>
      </w:r>
    </w:p>
    <w:p w14:paraId="283F7608" w14:textId="6217102F" w:rsidR="00DA0F64" w:rsidRPr="00DA0F64" w:rsidRDefault="00DA0F64" w:rsidP="06BBE182">
      <w:pPr>
        <w:jc w:val="both"/>
      </w:pPr>
      <w:r w:rsidRPr="00DA0F64">
        <w:t>To assess model performance and generalizability to new, unseen data, we divided the dataset into training, validation, and testing subsets</w:t>
      </w:r>
      <w:r w:rsidR="7A1428B8">
        <w:t xml:space="preserve"> as 70-20-10 ratios</w:t>
      </w:r>
      <w:r>
        <w:t>.</w:t>
      </w:r>
      <w:r w:rsidRPr="00DA0F64">
        <w:t xml:space="preserve"> This split maintains the integrity of our evaluation metrics and enables us to measure the model's ability to generalize to unseen scenarios.</w:t>
      </w:r>
    </w:p>
    <w:p w14:paraId="71D4ECBE" w14:textId="7B567846" w:rsidR="3286DE2C" w:rsidRDefault="64BB35A7" w:rsidP="06BBE182">
      <w:pPr>
        <w:jc w:val="both"/>
      </w:pPr>
      <w:r>
        <w:t xml:space="preserve">After the data is appropriately prepared and </w:t>
      </w:r>
      <w:r w:rsidR="1859AA96">
        <w:t>preprocessed</w:t>
      </w:r>
      <w:r w:rsidR="00DA0F64" w:rsidRPr="00DA0F64">
        <w:t xml:space="preserve">, we </w:t>
      </w:r>
      <w:r>
        <w:t>obtained and</w:t>
      </w:r>
      <w:r w:rsidR="00DA0F64" w:rsidRPr="00DA0F64">
        <w:t xml:space="preserve"> curated a robust dataset ready for advanced analytical processing and subsequent predictive modeling using generative AI techniques. </w:t>
      </w:r>
      <w:r>
        <w:t>The next stage is model training and its val</w:t>
      </w:r>
      <w:r w:rsidR="3F0084D0">
        <w:t>idation</w:t>
      </w:r>
      <w:r>
        <w:t>.</w:t>
      </w:r>
    </w:p>
    <w:p w14:paraId="26B2F23A" w14:textId="63AB6436" w:rsidR="00313D4B" w:rsidRDefault="29BB25A9" w:rsidP="06BBE182">
      <w:pPr>
        <w:jc w:val="both"/>
      </w:pPr>
      <w:r w:rsidRPr="2C1A83E2">
        <w:rPr>
          <w:b/>
        </w:rPr>
        <w:t>M</w:t>
      </w:r>
      <w:r w:rsidR="00313D4B" w:rsidRPr="2C1A83E2">
        <w:rPr>
          <w:b/>
        </w:rPr>
        <w:t>odel Training</w:t>
      </w:r>
    </w:p>
    <w:p w14:paraId="4516AAE8" w14:textId="5FF7A6EA" w:rsidR="00313D4B" w:rsidRDefault="00313D4B" w:rsidP="06BBE182">
      <w:pPr>
        <w:jc w:val="both"/>
      </w:pPr>
      <w:r>
        <w:t>The selected model</w:t>
      </w:r>
      <w:r w:rsidR="007D376D">
        <w:t>s</w:t>
      </w:r>
      <w:r>
        <w:t xml:space="preserve"> are trained on the preprocessed data using advanced techniques like adversarial training, variational inference, or self-attention mechanisms, depending on the model architecture.</w:t>
      </w:r>
      <w:r w:rsidR="331B32E4">
        <w:t xml:space="preserve"> A discussion of appropriate models is presented in section 3.2.</w:t>
      </w:r>
    </w:p>
    <w:p w14:paraId="4B2EB1D8" w14:textId="7F6529F7" w:rsidR="00313D4B" w:rsidRDefault="00313D4B" w:rsidP="06BBE182">
      <w:pPr>
        <w:jc w:val="both"/>
      </w:pPr>
      <w:r w:rsidRPr="2C1A83E2">
        <w:rPr>
          <w:b/>
        </w:rPr>
        <w:t>Forecasting</w:t>
      </w:r>
    </w:p>
    <w:p w14:paraId="11A7612C" w14:textId="4FC83FDB" w:rsidR="00313D4B" w:rsidRDefault="00313D4B" w:rsidP="06BBE182">
      <w:pPr>
        <w:jc w:val="both"/>
      </w:pPr>
      <w:r>
        <w:t>Once trained, the model</w:t>
      </w:r>
      <w:r w:rsidR="007D376D">
        <w:t xml:space="preserve">s </w:t>
      </w:r>
      <w:r>
        <w:t xml:space="preserve">can generate synthetic future data samples conditioned on the historical time series, </w:t>
      </w:r>
      <w:r w:rsidR="5D33E0AB">
        <w:t xml:space="preserve">and the aim is to </w:t>
      </w:r>
      <w:r>
        <w:t>forecas</w:t>
      </w:r>
      <w:r w:rsidR="05C5FE84">
        <w:t>t</w:t>
      </w:r>
      <w:r>
        <w:t xml:space="preserve"> future values of the multiple interdependent variables.</w:t>
      </w:r>
    </w:p>
    <w:p w14:paraId="4CBFF467" w14:textId="0930618E" w:rsidR="00893C10" w:rsidRPr="00893C10" w:rsidRDefault="00313D4B" w:rsidP="06BBE182">
      <w:pPr>
        <w:jc w:val="both"/>
      </w:pPr>
      <w:r w:rsidRPr="4DC82155">
        <w:rPr>
          <w:b/>
        </w:rPr>
        <w:t>Evaluation</w:t>
      </w:r>
      <w:r>
        <w:t xml:space="preserve"> </w:t>
      </w:r>
    </w:p>
    <w:p w14:paraId="3E7B31CD" w14:textId="499A26E3" w:rsidR="00893C10" w:rsidRPr="00893C10" w:rsidRDefault="47DC5107" w:rsidP="06BBE182">
      <w:pPr>
        <w:jc w:val="both"/>
      </w:pPr>
      <w:r>
        <w:t>The forecasted values are evaluated against held-out test data using appropriate metrics such as mean squared error</w:t>
      </w:r>
      <w:r w:rsidR="56748907">
        <w:t xml:space="preserve"> (MSE)</w:t>
      </w:r>
      <w:r>
        <w:t>, mean absolute percentage error</w:t>
      </w:r>
      <w:r w:rsidR="24867873">
        <w:t xml:space="preserve"> (MAP)</w:t>
      </w:r>
      <w:r>
        <w:t>, and directional accuracy.</w:t>
      </w:r>
    </w:p>
    <w:p w14:paraId="00333389" w14:textId="21497D86" w:rsidR="607524FD" w:rsidRDefault="00E751D1" w:rsidP="00E751D1">
      <w:pPr>
        <w:jc w:val="center"/>
      </w:pPr>
      <w:r w:rsidRPr="00076835">
        <w:rPr>
          <w:noProof/>
        </w:rPr>
        <w:lastRenderedPageBreak/>
        <w:drawing>
          <wp:inline distT="0" distB="0" distL="0" distR="0" wp14:anchorId="724BF565" wp14:editId="1B614AB5">
            <wp:extent cx="2378730" cy="1535554"/>
            <wp:effectExtent l="0" t="0" r="0" b="1270"/>
            <wp:docPr id="700694814" name="Picture 1" descr="A diagram of a system archite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97098" name="Picture 1" descr="A diagram of a system architecture&#10;&#10;Description automatically generated"/>
                    <pic:cNvPicPr/>
                  </pic:nvPicPr>
                  <pic:blipFill>
                    <a:blip r:embed="rId27"/>
                    <a:stretch>
                      <a:fillRect/>
                    </a:stretch>
                  </pic:blipFill>
                  <pic:spPr>
                    <a:xfrm>
                      <a:off x="0" y="0"/>
                      <a:ext cx="2507669" cy="1618789"/>
                    </a:xfrm>
                    <a:prstGeom prst="rect">
                      <a:avLst/>
                    </a:prstGeom>
                  </pic:spPr>
                </pic:pic>
              </a:graphicData>
            </a:graphic>
          </wp:inline>
        </w:drawing>
      </w:r>
      <w:commentRangeStart w:id="65"/>
    </w:p>
    <w:p w14:paraId="5B63ED37" w14:textId="71DF040D" w:rsidR="0EE4917A" w:rsidRDefault="2145B0BC" w:rsidP="06BBE182">
      <w:pPr>
        <w:pStyle w:val="Caption"/>
        <w:jc w:val="center"/>
        <w:rPr>
          <w:rFonts w:ascii="Calibri" w:eastAsia="Calibri" w:hAnsi="Calibri" w:cs="Calibri"/>
        </w:rPr>
      </w:pPr>
      <w:bookmarkStart w:id="66" w:name="_Toc165330014"/>
      <w:r>
        <w:t xml:space="preserve">Figure </w:t>
      </w:r>
      <w:r w:rsidR="00EC1B2A">
        <w:rPr>
          <w:color w:val="2B579A"/>
          <w:shd w:val="clear" w:color="auto" w:fill="E6E6E6"/>
        </w:rPr>
        <w:fldChar w:fldCharType="begin"/>
      </w:r>
      <w:r w:rsidR="00EC1B2A">
        <w:instrText>SEQ Figure \* ARABIC</w:instrText>
      </w:r>
      <w:r w:rsidR="00EC1B2A">
        <w:rPr>
          <w:color w:val="2B579A"/>
          <w:shd w:val="clear" w:color="auto" w:fill="E6E6E6"/>
        </w:rPr>
        <w:fldChar w:fldCharType="separate"/>
      </w:r>
      <w:r w:rsidR="00EC1B2A">
        <w:rPr>
          <w:noProof/>
          <w:color w:val="2B579A"/>
          <w:shd w:val="clear" w:color="auto" w:fill="E6E6E6"/>
        </w:rPr>
        <w:t>2</w:t>
      </w:r>
      <w:r w:rsidR="00EC1B2A">
        <w:rPr>
          <w:color w:val="2B579A"/>
          <w:shd w:val="clear" w:color="auto" w:fill="E6E6E6"/>
        </w:rPr>
        <w:fldChar w:fldCharType="end"/>
      </w:r>
      <w:r w:rsidRPr="65CDC0CB">
        <w:rPr>
          <w:rFonts w:ascii="Calibri" w:eastAsia="Calibri" w:hAnsi="Calibri" w:cs="Calibri"/>
        </w:rPr>
        <w:t xml:space="preserve">: </w:t>
      </w:r>
      <w:r w:rsidR="37754DAB" w:rsidRPr="65CDC0CB">
        <w:rPr>
          <w:rFonts w:ascii="Calibri" w:eastAsia="Calibri" w:hAnsi="Calibri" w:cs="Calibri"/>
        </w:rPr>
        <w:t>S</w:t>
      </w:r>
      <w:r w:rsidRPr="65CDC0CB">
        <w:rPr>
          <w:rFonts w:ascii="Calibri" w:eastAsia="Calibri" w:hAnsi="Calibri" w:cs="Calibri"/>
        </w:rPr>
        <w:t>ystem architecture</w:t>
      </w:r>
      <w:commentRangeEnd w:id="65"/>
      <w:r w:rsidR="0074197A">
        <w:rPr>
          <w:rStyle w:val="CommentReference"/>
          <w:iCs w:val="0"/>
        </w:rPr>
        <w:commentReference w:id="65"/>
      </w:r>
      <w:bookmarkEnd w:id="66"/>
    </w:p>
    <w:p w14:paraId="6218F54A" w14:textId="67266684" w:rsidR="00893C10" w:rsidRDefault="6A64D145" w:rsidP="2AB18120">
      <w:pPr>
        <w:pStyle w:val="Heading3"/>
        <w:numPr>
          <w:ilvl w:val="0"/>
          <w:numId w:val="0"/>
        </w:numPr>
      </w:pPr>
      <w:bookmarkStart w:id="67" w:name="_Toc165318605"/>
      <w:r>
        <w:t>Systems Security</w:t>
      </w:r>
      <w:bookmarkEnd w:id="67"/>
    </w:p>
    <w:p w14:paraId="746BAE94" w14:textId="3E545896" w:rsidR="00781925" w:rsidRPr="00781925" w:rsidRDefault="5D1CA31B" w:rsidP="06BBE182">
      <w:pPr>
        <w:jc w:val="both"/>
      </w:pPr>
      <w:commentRangeStart w:id="68"/>
      <w:commentRangeStart w:id="69"/>
      <w:r>
        <w:t>All three models</w:t>
      </w:r>
      <w:r w:rsidR="6CF3EB09">
        <w:t>,</w:t>
      </w:r>
      <w:r>
        <w:t xml:space="preserve"> </w:t>
      </w:r>
      <w:commentRangeEnd w:id="68"/>
      <w:r>
        <w:rPr>
          <w:rStyle w:val="CommentReference"/>
        </w:rPr>
        <w:commentReference w:id="68"/>
      </w:r>
      <w:commentRangeEnd w:id="69"/>
      <w:r w:rsidR="00E4059D">
        <w:rPr>
          <w:rStyle w:val="CommentReference"/>
        </w:rPr>
        <w:commentReference w:id="69"/>
      </w:r>
      <w:r w:rsidR="62D4BB5E">
        <w:t xml:space="preserve">noted in the above section, </w:t>
      </w:r>
      <w:r>
        <w:t xml:space="preserve">encode data as part of the unsupervised machine learning process. In this process, </w:t>
      </w:r>
      <w:r w:rsidR="0E17D99E">
        <w:t>data is converted into numeric</w:t>
      </w:r>
      <w:r w:rsidR="01588FD9">
        <w:t xml:space="preserve">al </w:t>
      </w:r>
      <w:r w:rsidR="0E17D99E">
        <w:t>vector</w:t>
      </w:r>
      <w:r w:rsidR="15156AB8">
        <w:t>s</w:t>
      </w:r>
      <w:r w:rsidR="00461B8B">
        <w:t xml:space="preserve">. </w:t>
      </w:r>
      <w:r w:rsidR="5A8EC528">
        <w:t xml:space="preserve">This conversion can be made using three </w:t>
      </w:r>
      <w:r w:rsidR="00C6584A">
        <w:t>different</w:t>
      </w:r>
      <w:r w:rsidR="5A8EC528">
        <w:t xml:space="preserve"> raw data: relational, textual, and images [3</w:t>
      </w:r>
      <w:r w:rsidR="4B931943">
        <w:t>0]</w:t>
      </w:r>
      <w:r w:rsidR="182CA0FC">
        <w:t>.</w:t>
      </w:r>
      <w:r w:rsidR="4B931943">
        <w:t xml:space="preserve"> </w:t>
      </w:r>
    </w:p>
    <w:p w14:paraId="2B331FDD" w14:textId="2057EF00" w:rsidR="67E07356" w:rsidRDefault="411406A4" w:rsidP="15DA88CB">
      <w:pPr>
        <w:pStyle w:val="Heading3"/>
      </w:pPr>
      <w:bookmarkStart w:id="70" w:name="_Toc165318606"/>
      <w:r>
        <w:t>Systems Data Flows</w:t>
      </w:r>
      <w:bookmarkEnd w:id="70"/>
    </w:p>
    <w:p w14:paraId="0358B2D5" w14:textId="71AF4A3C" w:rsidR="6F775B96" w:rsidRDefault="6F775B96" w:rsidP="04F8163E">
      <w:pPr>
        <w:jc w:val="both"/>
      </w:pPr>
      <w:r>
        <w:t xml:space="preserve">The system data flow for multivariate time series forecasting is depicted in </w:t>
      </w:r>
      <w:r w:rsidR="0EC41EFD">
        <w:t>Figure 3</w:t>
      </w:r>
      <w:r>
        <w:t>. Initially, the process commences with the aggregation of stock market data</w:t>
      </w:r>
      <w:r w:rsidR="4B88201A">
        <w:t xml:space="preserve"> as the input data</w:t>
      </w:r>
      <w:r>
        <w:t xml:space="preserve">, which is subjected to </w:t>
      </w:r>
      <w:r w:rsidR="0658E779">
        <w:t xml:space="preserve">multiple </w:t>
      </w:r>
      <w:r>
        <w:t xml:space="preserve">data preprocessing </w:t>
      </w:r>
      <w:r w:rsidR="31276771">
        <w:t xml:space="preserve">steps </w:t>
      </w:r>
      <w:r>
        <w:t xml:space="preserve">to ensure consistency and to mitigate any </w:t>
      </w:r>
      <w:r w:rsidR="00C6584A">
        <w:t>discrepancies,</w:t>
      </w:r>
      <w:r>
        <w:t xml:space="preserve"> such as missing values. </w:t>
      </w:r>
      <w:r w:rsidR="452B1FA9">
        <w:t>After</w:t>
      </w:r>
      <w:r>
        <w:t xml:space="preserve"> preprocessing, an optimal model is selected based on the specific </w:t>
      </w:r>
      <w:r w:rsidR="06C9CEFD">
        <w:t>objectives</w:t>
      </w:r>
      <w:r>
        <w:t xml:space="preserve"> and </w:t>
      </w:r>
      <w:r w:rsidR="06C9CEFD">
        <w:t xml:space="preserve">inherent </w:t>
      </w:r>
      <w:r>
        <w:t>patterns within the data. This model is then trained, leveraging historical data to discern underlying trends and dependencies. Post</w:t>
      </w:r>
      <w:r w:rsidR="57AD1D34">
        <w:t>-</w:t>
      </w:r>
      <w:r>
        <w:t>training, the model undergoes a thorough evaluation phase, wherein its predictive performance is scrutinized against a set of unseen data to ascertain its forecasting accuracy and generalizability. The culmination of this pipeline is the forecasting phase, where the model is deployed to generate predictions about future stock market trends, providing valuable insights for decision-making processes.</w:t>
      </w:r>
      <w:r w:rsidR="249BA0F8">
        <w:t xml:space="preserve"> </w:t>
      </w:r>
      <w:r w:rsidR="45EC1824" w:rsidRPr="04F8163E">
        <w:rPr>
          <w:rFonts w:ascii="Calibri" w:eastAsia="Calibri" w:hAnsi="Calibri" w:cs="Calibri"/>
        </w:rPr>
        <w:t>Model exploration and implementation during development is needed at that stage, the model and overall forecasting pipeline are still being explored, tested, and refined. Evaluating the model's effectiveness by performing evaluation and validation on the entire pipeline is highly during this development phase.</w:t>
      </w:r>
    </w:p>
    <w:p w14:paraId="6815D85B" w14:textId="458D400F" w:rsidR="4F58F778" w:rsidRDefault="4F58F778" w:rsidP="7A03254D">
      <w:pPr>
        <w:jc w:val="both"/>
        <w:rPr>
          <w:rFonts w:ascii="Calibri" w:eastAsia="Calibri" w:hAnsi="Calibri" w:cs="Calibri"/>
        </w:rPr>
      </w:pPr>
      <w:r>
        <w:rPr>
          <w:noProof/>
          <w:color w:val="2B579A"/>
          <w:shd w:val="clear" w:color="auto" w:fill="E6E6E6"/>
        </w:rPr>
        <w:drawing>
          <wp:inline distT="0" distB="0" distL="0" distR="0" wp14:anchorId="31F60A49" wp14:editId="7D6B00CC">
            <wp:extent cx="6400800" cy="2847975"/>
            <wp:effectExtent l="0" t="0" r="0" b="0"/>
            <wp:docPr id="186915450" name="Picture 139969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69281"/>
                    <pic:cNvPicPr/>
                  </pic:nvPicPr>
                  <pic:blipFill>
                    <a:blip r:embed="rId28">
                      <a:extLst>
                        <a:ext uri="{28A0092B-C50C-407E-A947-70E740481C1C}">
                          <a14:useLocalDpi xmlns:a14="http://schemas.microsoft.com/office/drawing/2010/main" val="0"/>
                        </a:ext>
                      </a:extLst>
                    </a:blip>
                    <a:stretch>
                      <a:fillRect/>
                    </a:stretch>
                  </pic:blipFill>
                  <pic:spPr>
                    <a:xfrm>
                      <a:off x="0" y="0"/>
                      <a:ext cx="6400800" cy="2847975"/>
                    </a:xfrm>
                    <a:prstGeom prst="rect">
                      <a:avLst/>
                    </a:prstGeom>
                  </pic:spPr>
                </pic:pic>
              </a:graphicData>
            </a:graphic>
          </wp:inline>
        </w:drawing>
      </w:r>
    </w:p>
    <w:p w14:paraId="1A5B7081" w14:textId="1C024796" w:rsidR="70AE9BDF" w:rsidRDefault="757DCE5D" w:rsidP="306D9B1E">
      <w:pPr>
        <w:pStyle w:val="Caption"/>
        <w:jc w:val="center"/>
        <w:rPr>
          <w:rFonts w:ascii="Calibri" w:eastAsia="Calibri" w:hAnsi="Calibri" w:cs="Calibri"/>
        </w:rPr>
      </w:pPr>
      <w:bookmarkStart w:id="71" w:name="_Toc165330015"/>
      <w:r>
        <w:t xml:space="preserve">Figure </w:t>
      </w:r>
      <w:r w:rsidR="00EC1B2A">
        <w:rPr>
          <w:color w:val="2B579A"/>
          <w:shd w:val="clear" w:color="auto" w:fill="E6E6E6"/>
        </w:rPr>
        <w:fldChar w:fldCharType="begin"/>
      </w:r>
      <w:r w:rsidR="00EC1B2A">
        <w:instrText>SEQ Figure \* ARABIC</w:instrText>
      </w:r>
      <w:r w:rsidR="00EC1B2A">
        <w:rPr>
          <w:color w:val="2B579A"/>
          <w:shd w:val="clear" w:color="auto" w:fill="E6E6E6"/>
        </w:rPr>
        <w:fldChar w:fldCharType="separate"/>
      </w:r>
      <w:r w:rsidR="00EC1B2A">
        <w:rPr>
          <w:noProof/>
          <w:color w:val="2B579A"/>
          <w:shd w:val="clear" w:color="auto" w:fill="E6E6E6"/>
        </w:rPr>
        <w:t>3</w:t>
      </w:r>
      <w:r w:rsidR="00EC1B2A">
        <w:rPr>
          <w:color w:val="2B579A"/>
          <w:shd w:val="clear" w:color="auto" w:fill="E6E6E6"/>
        </w:rPr>
        <w:fldChar w:fldCharType="end"/>
      </w:r>
      <w:r w:rsidR="00EC1B2A">
        <w:t>:</w:t>
      </w:r>
      <w:r w:rsidRPr="65CDC0CB">
        <w:rPr>
          <w:rFonts w:ascii="Calibri" w:eastAsia="Calibri" w:hAnsi="Calibri" w:cs="Calibri"/>
        </w:rPr>
        <w:t xml:space="preserve"> A </w:t>
      </w:r>
      <w:r w:rsidR="00C6584A" w:rsidRPr="65CDC0CB">
        <w:rPr>
          <w:rFonts w:ascii="Calibri" w:eastAsia="Calibri" w:hAnsi="Calibri" w:cs="Calibri"/>
        </w:rPr>
        <w:t>schematic system</w:t>
      </w:r>
      <w:r w:rsidRPr="65CDC0CB">
        <w:rPr>
          <w:rFonts w:ascii="Calibri" w:eastAsia="Calibri" w:hAnsi="Calibri" w:cs="Calibri"/>
        </w:rPr>
        <w:t xml:space="preserve"> </w:t>
      </w:r>
      <w:r w:rsidR="1DE62E34" w:rsidRPr="65CDC0CB">
        <w:rPr>
          <w:rFonts w:ascii="Calibri" w:eastAsia="Calibri" w:hAnsi="Calibri" w:cs="Calibri"/>
        </w:rPr>
        <w:t xml:space="preserve">of </w:t>
      </w:r>
      <w:r w:rsidRPr="65CDC0CB">
        <w:rPr>
          <w:rFonts w:ascii="Calibri" w:eastAsia="Calibri" w:hAnsi="Calibri" w:cs="Calibri"/>
        </w:rPr>
        <w:t>data flows, from the input to the output</w:t>
      </w:r>
      <w:r w:rsidR="004865B7" w:rsidRPr="65CDC0CB">
        <w:rPr>
          <w:rFonts w:ascii="Calibri" w:eastAsia="Calibri" w:hAnsi="Calibri" w:cs="Calibri"/>
        </w:rPr>
        <w:t>.</w:t>
      </w:r>
      <w:bookmarkEnd w:id="71"/>
    </w:p>
    <w:p w14:paraId="43046F29" w14:textId="36E55869" w:rsidR="00543CAE" w:rsidRDefault="2B0EDFA2" w:rsidP="61049350">
      <w:pPr>
        <w:pStyle w:val="Heading3"/>
        <w:numPr>
          <w:ilvl w:val="0"/>
          <w:numId w:val="0"/>
        </w:numPr>
        <w:rPr>
          <w:b/>
        </w:rPr>
      </w:pPr>
      <w:bookmarkStart w:id="72" w:name="_Toc165318607"/>
      <w:r>
        <w:lastRenderedPageBreak/>
        <w:t>Algorithms</w:t>
      </w:r>
      <w:r w:rsidR="6A64D145">
        <w:t xml:space="preserve"> &amp; </w:t>
      </w:r>
      <w:r>
        <w:t>Analysis</w:t>
      </w:r>
      <w:bookmarkEnd w:id="72"/>
    </w:p>
    <w:p w14:paraId="1BE550AA" w14:textId="037A50B6" w:rsidR="61049350" w:rsidRDefault="61049350" w:rsidP="61049350"/>
    <w:p w14:paraId="4F1C2393" w14:textId="72EBCAAF" w:rsidR="00543CAE" w:rsidRDefault="6216C820" w:rsidP="43992C46">
      <w:pPr>
        <w:jc w:val="both"/>
      </w:pPr>
      <w:r>
        <w:t xml:space="preserve">Our research efforts have focused on the implementation of generative AI models capable of handling multiple variables, answering the needs of predicting time series. The algorithms employed are </w:t>
      </w:r>
      <w:r w:rsidR="4F043295">
        <w:t>aimed to capture complex temporal dependencies and patterns inherent in the dataset.</w:t>
      </w:r>
    </w:p>
    <w:p w14:paraId="48DAA740" w14:textId="746B54B0" w:rsidR="4F043295" w:rsidRDefault="4F043295" w:rsidP="43992C46">
      <w:pPr>
        <w:jc w:val="both"/>
        <w:rPr>
          <w:b/>
          <w:bCs/>
        </w:rPr>
      </w:pPr>
      <w:r w:rsidRPr="43992C46">
        <w:rPr>
          <w:b/>
          <w:bCs/>
        </w:rPr>
        <w:t>Transformer model</w:t>
      </w:r>
    </w:p>
    <w:p w14:paraId="068BB779" w14:textId="634A6E6F" w:rsidR="4F043295" w:rsidRDefault="4F043295" w:rsidP="43992C46">
      <w:pPr>
        <w:jc w:val="both"/>
      </w:pPr>
      <w:r>
        <w:t>Given the robust self-</w:t>
      </w:r>
      <w:r w:rsidR="10FD9743">
        <w:t>attention</w:t>
      </w:r>
      <w:r>
        <w:t xml:space="preserve"> mechanism of transformers, it can effectively capture both long-range spatial information and local patterns</w:t>
      </w:r>
      <w:r w:rsidR="5B5EAF16">
        <w:t xml:space="preserve">. Hence, the transformers can be used to specifically </w:t>
      </w:r>
      <w:r w:rsidR="33D32CBF">
        <w:t>focus</w:t>
      </w:r>
      <w:r w:rsidR="5B5EAF16">
        <w:t xml:space="preserve"> on relevant parts of the input sequence and potentially figure </w:t>
      </w:r>
      <w:r w:rsidR="06CA6981">
        <w:t>out</w:t>
      </w:r>
      <w:r w:rsidR="5B5EAF16">
        <w:t xml:space="preserve"> the underlying p</w:t>
      </w:r>
      <w:r w:rsidR="77E98EAE">
        <w:t>atterns.</w:t>
      </w:r>
    </w:p>
    <w:p w14:paraId="66A5D20B" w14:textId="4148AF37" w:rsidR="76CA40F4" w:rsidRDefault="76CA40F4" w:rsidP="43992C46">
      <w:pPr>
        <w:jc w:val="both"/>
        <w:rPr>
          <w:b/>
          <w:bCs/>
        </w:rPr>
      </w:pPr>
      <w:r w:rsidRPr="43992C46">
        <w:rPr>
          <w:b/>
          <w:bCs/>
        </w:rPr>
        <w:t>Integrated VAE-GAN</w:t>
      </w:r>
    </w:p>
    <w:p w14:paraId="38140F9C" w14:textId="40EE3C4A" w:rsidR="76CA40F4" w:rsidRDefault="76CA40F4" w:rsidP="43992C46">
      <w:pPr>
        <w:jc w:val="both"/>
      </w:pPr>
      <w:r>
        <w:t xml:space="preserve">The investigation of VAE and GAN networks, as well as their combined variations, showed </w:t>
      </w:r>
      <w:r w:rsidR="7377788E">
        <w:t>an enormous</w:t>
      </w:r>
      <w:r>
        <w:t xml:space="preserve"> potential in using these algorithms because the underlying aspects of </w:t>
      </w:r>
      <w:r w:rsidR="73B0A397">
        <w:t>both</w:t>
      </w:r>
      <w:r w:rsidR="017632C7">
        <w:t xml:space="preserve"> is to encode data into a compressed yet representative format and this means that the network is trying to extract the most important aspects of the dataset. </w:t>
      </w:r>
      <w:r w:rsidR="033A26EE">
        <w:t xml:space="preserve">It is important to note that the decoding aspect or generating synthesized undetectable samples based on the </w:t>
      </w:r>
      <w:r w:rsidR="4A623C86">
        <w:t>training</w:t>
      </w:r>
      <w:r w:rsidR="033A26EE">
        <w:t xml:space="preserve"> requires successfully recognizing those underlying patterns. Hence, this would potentially match the expectations of this stud</w:t>
      </w:r>
      <w:r w:rsidR="555B58D0">
        <w:t>y.</w:t>
      </w:r>
    </w:p>
    <w:p w14:paraId="28E1E21C" w14:textId="501F230B" w:rsidR="555B58D0" w:rsidRDefault="555B58D0" w:rsidP="43992C46">
      <w:pPr>
        <w:jc w:val="both"/>
      </w:pPr>
      <w:r>
        <w:t xml:space="preserve">Both approaches can be adopted with certain considerations. First, it is important to note that the default GAN or VAE version, are not capable of working with time series data. Conversely, the </w:t>
      </w:r>
      <w:r w:rsidR="00C6584A">
        <w:t>transformers'</w:t>
      </w:r>
      <w:r>
        <w:t xml:space="preserve"> default behavior, </w:t>
      </w:r>
      <w:r w:rsidR="4D70CD67">
        <w:t>since it</w:t>
      </w:r>
      <w:r>
        <w:t xml:space="preserve"> is based on </w:t>
      </w:r>
      <w:r w:rsidR="00C6584A">
        <w:t>the sequence</w:t>
      </w:r>
      <w:r w:rsidR="4D0D6750">
        <w:t xml:space="preserve"> of data, can be utilized for time series data. This aspect potentially leads to mor</w:t>
      </w:r>
      <w:r w:rsidR="00C6584A">
        <w:t>e</w:t>
      </w:r>
      <w:r w:rsidR="4D0D6750">
        <w:t xml:space="preserve"> complicated implementations of VAE-GAN in comparison to transformers.</w:t>
      </w:r>
      <w:r w:rsidR="5E177CC1">
        <w:t xml:space="preserve"> Transformers </w:t>
      </w:r>
      <w:r w:rsidR="28A97535">
        <w:t>can</w:t>
      </w:r>
      <w:r w:rsidR="5E177CC1">
        <w:t xml:space="preserve"> analyze </w:t>
      </w:r>
      <w:r w:rsidR="00C6584A">
        <w:t>entire sequences</w:t>
      </w:r>
      <w:r w:rsidR="5E177CC1">
        <w:t xml:space="preserve"> at once, </w:t>
      </w:r>
      <w:r w:rsidR="28A97535">
        <w:t>allowing</w:t>
      </w:r>
      <w:r w:rsidR="5E177CC1">
        <w:t xml:space="preserve"> for quicker training periods and the capacity to manage sequences significantly longer </w:t>
      </w:r>
      <w:r w:rsidR="28A97535">
        <w:t>than</w:t>
      </w:r>
      <w:r w:rsidR="5E177CC1">
        <w:t xml:space="preserve"> those handled by RNNs. Also, the use of a self-attention mechanism in transformers means the model can consider the full sequence of data all at the same time.</w:t>
      </w:r>
    </w:p>
    <w:p w14:paraId="593DFB85" w14:textId="0C3A99D4" w:rsidR="002E3410" w:rsidRPr="002E3410" w:rsidRDefault="00543CAE" w:rsidP="06BBE182">
      <w:pPr>
        <w:pStyle w:val="Heading2"/>
      </w:pPr>
      <w:bookmarkStart w:id="73" w:name="_Toc165318608"/>
      <w:r w:rsidRPr="00543CAE">
        <w:t>Machine Learning</w:t>
      </w:r>
      <w:bookmarkEnd w:id="73"/>
    </w:p>
    <w:p w14:paraId="2701B293" w14:textId="4CA3128E" w:rsidR="00543CAE" w:rsidRPr="00543CAE" w:rsidRDefault="00543CAE" w:rsidP="6E2121BE">
      <w:pPr>
        <w:pStyle w:val="Heading3"/>
        <w:numPr>
          <w:ilvl w:val="0"/>
          <w:numId w:val="0"/>
        </w:numPr>
        <w:rPr>
          <w:b/>
        </w:rPr>
      </w:pPr>
      <w:bookmarkStart w:id="74" w:name="_Toc165318609"/>
      <w:r w:rsidRPr="30C26948">
        <w:rPr>
          <w:b/>
        </w:rPr>
        <w:t>Model Exploration</w:t>
      </w:r>
      <w:bookmarkEnd w:id="74"/>
    </w:p>
    <w:p w14:paraId="0B8D58C8" w14:textId="3EDE6CE6" w:rsidR="0AAE742E" w:rsidRDefault="0AAE742E" w:rsidP="6E2121BE">
      <w:pPr>
        <w:spacing w:line="257" w:lineRule="auto"/>
        <w:ind w:left="-20" w:right="-20"/>
        <w:jc w:val="both"/>
      </w:pPr>
      <w:r w:rsidRPr="6E2121BE">
        <w:rPr>
          <w:rFonts w:ascii="Calibri" w:eastAsia="Calibri" w:hAnsi="Calibri" w:cs="Calibri"/>
        </w:rPr>
        <w:t xml:space="preserve">During the first phase of our research, we </w:t>
      </w:r>
      <w:r w:rsidR="41F51981" w:rsidRPr="30C26948">
        <w:rPr>
          <w:rFonts w:ascii="Calibri" w:eastAsia="Calibri" w:hAnsi="Calibri" w:cs="Calibri"/>
        </w:rPr>
        <w:t>investigated</w:t>
      </w:r>
      <w:r w:rsidRPr="6E2121BE">
        <w:rPr>
          <w:rFonts w:ascii="Calibri" w:eastAsia="Calibri" w:hAnsi="Calibri" w:cs="Calibri"/>
        </w:rPr>
        <w:t xml:space="preserve"> various machine learning models designed to address the complexity inherent in time series data processing, notably in forecasting and prediction. Our research focused on two key criteria: the models' ability to handle temporal data and their compatibility with multivariate time series analysis. These factors were critical since we wanted to attain high accuracy in forecasting future values while also understanding the various temporal connections inherent in the dataset.</w:t>
      </w:r>
    </w:p>
    <w:p w14:paraId="247FCCA1" w14:textId="172624ED" w:rsidR="0AAE742E" w:rsidRDefault="0AAE742E" w:rsidP="6E2121BE">
      <w:pPr>
        <w:spacing w:line="257" w:lineRule="auto"/>
        <w:ind w:left="-20" w:right="-20"/>
        <w:jc w:val="both"/>
        <w:rPr>
          <w:rFonts w:ascii="Calibri" w:eastAsia="Calibri" w:hAnsi="Calibri" w:cs="Calibri"/>
        </w:rPr>
      </w:pPr>
      <w:r w:rsidRPr="6E2121BE">
        <w:rPr>
          <w:rFonts w:ascii="Calibri" w:eastAsia="Calibri" w:hAnsi="Calibri" w:cs="Calibri"/>
        </w:rPr>
        <w:t>As we looked deeper into the literature, narrowing our focus to finance and stock markets</w:t>
      </w:r>
      <w:r w:rsidR="1FE5C11F" w:rsidRPr="30C26948">
        <w:rPr>
          <w:rFonts w:ascii="Calibri" w:eastAsia="Calibri" w:hAnsi="Calibri" w:cs="Calibri"/>
        </w:rPr>
        <w:t xml:space="preserve"> as a demonstration dataset</w:t>
      </w:r>
      <w:r w:rsidRPr="6E2121BE">
        <w:rPr>
          <w:rFonts w:ascii="Calibri" w:eastAsia="Calibri" w:hAnsi="Calibri" w:cs="Calibri"/>
        </w:rPr>
        <w:t xml:space="preserve">, we </w:t>
      </w:r>
      <w:r w:rsidR="7F4C236E" w:rsidRPr="30C26948">
        <w:rPr>
          <w:rFonts w:ascii="Calibri" w:eastAsia="Calibri" w:hAnsi="Calibri" w:cs="Calibri"/>
        </w:rPr>
        <w:t>observed</w:t>
      </w:r>
      <w:r w:rsidR="4A03EBBD" w:rsidRPr="30C26948">
        <w:rPr>
          <w:rFonts w:ascii="Calibri" w:eastAsia="Calibri" w:hAnsi="Calibri" w:cs="Calibri"/>
        </w:rPr>
        <w:t xml:space="preserve"> th</w:t>
      </w:r>
      <w:r w:rsidR="27F3EB8B" w:rsidRPr="30C26948">
        <w:rPr>
          <w:rFonts w:ascii="Calibri" w:eastAsia="Calibri" w:hAnsi="Calibri" w:cs="Calibri"/>
        </w:rPr>
        <w:t>at it is</w:t>
      </w:r>
      <w:r w:rsidR="4A03EBBD" w:rsidRPr="30C26948">
        <w:rPr>
          <w:rFonts w:ascii="Calibri" w:eastAsia="Calibri" w:hAnsi="Calibri" w:cs="Calibri"/>
        </w:rPr>
        <w:t xml:space="preserve"> </w:t>
      </w:r>
      <w:r w:rsidR="27F3EB8B" w:rsidRPr="30C26948">
        <w:rPr>
          <w:rFonts w:ascii="Calibri" w:eastAsia="Calibri" w:hAnsi="Calibri" w:cs="Calibri"/>
        </w:rPr>
        <w:t xml:space="preserve">required </w:t>
      </w:r>
      <w:r w:rsidR="2A079608" w:rsidRPr="30C26948">
        <w:rPr>
          <w:rFonts w:ascii="Calibri" w:eastAsia="Calibri" w:hAnsi="Calibri" w:cs="Calibri"/>
        </w:rPr>
        <w:t>to tackle</w:t>
      </w:r>
      <w:r w:rsidR="4A03EBBD" w:rsidRPr="30C26948">
        <w:rPr>
          <w:rFonts w:ascii="Calibri" w:eastAsia="Calibri" w:hAnsi="Calibri" w:cs="Calibri"/>
        </w:rPr>
        <w:t xml:space="preserve"> </w:t>
      </w:r>
      <w:r w:rsidR="5706C702" w:rsidRPr="30C26948">
        <w:rPr>
          <w:rFonts w:ascii="Calibri" w:eastAsia="Calibri" w:hAnsi="Calibri" w:cs="Calibri"/>
        </w:rPr>
        <w:t>domain-related</w:t>
      </w:r>
      <w:r w:rsidRPr="6E2121BE">
        <w:rPr>
          <w:rFonts w:ascii="Calibri" w:eastAsia="Calibri" w:hAnsi="Calibri" w:cs="Calibri"/>
        </w:rPr>
        <w:t xml:space="preserve"> issues</w:t>
      </w:r>
      <w:r w:rsidR="4A03EBBD" w:rsidRPr="30C26948">
        <w:rPr>
          <w:rFonts w:ascii="Calibri" w:eastAsia="Calibri" w:hAnsi="Calibri" w:cs="Calibri"/>
        </w:rPr>
        <w:t>.</w:t>
      </w:r>
      <w:r w:rsidRPr="6E2121BE">
        <w:rPr>
          <w:rFonts w:ascii="Calibri" w:eastAsia="Calibri" w:hAnsi="Calibri" w:cs="Calibri"/>
        </w:rPr>
        <w:t xml:space="preserve"> Notably, </w:t>
      </w:r>
      <w:r w:rsidR="351F0448" w:rsidRPr="30C26948">
        <w:rPr>
          <w:rFonts w:ascii="Calibri" w:eastAsia="Calibri" w:hAnsi="Calibri" w:cs="Calibri"/>
        </w:rPr>
        <w:t>it was</w:t>
      </w:r>
      <w:r w:rsidR="4A03EBBD" w:rsidRPr="30C26948">
        <w:rPr>
          <w:rFonts w:ascii="Calibri" w:eastAsia="Calibri" w:hAnsi="Calibri" w:cs="Calibri"/>
        </w:rPr>
        <w:t xml:space="preserve"> </w:t>
      </w:r>
      <w:r w:rsidR="351F0448" w:rsidRPr="30C26948">
        <w:rPr>
          <w:rFonts w:ascii="Calibri" w:eastAsia="Calibri" w:hAnsi="Calibri" w:cs="Calibri"/>
        </w:rPr>
        <w:t>found that it is important</w:t>
      </w:r>
      <w:r w:rsidRPr="6E2121BE">
        <w:rPr>
          <w:rFonts w:ascii="Calibri" w:eastAsia="Calibri" w:hAnsi="Calibri" w:cs="Calibri"/>
        </w:rPr>
        <w:t xml:space="preserve"> to deal with the volatility, non-linear patterns, and seasonal variations found in financial time series datasets. </w:t>
      </w:r>
    </w:p>
    <w:p w14:paraId="183C9BB7" w14:textId="1353045B" w:rsidR="6E2121BE" w:rsidRDefault="75F99D16" w:rsidP="6E2121BE">
      <w:pPr>
        <w:spacing w:line="257" w:lineRule="auto"/>
        <w:ind w:left="-20" w:right="-20"/>
        <w:jc w:val="both"/>
        <w:rPr>
          <w:rFonts w:ascii="Calibri" w:eastAsia="Calibri" w:hAnsi="Calibri" w:cs="Calibri"/>
        </w:rPr>
      </w:pPr>
      <w:r w:rsidRPr="30C26948">
        <w:rPr>
          <w:rFonts w:ascii="Calibri" w:eastAsia="Calibri" w:hAnsi="Calibri" w:cs="Calibri"/>
        </w:rPr>
        <w:t>Through</w:t>
      </w:r>
      <w:r w:rsidR="0AAE742E" w:rsidRPr="6E2121BE">
        <w:rPr>
          <w:rFonts w:ascii="Calibri" w:eastAsia="Calibri" w:hAnsi="Calibri" w:cs="Calibri"/>
        </w:rPr>
        <w:t xml:space="preserve"> a thorough examination of a variety of machine learning algorithms, spanning from traditional statistical methods to cutting-edge deep learning architectures, we were able to make educated conclusions about which models were best suited to the complexities of financial time series research</w:t>
      </w:r>
      <w:r w:rsidR="7461F2F9" w:rsidRPr="30C26948">
        <w:rPr>
          <w:rFonts w:ascii="Calibri" w:eastAsia="Calibri" w:hAnsi="Calibri" w:cs="Calibri"/>
        </w:rPr>
        <w:t xml:space="preserve"> as presented below</w:t>
      </w:r>
      <w:r w:rsidR="4A03EBBD" w:rsidRPr="30C26948">
        <w:rPr>
          <w:rFonts w:ascii="Calibri" w:eastAsia="Calibri" w:hAnsi="Calibri" w:cs="Calibri"/>
        </w:rPr>
        <w:t>.</w:t>
      </w:r>
      <w:r w:rsidR="4A03EBBD" w:rsidRPr="30C26948">
        <w:rPr>
          <w:rFonts w:ascii="Calibri" w:eastAsia="Calibri" w:hAnsi="Calibri" w:cs="Calibri"/>
          <w:b/>
          <w:bCs/>
        </w:rPr>
        <w:t xml:space="preserve"> </w:t>
      </w:r>
    </w:p>
    <w:p w14:paraId="2A48BADC" w14:textId="3C5F5C6A" w:rsidR="0D3912A6" w:rsidRDefault="0D3912A6" w:rsidP="3EC9BCA1">
      <w:pPr>
        <w:rPr>
          <w:rFonts w:ascii="Calibri" w:eastAsia="Calibri" w:hAnsi="Calibri" w:cs="Calibri"/>
          <w:b/>
          <w:bCs/>
        </w:rPr>
      </w:pPr>
      <w:r w:rsidRPr="3EC9BCA1">
        <w:rPr>
          <w:rFonts w:ascii="Calibri" w:eastAsia="Calibri" w:hAnsi="Calibri" w:cs="Calibri"/>
          <w:b/>
          <w:bCs/>
        </w:rPr>
        <w:t>Transformer Models</w:t>
      </w:r>
    </w:p>
    <w:p w14:paraId="0042C187" w14:textId="792DFD07" w:rsidR="0D3912A6" w:rsidRDefault="0D3912A6" w:rsidP="3EC9BCA1">
      <w:pPr>
        <w:jc w:val="both"/>
        <w:rPr>
          <w:rFonts w:ascii="Calibri" w:eastAsia="Calibri" w:hAnsi="Calibri" w:cs="Calibri"/>
        </w:rPr>
      </w:pPr>
      <w:commentRangeStart w:id="75"/>
      <w:r w:rsidRPr="04F8163E">
        <w:rPr>
          <w:rFonts w:ascii="Calibri" w:eastAsia="Calibri" w:hAnsi="Calibri" w:cs="Calibri"/>
        </w:rPr>
        <w:t xml:space="preserve">The goal of the project is to develop a time series forecasting system that can accurately </w:t>
      </w:r>
      <w:r w:rsidR="4F3773A4" w:rsidRPr="04F8163E">
        <w:rPr>
          <w:rFonts w:ascii="Calibri" w:eastAsia="Calibri" w:hAnsi="Calibri" w:cs="Calibri"/>
        </w:rPr>
        <w:t>forecast</w:t>
      </w:r>
      <w:r w:rsidR="1AB15AB9" w:rsidRPr="04F8163E">
        <w:rPr>
          <w:rFonts w:ascii="Calibri" w:eastAsia="Calibri" w:hAnsi="Calibri" w:cs="Calibri"/>
        </w:rPr>
        <w:t xml:space="preserve"> future</w:t>
      </w:r>
      <w:r w:rsidR="17D21A89" w:rsidRPr="04F8163E">
        <w:rPr>
          <w:rFonts w:ascii="Calibri" w:eastAsia="Calibri" w:hAnsi="Calibri" w:cs="Calibri"/>
        </w:rPr>
        <w:t xml:space="preserve"> </w:t>
      </w:r>
      <w:r w:rsidR="1F505092" w:rsidRPr="04F8163E">
        <w:rPr>
          <w:rFonts w:ascii="Calibri" w:eastAsia="Calibri" w:hAnsi="Calibri" w:cs="Calibri"/>
        </w:rPr>
        <w:t>va</w:t>
      </w:r>
      <w:r w:rsidR="6BB6B00C" w:rsidRPr="04F8163E">
        <w:rPr>
          <w:rFonts w:ascii="Calibri" w:eastAsia="Calibri" w:hAnsi="Calibri" w:cs="Calibri"/>
        </w:rPr>
        <w:t>lues</w:t>
      </w:r>
      <w:r w:rsidR="17D21A89" w:rsidRPr="04F8163E">
        <w:rPr>
          <w:rFonts w:ascii="Calibri" w:eastAsia="Calibri" w:hAnsi="Calibri" w:cs="Calibri"/>
        </w:rPr>
        <w:t xml:space="preserve"> using </w:t>
      </w:r>
      <w:r w:rsidR="048B4920" w:rsidRPr="04F8163E">
        <w:rPr>
          <w:rFonts w:ascii="Calibri" w:eastAsia="Calibri" w:hAnsi="Calibri" w:cs="Calibri"/>
        </w:rPr>
        <w:t>a transformer</w:t>
      </w:r>
      <w:r w:rsidR="17D21A89" w:rsidRPr="04F8163E">
        <w:rPr>
          <w:rFonts w:ascii="Calibri" w:eastAsia="Calibri" w:hAnsi="Calibri" w:cs="Calibri"/>
        </w:rPr>
        <w:t xml:space="preserve"> model</w:t>
      </w:r>
      <w:commentRangeEnd w:id="75"/>
      <w:r>
        <w:rPr>
          <w:rStyle w:val="CommentReference"/>
        </w:rPr>
        <w:commentReference w:id="75"/>
      </w:r>
      <w:r w:rsidRPr="04F8163E">
        <w:rPr>
          <w:rFonts w:ascii="Calibri" w:eastAsia="Calibri" w:hAnsi="Calibri" w:cs="Calibri"/>
        </w:rPr>
        <w:t xml:space="preserve">. To address this challenge, we have chosen to employ Transformer neural network architectures. Although transformers are primarily designed for natural language processing tasks and are </w:t>
      </w:r>
      <w:r w:rsidRPr="04F8163E">
        <w:rPr>
          <w:rFonts w:ascii="Calibri" w:eastAsia="Calibri" w:hAnsi="Calibri" w:cs="Calibri"/>
        </w:rPr>
        <w:lastRenderedPageBreak/>
        <w:t xml:space="preserve">optimized to understand and generate human language, with some </w:t>
      </w:r>
      <w:r w:rsidR="00C6584A" w:rsidRPr="04F8163E">
        <w:rPr>
          <w:rFonts w:ascii="Calibri" w:eastAsia="Calibri" w:hAnsi="Calibri" w:cs="Calibri"/>
        </w:rPr>
        <w:t>adaptation,</w:t>
      </w:r>
      <w:r w:rsidRPr="04F8163E">
        <w:rPr>
          <w:rFonts w:ascii="Calibri" w:eastAsia="Calibri" w:hAnsi="Calibri" w:cs="Calibri"/>
        </w:rPr>
        <w:t xml:space="preserve"> they can be used to model numerical time series data and ultimately forecasting multivariate time series in the domain of stock market data.</w:t>
      </w:r>
    </w:p>
    <w:p w14:paraId="00570264" w14:textId="39C0AF24" w:rsidR="0D3912A6" w:rsidRDefault="0D3912A6" w:rsidP="3EC9BCA1">
      <w:pPr>
        <w:jc w:val="both"/>
        <w:rPr>
          <w:rFonts w:ascii="Calibri" w:eastAsia="Calibri" w:hAnsi="Calibri" w:cs="Calibri"/>
        </w:rPr>
      </w:pPr>
      <w:r w:rsidRPr="04F8163E">
        <w:rPr>
          <w:rFonts w:ascii="Calibri" w:eastAsia="Calibri" w:hAnsi="Calibri" w:cs="Calibri"/>
        </w:rPr>
        <w:t xml:space="preserve">Transformers have self-attention </w:t>
      </w:r>
      <w:r w:rsidR="35FFEA61" w:rsidRPr="04F8163E">
        <w:rPr>
          <w:rFonts w:ascii="Calibri" w:eastAsia="Calibri" w:hAnsi="Calibri" w:cs="Calibri"/>
        </w:rPr>
        <w:t>mechanisms</w:t>
      </w:r>
      <w:r w:rsidRPr="04F8163E">
        <w:rPr>
          <w:rFonts w:ascii="Calibri" w:eastAsia="Calibri" w:hAnsi="Calibri" w:cs="Calibri"/>
        </w:rPr>
        <w:t xml:space="preserve"> that </w:t>
      </w:r>
      <w:r w:rsidR="00C6584A" w:rsidRPr="04F8163E">
        <w:rPr>
          <w:rFonts w:ascii="Calibri" w:eastAsia="Calibri" w:hAnsi="Calibri" w:cs="Calibri"/>
        </w:rPr>
        <w:t>allow</w:t>
      </w:r>
      <w:r w:rsidRPr="04F8163E">
        <w:rPr>
          <w:rFonts w:ascii="Calibri" w:eastAsia="Calibri" w:hAnsi="Calibri" w:cs="Calibri"/>
        </w:rPr>
        <w:t xml:space="preserve"> them to effectively model both long-term dependencies and local patterns in the multivariate input features, such as historical OHLCV (Open High Low Close Volume) and technical indicators. The self-attention mechanism enables the model to selectively focus on relevant parts of the input sequence, capturing intricate relationships within the data.</w:t>
      </w:r>
    </w:p>
    <w:p w14:paraId="6A13A820" w14:textId="124ED45E" w:rsidR="0D3912A6" w:rsidRDefault="0D3912A6" w:rsidP="3EC9BCA1">
      <w:pPr>
        <w:spacing w:line="257" w:lineRule="auto"/>
        <w:ind w:left="-20" w:right="-20"/>
        <w:jc w:val="both"/>
      </w:pPr>
      <w:r w:rsidRPr="3EC9BCA1">
        <w:rPr>
          <w:rFonts w:ascii="Calibri" w:eastAsia="Calibri" w:hAnsi="Calibri" w:cs="Calibri"/>
        </w:rPr>
        <w:t>Furthermore, Transformers can handle the inherent complexities of stock market data, including the presence of missing values, the need for feature normalization, and the engineering of derived indicators. By preprocessing the data appropriately and feeding it into optimized Transformer models, we can leverage their powerful sequence-to-sequence modeling capabilities to generate multi-step ahead forecasts for key stock market variables.</w:t>
      </w:r>
    </w:p>
    <w:p w14:paraId="72F52ACC" w14:textId="36487979" w:rsidR="41A0CEAF" w:rsidRDefault="41A0CEAF" w:rsidP="3EC9BCA1">
      <w:pPr>
        <w:spacing w:line="257" w:lineRule="auto"/>
        <w:ind w:left="-20" w:right="-20"/>
        <w:jc w:val="both"/>
        <w:rPr>
          <w:rFonts w:eastAsiaTheme="minorEastAsia"/>
        </w:rPr>
      </w:pPr>
      <w:r w:rsidRPr="3EC9BCA1">
        <w:rPr>
          <w:rFonts w:eastAsiaTheme="minorEastAsia"/>
          <w:color w:val="29261B"/>
        </w:rPr>
        <w:t xml:space="preserve">Concerning ready-to-use platforms and libraries, </w:t>
      </w:r>
      <w:proofErr w:type="spellStart"/>
      <w:r w:rsidRPr="3EC9BCA1">
        <w:rPr>
          <w:rFonts w:eastAsiaTheme="minorEastAsia"/>
          <w:color w:val="29261B"/>
        </w:rPr>
        <w:t>HuggingFace</w:t>
      </w:r>
      <w:proofErr w:type="spellEnd"/>
      <w:r w:rsidRPr="3EC9BCA1">
        <w:rPr>
          <w:rFonts w:eastAsiaTheme="minorEastAsia"/>
          <w:color w:val="29261B"/>
        </w:rPr>
        <w:t xml:space="preserve"> is an outstanding platform that offers a vast array of pre-trained Transformer models, each with unique characteristics and suited for various tasks. While these models are primarily designed for natural language processing tasks, their inherent ability to model sequential data makes them potentially suitable for time series forecasting as well. However, adapting these pre-trained models for time series forecasting would require significant customization, such as reformatting the time series data into a suitable input structure and potentially modifying the model architecture or training process to better accommodate the unique characteristics of time series data.</w:t>
      </w:r>
    </w:p>
    <w:p w14:paraId="5BB9E1DF" w14:textId="044F3A4E" w:rsidR="0D3912A6" w:rsidRDefault="0D3912A6" w:rsidP="3EC9BCA1">
      <w:pPr>
        <w:spacing w:before="200" w:after="300" w:line="240" w:lineRule="auto"/>
        <w:jc w:val="center"/>
        <w:rPr>
          <w:rFonts w:ascii="Calibri" w:eastAsia="Calibri" w:hAnsi="Calibri" w:cs="Calibri"/>
        </w:rPr>
      </w:pPr>
      <w:r>
        <w:t xml:space="preserve">Table </w:t>
      </w:r>
      <w:r w:rsidR="006F771B">
        <w:rPr>
          <w:color w:val="2B579A"/>
          <w:shd w:val="clear" w:color="auto" w:fill="E6E6E6"/>
        </w:rPr>
        <w:fldChar w:fldCharType="begin"/>
      </w:r>
      <w:r w:rsidR="006F771B">
        <w:instrText>SEQ Table \* ARABIC</w:instrText>
      </w:r>
      <w:r w:rsidR="006F771B">
        <w:rPr>
          <w:color w:val="2B579A"/>
          <w:shd w:val="clear" w:color="auto" w:fill="E6E6E6"/>
        </w:rPr>
        <w:fldChar w:fldCharType="separate"/>
      </w:r>
      <w:r w:rsidR="006F771B">
        <w:rPr>
          <w:noProof/>
          <w:color w:val="2B579A"/>
          <w:shd w:val="clear" w:color="auto" w:fill="E6E6E6"/>
        </w:rPr>
        <w:t>1</w:t>
      </w:r>
      <w:r w:rsidR="006F771B">
        <w:rPr>
          <w:color w:val="2B579A"/>
          <w:shd w:val="clear" w:color="auto" w:fill="E6E6E6"/>
        </w:rPr>
        <w:fldChar w:fldCharType="end"/>
      </w:r>
      <w:r w:rsidRPr="3EC9BCA1">
        <w:rPr>
          <w:rFonts w:ascii="Calibri" w:eastAsia="Calibri" w:hAnsi="Calibri" w:cs="Calibri"/>
        </w:rPr>
        <w:t>: Compa</w:t>
      </w:r>
      <w:r w:rsidR="009711ED">
        <w:rPr>
          <w:rFonts w:ascii="Calibri" w:eastAsia="Calibri" w:hAnsi="Calibri" w:cs="Calibri"/>
        </w:rPr>
        <w:t>r</w:t>
      </w:r>
      <w:r w:rsidRPr="3EC9BCA1">
        <w:rPr>
          <w:rFonts w:ascii="Calibri" w:eastAsia="Calibri" w:hAnsi="Calibri" w:cs="Calibri"/>
        </w:rPr>
        <w:t xml:space="preserve">ative analysis of different models available on </w:t>
      </w:r>
      <w:proofErr w:type="spellStart"/>
      <w:r w:rsidRPr="3EC9BCA1">
        <w:rPr>
          <w:rFonts w:ascii="Calibri" w:eastAsia="Calibri" w:hAnsi="Calibri" w:cs="Calibri"/>
        </w:rPr>
        <w:t>HuggingFace</w:t>
      </w:r>
      <w:proofErr w:type="spellEnd"/>
    </w:p>
    <w:tbl>
      <w:tblPr>
        <w:tblStyle w:val="PlainTable2"/>
        <w:tblW w:w="0" w:type="auto"/>
        <w:tblLook w:val="06A0" w:firstRow="1" w:lastRow="0" w:firstColumn="1" w:lastColumn="0" w:noHBand="1" w:noVBand="1"/>
      </w:tblPr>
      <w:tblGrid>
        <w:gridCol w:w="1410"/>
        <w:gridCol w:w="1620"/>
        <w:gridCol w:w="2100"/>
        <w:gridCol w:w="2910"/>
        <w:gridCol w:w="1785"/>
      </w:tblGrid>
      <w:tr w:rsidR="3EC9BCA1" w14:paraId="0C45E4F0" w14:textId="77777777" w:rsidTr="3EC9BCA1">
        <w:trPr>
          <w:cnfStyle w:val="100000000000" w:firstRow="1" w:lastRow="0" w:firstColumn="0" w:lastColumn="0" w:oddVBand="0" w:evenVBand="0" w:oddHBand="0" w:evenHBand="0" w:firstRowFirstColumn="0" w:firstRowLastColumn="0" w:lastRowFirstColumn="0" w:lastRowLastColumn="0"/>
          <w:trHeight w:val="1005"/>
        </w:trPr>
        <w:tc>
          <w:tcPr>
            <w:cnfStyle w:val="001000000000" w:firstRow="0" w:lastRow="0" w:firstColumn="1" w:lastColumn="0" w:oddVBand="0" w:evenVBand="0" w:oddHBand="0" w:evenHBand="0" w:firstRowFirstColumn="0" w:firstRowLastColumn="0" w:lastRowFirstColumn="0" w:lastRowLastColumn="0"/>
            <w:tcW w:w="1410" w:type="dxa"/>
            <w:tcBorders>
              <w:top w:val="single" w:sz="8" w:space="0" w:color="7F7F7F" w:themeColor="text1" w:themeTint="80"/>
              <w:left w:val="nil"/>
              <w:bottom w:val="single" w:sz="8" w:space="0" w:color="7F7F7F" w:themeColor="text1" w:themeTint="80"/>
              <w:right w:val="nil"/>
            </w:tcBorders>
            <w:tcMar>
              <w:left w:w="108" w:type="dxa"/>
              <w:right w:w="108" w:type="dxa"/>
            </w:tcMar>
            <w:vAlign w:val="center"/>
          </w:tcPr>
          <w:p w14:paraId="730D1000" w14:textId="095BD824" w:rsidR="3EC9BCA1" w:rsidRDefault="3EC9BCA1" w:rsidP="3EC9BCA1">
            <w:pPr>
              <w:ind w:left="-20" w:right="-20"/>
              <w:jc w:val="center"/>
            </w:pPr>
            <w:r w:rsidRPr="3EC9BCA1">
              <w:rPr>
                <w:rFonts w:ascii="Calibri" w:eastAsia="Calibri" w:hAnsi="Calibri" w:cs="Calibri"/>
              </w:rPr>
              <w:t>Model name</w:t>
            </w:r>
          </w:p>
        </w:tc>
        <w:tc>
          <w:tcPr>
            <w:tcW w:w="1620" w:type="dxa"/>
            <w:tcBorders>
              <w:top w:val="single" w:sz="8" w:space="0" w:color="7F7F7F" w:themeColor="text1" w:themeTint="80"/>
              <w:left w:val="nil"/>
              <w:bottom w:val="single" w:sz="8" w:space="0" w:color="7F7F7F" w:themeColor="text1" w:themeTint="80"/>
              <w:right w:val="nil"/>
            </w:tcBorders>
            <w:tcMar>
              <w:left w:w="108" w:type="dxa"/>
              <w:right w:w="108" w:type="dxa"/>
            </w:tcMar>
            <w:vAlign w:val="center"/>
          </w:tcPr>
          <w:p w14:paraId="6013C129" w14:textId="551644EB" w:rsidR="3EC9BCA1" w:rsidRDefault="3EC9BCA1" w:rsidP="3EC9BCA1">
            <w:pPr>
              <w:ind w:left="-20" w:right="-20"/>
              <w:jc w:val="center"/>
              <w:cnfStyle w:val="100000000000" w:firstRow="1" w:lastRow="0" w:firstColumn="0" w:lastColumn="0" w:oddVBand="0" w:evenVBand="0" w:oddHBand="0" w:evenHBand="0" w:firstRowFirstColumn="0" w:firstRowLastColumn="0" w:lastRowFirstColumn="0" w:lastRowLastColumn="0"/>
            </w:pPr>
            <w:r w:rsidRPr="3EC9BCA1">
              <w:rPr>
                <w:rFonts w:ascii="Calibri" w:eastAsia="Calibri" w:hAnsi="Calibri" w:cs="Calibri"/>
              </w:rPr>
              <w:t>Type</w:t>
            </w:r>
          </w:p>
        </w:tc>
        <w:tc>
          <w:tcPr>
            <w:tcW w:w="2100" w:type="dxa"/>
            <w:tcBorders>
              <w:top w:val="single" w:sz="8" w:space="0" w:color="7F7F7F" w:themeColor="text1" w:themeTint="80"/>
              <w:left w:val="nil"/>
              <w:bottom w:val="single" w:sz="8" w:space="0" w:color="7F7F7F" w:themeColor="text1" w:themeTint="80"/>
              <w:right w:val="nil"/>
            </w:tcBorders>
            <w:tcMar>
              <w:left w:w="108" w:type="dxa"/>
              <w:right w:w="108" w:type="dxa"/>
            </w:tcMar>
            <w:vAlign w:val="center"/>
          </w:tcPr>
          <w:p w14:paraId="521E4484" w14:textId="28B90931" w:rsidR="3EC9BCA1" w:rsidRDefault="3EC9BCA1" w:rsidP="3EC9BCA1">
            <w:pPr>
              <w:ind w:left="-20" w:right="-20"/>
              <w:jc w:val="center"/>
              <w:cnfStyle w:val="100000000000" w:firstRow="1" w:lastRow="0" w:firstColumn="0" w:lastColumn="0" w:oddVBand="0" w:evenVBand="0" w:oddHBand="0" w:evenHBand="0" w:firstRowFirstColumn="0" w:firstRowLastColumn="0" w:lastRowFirstColumn="0" w:lastRowLastColumn="0"/>
            </w:pPr>
            <w:r w:rsidRPr="3EC9BCA1">
              <w:rPr>
                <w:rFonts w:ascii="Calibri" w:eastAsia="Calibri" w:hAnsi="Calibri" w:cs="Calibri"/>
              </w:rPr>
              <w:t>Application area</w:t>
            </w:r>
          </w:p>
        </w:tc>
        <w:tc>
          <w:tcPr>
            <w:tcW w:w="2910" w:type="dxa"/>
            <w:tcBorders>
              <w:top w:val="single" w:sz="8" w:space="0" w:color="7F7F7F" w:themeColor="text1" w:themeTint="80"/>
              <w:left w:val="nil"/>
              <w:bottom w:val="single" w:sz="8" w:space="0" w:color="7F7F7F" w:themeColor="text1" w:themeTint="80"/>
              <w:right w:val="nil"/>
            </w:tcBorders>
            <w:tcMar>
              <w:left w:w="108" w:type="dxa"/>
              <w:right w:w="108" w:type="dxa"/>
            </w:tcMar>
            <w:vAlign w:val="center"/>
          </w:tcPr>
          <w:p w14:paraId="7600B102" w14:textId="6EB931E6" w:rsidR="3EC9BCA1" w:rsidRDefault="3EC9BCA1" w:rsidP="3EC9BCA1">
            <w:pPr>
              <w:ind w:left="-20" w:right="-20"/>
              <w:jc w:val="center"/>
              <w:cnfStyle w:val="100000000000" w:firstRow="1" w:lastRow="0" w:firstColumn="0" w:lastColumn="0" w:oddVBand="0" w:evenVBand="0" w:oddHBand="0" w:evenHBand="0" w:firstRowFirstColumn="0" w:firstRowLastColumn="0" w:lastRowFirstColumn="0" w:lastRowLastColumn="0"/>
            </w:pPr>
            <w:r w:rsidRPr="3EC9BCA1">
              <w:rPr>
                <w:rFonts w:ascii="Calibri" w:eastAsia="Calibri" w:hAnsi="Calibri" w:cs="Calibri"/>
              </w:rPr>
              <w:t>Potential for time series forecasting</w:t>
            </w:r>
          </w:p>
        </w:tc>
        <w:tc>
          <w:tcPr>
            <w:tcW w:w="1785" w:type="dxa"/>
            <w:tcBorders>
              <w:top w:val="single" w:sz="8" w:space="0" w:color="7F7F7F" w:themeColor="text1" w:themeTint="80"/>
              <w:left w:val="nil"/>
              <w:bottom w:val="single" w:sz="8" w:space="0" w:color="7F7F7F" w:themeColor="text1" w:themeTint="80"/>
              <w:right w:val="nil"/>
            </w:tcBorders>
            <w:tcMar>
              <w:left w:w="108" w:type="dxa"/>
              <w:right w:w="108" w:type="dxa"/>
            </w:tcMar>
            <w:vAlign w:val="center"/>
          </w:tcPr>
          <w:p w14:paraId="3AF189F5" w14:textId="6A1F9B89" w:rsidR="3EC9BCA1" w:rsidRDefault="3EC9BCA1" w:rsidP="3EC9BCA1">
            <w:pPr>
              <w:ind w:left="-20" w:right="-20"/>
              <w:jc w:val="center"/>
              <w:cnfStyle w:val="100000000000" w:firstRow="1" w:lastRow="0" w:firstColumn="0" w:lastColumn="0" w:oddVBand="0" w:evenVBand="0" w:oddHBand="0" w:evenHBand="0" w:firstRowFirstColumn="0" w:firstRowLastColumn="0" w:lastRowFirstColumn="0" w:lastRowLastColumn="0"/>
            </w:pPr>
            <w:r w:rsidRPr="3EC9BCA1">
              <w:rPr>
                <w:rFonts w:ascii="Calibri" w:eastAsia="Calibri" w:hAnsi="Calibri" w:cs="Calibri"/>
              </w:rPr>
              <w:t>Estimated Model Size (Parameters)</w:t>
            </w:r>
          </w:p>
        </w:tc>
      </w:tr>
      <w:tr w:rsidR="3EC9BCA1" w14:paraId="1E1B3EC9" w14:textId="77777777" w:rsidTr="3EC9BCA1">
        <w:trPr>
          <w:trHeight w:val="1005"/>
        </w:trPr>
        <w:tc>
          <w:tcPr>
            <w:cnfStyle w:val="001000000000" w:firstRow="0" w:lastRow="0" w:firstColumn="1" w:lastColumn="0" w:oddVBand="0" w:evenVBand="0" w:oddHBand="0" w:evenHBand="0" w:firstRowFirstColumn="0" w:firstRowLastColumn="0" w:lastRowFirstColumn="0" w:lastRowLastColumn="0"/>
            <w:tcW w:w="1410" w:type="dxa"/>
            <w:tcBorders>
              <w:top w:val="single" w:sz="8" w:space="0" w:color="7F7F7F" w:themeColor="text1" w:themeTint="80"/>
              <w:left w:val="nil"/>
              <w:bottom w:val="nil"/>
              <w:right w:val="nil"/>
            </w:tcBorders>
            <w:tcMar>
              <w:left w:w="108" w:type="dxa"/>
              <w:right w:w="108" w:type="dxa"/>
            </w:tcMar>
            <w:vAlign w:val="center"/>
          </w:tcPr>
          <w:p w14:paraId="4C2AC49F" w14:textId="099866EF" w:rsidR="3EC9BCA1" w:rsidRDefault="3EC9BCA1" w:rsidP="3EC9BCA1">
            <w:pPr>
              <w:ind w:left="-20" w:right="-20"/>
              <w:jc w:val="center"/>
            </w:pPr>
            <w:r w:rsidRPr="3EC9BCA1">
              <w:rPr>
                <w:rFonts w:ascii="Calibri" w:eastAsia="Calibri" w:hAnsi="Calibri" w:cs="Calibri"/>
              </w:rPr>
              <w:t>BERT</w:t>
            </w:r>
          </w:p>
        </w:tc>
        <w:tc>
          <w:tcPr>
            <w:tcW w:w="1620" w:type="dxa"/>
            <w:tcBorders>
              <w:top w:val="single" w:sz="8" w:space="0" w:color="7F7F7F" w:themeColor="text1" w:themeTint="80"/>
              <w:left w:val="nil"/>
              <w:bottom w:val="nil"/>
              <w:right w:val="nil"/>
            </w:tcBorders>
            <w:tcMar>
              <w:left w:w="108" w:type="dxa"/>
              <w:right w:w="108" w:type="dxa"/>
            </w:tcMar>
            <w:vAlign w:val="center"/>
          </w:tcPr>
          <w:p w14:paraId="64611C53" w14:textId="1D7320D3"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pPr>
            <w:r w:rsidRPr="3EC9BCA1">
              <w:rPr>
                <w:rFonts w:ascii="Calibri" w:eastAsia="Calibri" w:hAnsi="Calibri" w:cs="Calibri"/>
              </w:rPr>
              <w:t>Language Model</w:t>
            </w:r>
          </w:p>
        </w:tc>
        <w:tc>
          <w:tcPr>
            <w:tcW w:w="2100" w:type="dxa"/>
            <w:tcBorders>
              <w:top w:val="single" w:sz="8" w:space="0" w:color="7F7F7F" w:themeColor="text1" w:themeTint="80"/>
              <w:left w:val="nil"/>
              <w:bottom w:val="nil"/>
              <w:right w:val="nil"/>
            </w:tcBorders>
            <w:tcMar>
              <w:left w:w="108" w:type="dxa"/>
              <w:right w:w="108" w:type="dxa"/>
            </w:tcMar>
            <w:vAlign w:val="center"/>
          </w:tcPr>
          <w:p w14:paraId="188E9535" w14:textId="27F96C9B"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pPr>
            <w:r w:rsidRPr="3EC9BCA1">
              <w:rPr>
                <w:rFonts w:ascii="Calibri" w:eastAsia="Calibri" w:hAnsi="Calibri" w:cs="Calibri"/>
              </w:rPr>
              <w:t>Text classification, named entity recognition, QA</w:t>
            </w:r>
          </w:p>
        </w:tc>
        <w:tc>
          <w:tcPr>
            <w:tcW w:w="2910" w:type="dxa"/>
            <w:tcBorders>
              <w:top w:val="single" w:sz="8" w:space="0" w:color="7F7F7F" w:themeColor="text1" w:themeTint="80"/>
              <w:left w:val="nil"/>
              <w:bottom w:val="nil"/>
              <w:right w:val="nil"/>
            </w:tcBorders>
            <w:tcMar>
              <w:left w:w="108" w:type="dxa"/>
              <w:right w:w="108" w:type="dxa"/>
            </w:tcMar>
            <w:vAlign w:val="center"/>
          </w:tcPr>
          <w:p w14:paraId="25069AC0" w14:textId="1F36BA75"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pPr>
            <w:r w:rsidRPr="3EC9BCA1">
              <w:rPr>
                <w:rFonts w:ascii="Calibri" w:eastAsia="Calibri" w:hAnsi="Calibri" w:cs="Calibri"/>
              </w:rPr>
              <w:t>Sequence learning capability, adaptable for numerical sequences</w:t>
            </w:r>
          </w:p>
        </w:tc>
        <w:tc>
          <w:tcPr>
            <w:tcW w:w="1785" w:type="dxa"/>
            <w:tcBorders>
              <w:top w:val="single" w:sz="8" w:space="0" w:color="7F7F7F" w:themeColor="text1" w:themeTint="80"/>
              <w:left w:val="nil"/>
              <w:bottom w:val="nil"/>
              <w:right w:val="nil"/>
            </w:tcBorders>
            <w:tcMar>
              <w:left w:w="108" w:type="dxa"/>
              <w:right w:w="108" w:type="dxa"/>
            </w:tcMar>
            <w:vAlign w:val="center"/>
          </w:tcPr>
          <w:p w14:paraId="4DD46230" w14:textId="19091EC6"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pPr>
            <w:r w:rsidRPr="3EC9BCA1">
              <w:rPr>
                <w:rFonts w:ascii="Calibri" w:eastAsia="Calibri" w:hAnsi="Calibri" w:cs="Calibri"/>
              </w:rPr>
              <w:t>~110M (BERT Base)</w:t>
            </w:r>
          </w:p>
        </w:tc>
      </w:tr>
      <w:tr w:rsidR="3EC9BCA1" w14:paraId="618BDD13" w14:textId="77777777" w:rsidTr="3EC9BCA1">
        <w:trPr>
          <w:trHeight w:val="1005"/>
        </w:trPr>
        <w:tc>
          <w:tcPr>
            <w:cnfStyle w:val="001000000000" w:firstRow="0" w:lastRow="0" w:firstColumn="1" w:lastColumn="0" w:oddVBand="0" w:evenVBand="0" w:oddHBand="0" w:evenHBand="0" w:firstRowFirstColumn="0" w:firstRowLastColumn="0" w:lastRowFirstColumn="0" w:lastRowLastColumn="0"/>
            <w:tcW w:w="1410" w:type="dxa"/>
            <w:tcBorders>
              <w:top w:val="nil"/>
              <w:left w:val="nil"/>
              <w:bottom w:val="nil"/>
              <w:right w:val="nil"/>
            </w:tcBorders>
            <w:tcMar>
              <w:left w:w="108" w:type="dxa"/>
              <w:right w:w="108" w:type="dxa"/>
            </w:tcMar>
            <w:vAlign w:val="center"/>
          </w:tcPr>
          <w:p w14:paraId="220D871B" w14:textId="6C78F207" w:rsidR="3EC9BCA1" w:rsidRDefault="3EC9BCA1" w:rsidP="3EC9BCA1">
            <w:pPr>
              <w:ind w:left="-20" w:right="-20"/>
              <w:jc w:val="center"/>
            </w:pPr>
            <w:r w:rsidRPr="3EC9BCA1">
              <w:rPr>
                <w:rFonts w:ascii="Calibri" w:eastAsia="Calibri" w:hAnsi="Calibri" w:cs="Calibri"/>
              </w:rPr>
              <w:t>GPT-2</w:t>
            </w:r>
          </w:p>
        </w:tc>
        <w:tc>
          <w:tcPr>
            <w:tcW w:w="1620" w:type="dxa"/>
            <w:tcBorders>
              <w:top w:val="nil"/>
              <w:left w:val="nil"/>
              <w:bottom w:val="nil"/>
              <w:right w:val="nil"/>
            </w:tcBorders>
            <w:tcMar>
              <w:left w:w="108" w:type="dxa"/>
              <w:right w:w="108" w:type="dxa"/>
            </w:tcMar>
            <w:vAlign w:val="center"/>
          </w:tcPr>
          <w:p w14:paraId="73B7D110" w14:textId="45F584F9"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pPr>
            <w:r w:rsidRPr="3EC9BCA1">
              <w:rPr>
                <w:rFonts w:ascii="Calibri" w:eastAsia="Calibri" w:hAnsi="Calibri" w:cs="Calibri"/>
              </w:rPr>
              <w:t>Generative Language Model</w:t>
            </w:r>
          </w:p>
        </w:tc>
        <w:tc>
          <w:tcPr>
            <w:tcW w:w="2100" w:type="dxa"/>
            <w:tcBorders>
              <w:top w:val="nil"/>
              <w:left w:val="nil"/>
              <w:bottom w:val="nil"/>
              <w:right w:val="nil"/>
            </w:tcBorders>
            <w:tcMar>
              <w:left w:w="108" w:type="dxa"/>
              <w:right w:w="108" w:type="dxa"/>
            </w:tcMar>
            <w:vAlign w:val="center"/>
          </w:tcPr>
          <w:p w14:paraId="7FB90129" w14:textId="7FB7FA0E"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pPr>
            <w:r w:rsidRPr="3EC9BCA1">
              <w:rPr>
                <w:rFonts w:ascii="Calibri" w:eastAsia="Calibri" w:hAnsi="Calibri" w:cs="Calibri"/>
              </w:rPr>
              <w:t>Text generation</w:t>
            </w:r>
          </w:p>
        </w:tc>
        <w:tc>
          <w:tcPr>
            <w:tcW w:w="2910" w:type="dxa"/>
            <w:tcBorders>
              <w:top w:val="nil"/>
              <w:left w:val="nil"/>
              <w:bottom w:val="nil"/>
              <w:right w:val="nil"/>
            </w:tcBorders>
            <w:tcMar>
              <w:left w:w="108" w:type="dxa"/>
              <w:right w:w="108" w:type="dxa"/>
            </w:tcMar>
            <w:vAlign w:val="center"/>
          </w:tcPr>
          <w:p w14:paraId="44C85A88" w14:textId="68C84DC8"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pPr>
            <w:r w:rsidRPr="3EC9BCA1">
              <w:rPr>
                <w:rFonts w:ascii="Calibri" w:eastAsia="Calibri" w:hAnsi="Calibri" w:cs="Calibri"/>
              </w:rPr>
              <w:t>Generative capabilities, adaptable for sequential output prediction</w:t>
            </w:r>
          </w:p>
        </w:tc>
        <w:tc>
          <w:tcPr>
            <w:tcW w:w="1785" w:type="dxa"/>
            <w:tcBorders>
              <w:top w:val="nil"/>
              <w:left w:val="nil"/>
              <w:bottom w:val="nil"/>
              <w:right w:val="nil"/>
            </w:tcBorders>
            <w:tcMar>
              <w:left w:w="108" w:type="dxa"/>
              <w:right w:w="108" w:type="dxa"/>
            </w:tcMar>
            <w:vAlign w:val="center"/>
          </w:tcPr>
          <w:p w14:paraId="04911AC6" w14:textId="0D13BDE8"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pPr>
            <w:r w:rsidRPr="3EC9BCA1">
              <w:rPr>
                <w:rFonts w:ascii="Calibri" w:eastAsia="Calibri" w:hAnsi="Calibri" w:cs="Calibri"/>
              </w:rPr>
              <w:t>~117M to ~1.55B</w:t>
            </w:r>
          </w:p>
        </w:tc>
      </w:tr>
      <w:tr w:rsidR="3EC9BCA1" w14:paraId="6BDD89B7" w14:textId="77777777" w:rsidTr="3EC9BCA1">
        <w:trPr>
          <w:trHeight w:val="1005"/>
        </w:trPr>
        <w:tc>
          <w:tcPr>
            <w:cnfStyle w:val="001000000000" w:firstRow="0" w:lastRow="0" w:firstColumn="1" w:lastColumn="0" w:oddVBand="0" w:evenVBand="0" w:oddHBand="0" w:evenHBand="0" w:firstRowFirstColumn="0" w:firstRowLastColumn="0" w:lastRowFirstColumn="0" w:lastRowLastColumn="0"/>
            <w:tcW w:w="1410" w:type="dxa"/>
            <w:tcBorders>
              <w:top w:val="nil"/>
              <w:left w:val="nil"/>
              <w:bottom w:val="nil"/>
              <w:right w:val="nil"/>
            </w:tcBorders>
            <w:tcMar>
              <w:left w:w="108" w:type="dxa"/>
              <w:right w:w="108" w:type="dxa"/>
            </w:tcMar>
            <w:vAlign w:val="center"/>
          </w:tcPr>
          <w:p w14:paraId="0D7BA41B" w14:textId="23EEC14C" w:rsidR="3EC9BCA1" w:rsidRDefault="3EC9BCA1" w:rsidP="3EC9BCA1">
            <w:pPr>
              <w:ind w:left="-20" w:right="-20"/>
              <w:jc w:val="center"/>
            </w:pPr>
            <w:r w:rsidRPr="3EC9BCA1">
              <w:rPr>
                <w:rFonts w:ascii="Calibri" w:eastAsia="Calibri" w:hAnsi="Calibri" w:cs="Calibri"/>
              </w:rPr>
              <w:t>Transformer-XL</w:t>
            </w:r>
          </w:p>
        </w:tc>
        <w:tc>
          <w:tcPr>
            <w:tcW w:w="1620" w:type="dxa"/>
            <w:tcBorders>
              <w:top w:val="nil"/>
              <w:left w:val="nil"/>
              <w:bottom w:val="nil"/>
              <w:right w:val="nil"/>
            </w:tcBorders>
            <w:tcMar>
              <w:left w:w="108" w:type="dxa"/>
              <w:right w:w="108" w:type="dxa"/>
            </w:tcMar>
            <w:vAlign w:val="center"/>
          </w:tcPr>
          <w:p w14:paraId="6C9B0DE8" w14:textId="197287C0"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pPr>
            <w:r w:rsidRPr="3EC9BCA1">
              <w:rPr>
                <w:rFonts w:ascii="Calibri" w:eastAsia="Calibri" w:hAnsi="Calibri" w:cs="Calibri"/>
              </w:rPr>
              <w:t>Language Model</w:t>
            </w:r>
          </w:p>
        </w:tc>
        <w:tc>
          <w:tcPr>
            <w:tcW w:w="2100" w:type="dxa"/>
            <w:tcBorders>
              <w:top w:val="nil"/>
              <w:left w:val="nil"/>
              <w:bottom w:val="nil"/>
              <w:right w:val="nil"/>
            </w:tcBorders>
            <w:tcMar>
              <w:left w:w="108" w:type="dxa"/>
              <w:right w:w="108" w:type="dxa"/>
            </w:tcMar>
            <w:vAlign w:val="center"/>
          </w:tcPr>
          <w:p w14:paraId="7E4313D9" w14:textId="05C62FDB"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pPr>
            <w:r w:rsidRPr="3EC9BCA1">
              <w:rPr>
                <w:rFonts w:ascii="Calibri" w:eastAsia="Calibri" w:hAnsi="Calibri" w:cs="Calibri"/>
              </w:rPr>
              <w:t>Long-term dependency understanding</w:t>
            </w:r>
          </w:p>
        </w:tc>
        <w:tc>
          <w:tcPr>
            <w:tcW w:w="2910" w:type="dxa"/>
            <w:tcBorders>
              <w:top w:val="nil"/>
              <w:left w:val="nil"/>
              <w:bottom w:val="nil"/>
              <w:right w:val="nil"/>
            </w:tcBorders>
            <w:tcMar>
              <w:left w:w="108" w:type="dxa"/>
              <w:right w:w="108" w:type="dxa"/>
            </w:tcMar>
            <w:vAlign w:val="center"/>
          </w:tcPr>
          <w:p w14:paraId="792FADD4" w14:textId="55E82A6C"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pPr>
            <w:r w:rsidRPr="3EC9BCA1">
              <w:rPr>
                <w:rFonts w:ascii="Calibri" w:eastAsia="Calibri" w:hAnsi="Calibri" w:cs="Calibri"/>
              </w:rPr>
              <w:t>Long-term dependency learning, beneficial for long sequences in time series</w:t>
            </w:r>
          </w:p>
        </w:tc>
        <w:tc>
          <w:tcPr>
            <w:tcW w:w="1785" w:type="dxa"/>
            <w:tcBorders>
              <w:top w:val="nil"/>
              <w:left w:val="nil"/>
              <w:bottom w:val="nil"/>
              <w:right w:val="nil"/>
            </w:tcBorders>
            <w:tcMar>
              <w:left w:w="108" w:type="dxa"/>
              <w:right w:w="108" w:type="dxa"/>
            </w:tcMar>
            <w:vAlign w:val="center"/>
          </w:tcPr>
          <w:p w14:paraId="13989275" w14:textId="1A396721"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pPr>
            <w:r w:rsidRPr="3EC9BCA1">
              <w:rPr>
                <w:rFonts w:ascii="Calibri" w:eastAsia="Calibri" w:hAnsi="Calibri" w:cs="Calibri"/>
              </w:rPr>
              <w:t>~257M</w:t>
            </w:r>
          </w:p>
        </w:tc>
      </w:tr>
      <w:tr w:rsidR="3EC9BCA1" w14:paraId="5D395D0C" w14:textId="77777777" w:rsidTr="3EC9BCA1">
        <w:trPr>
          <w:trHeight w:val="1005"/>
        </w:trPr>
        <w:tc>
          <w:tcPr>
            <w:cnfStyle w:val="001000000000" w:firstRow="0" w:lastRow="0" w:firstColumn="1" w:lastColumn="0" w:oddVBand="0" w:evenVBand="0" w:oddHBand="0" w:evenHBand="0" w:firstRowFirstColumn="0" w:firstRowLastColumn="0" w:lastRowFirstColumn="0" w:lastRowLastColumn="0"/>
            <w:tcW w:w="1410" w:type="dxa"/>
            <w:tcBorders>
              <w:top w:val="nil"/>
              <w:left w:val="nil"/>
              <w:bottom w:val="nil"/>
              <w:right w:val="nil"/>
            </w:tcBorders>
            <w:tcMar>
              <w:left w:w="108" w:type="dxa"/>
              <w:right w:w="108" w:type="dxa"/>
            </w:tcMar>
            <w:vAlign w:val="center"/>
          </w:tcPr>
          <w:p w14:paraId="24357ECE" w14:textId="44206A1B" w:rsidR="3EC9BCA1" w:rsidRDefault="008953A0" w:rsidP="3EC9BCA1">
            <w:pPr>
              <w:ind w:left="-20" w:right="-20"/>
              <w:jc w:val="center"/>
              <w:rPr>
                <w:rFonts w:ascii="Calibri" w:eastAsia="Calibri" w:hAnsi="Calibri" w:cs="Calibri"/>
              </w:rPr>
            </w:pPr>
            <w:r w:rsidRPr="3EC9BCA1">
              <w:rPr>
                <w:rFonts w:ascii="Calibri" w:eastAsia="Calibri" w:hAnsi="Calibri" w:cs="Calibri"/>
              </w:rPr>
              <w:t>Lent</w:t>
            </w:r>
          </w:p>
        </w:tc>
        <w:tc>
          <w:tcPr>
            <w:tcW w:w="1620" w:type="dxa"/>
            <w:tcBorders>
              <w:top w:val="nil"/>
              <w:left w:val="nil"/>
              <w:bottom w:val="nil"/>
              <w:right w:val="nil"/>
            </w:tcBorders>
            <w:tcMar>
              <w:left w:w="108" w:type="dxa"/>
              <w:right w:w="108" w:type="dxa"/>
            </w:tcMar>
            <w:vAlign w:val="center"/>
          </w:tcPr>
          <w:p w14:paraId="3AE0ABCE" w14:textId="36DC334E"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pPr>
            <w:r w:rsidRPr="3EC9BCA1">
              <w:rPr>
                <w:rFonts w:ascii="Calibri" w:eastAsia="Calibri" w:hAnsi="Calibri" w:cs="Calibri"/>
              </w:rPr>
              <w:t>Language Model</w:t>
            </w:r>
          </w:p>
        </w:tc>
        <w:tc>
          <w:tcPr>
            <w:tcW w:w="2100" w:type="dxa"/>
            <w:tcBorders>
              <w:top w:val="nil"/>
              <w:left w:val="nil"/>
              <w:bottom w:val="nil"/>
              <w:right w:val="nil"/>
            </w:tcBorders>
            <w:tcMar>
              <w:left w:w="108" w:type="dxa"/>
              <w:right w:w="108" w:type="dxa"/>
            </w:tcMar>
            <w:vAlign w:val="center"/>
          </w:tcPr>
          <w:p w14:paraId="547776EE" w14:textId="4B38D1CE"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pPr>
            <w:r w:rsidRPr="3EC9BCA1">
              <w:rPr>
                <w:rFonts w:ascii="Calibri" w:eastAsia="Calibri" w:hAnsi="Calibri" w:cs="Calibri"/>
              </w:rPr>
              <w:t>Text classification, robust context understanding</w:t>
            </w:r>
          </w:p>
        </w:tc>
        <w:tc>
          <w:tcPr>
            <w:tcW w:w="2910" w:type="dxa"/>
            <w:tcBorders>
              <w:top w:val="nil"/>
              <w:left w:val="nil"/>
              <w:bottom w:val="nil"/>
              <w:right w:val="nil"/>
            </w:tcBorders>
            <w:tcMar>
              <w:left w:w="108" w:type="dxa"/>
              <w:right w:w="108" w:type="dxa"/>
            </w:tcMar>
            <w:vAlign w:val="center"/>
          </w:tcPr>
          <w:p w14:paraId="49C7197C" w14:textId="578D23E9"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pPr>
            <w:r w:rsidRPr="3EC9BCA1">
              <w:rPr>
                <w:rFonts w:ascii="Calibri" w:eastAsia="Calibri" w:hAnsi="Calibri" w:cs="Calibri"/>
              </w:rPr>
              <w:t>Robust context understanding, useful for complex time series patterns</w:t>
            </w:r>
          </w:p>
        </w:tc>
        <w:tc>
          <w:tcPr>
            <w:tcW w:w="1785" w:type="dxa"/>
            <w:tcBorders>
              <w:top w:val="nil"/>
              <w:left w:val="nil"/>
              <w:bottom w:val="nil"/>
              <w:right w:val="nil"/>
            </w:tcBorders>
            <w:tcMar>
              <w:left w:w="108" w:type="dxa"/>
              <w:right w:w="108" w:type="dxa"/>
            </w:tcMar>
            <w:vAlign w:val="center"/>
          </w:tcPr>
          <w:p w14:paraId="39DD699A" w14:textId="56B58478"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pPr>
            <w:r w:rsidRPr="3EC9BCA1">
              <w:rPr>
                <w:rFonts w:ascii="Calibri" w:eastAsia="Calibri" w:hAnsi="Calibri" w:cs="Calibri"/>
              </w:rPr>
              <w:t>~110M (</w:t>
            </w:r>
            <w:proofErr w:type="spellStart"/>
            <w:r w:rsidRPr="3EC9BCA1">
              <w:rPr>
                <w:rFonts w:ascii="Calibri" w:eastAsia="Calibri" w:hAnsi="Calibri" w:cs="Calibri"/>
              </w:rPr>
              <w:t>XLNet</w:t>
            </w:r>
            <w:proofErr w:type="spellEnd"/>
            <w:r w:rsidRPr="3EC9BCA1">
              <w:rPr>
                <w:rFonts w:ascii="Calibri" w:eastAsia="Calibri" w:hAnsi="Calibri" w:cs="Calibri"/>
              </w:rPr>
              <w:t xml:space="preserve"> Base) to ~340M (</w:t>
            </w:r>
            <w:proofErr w:type="spellStart"/>
            <w:r w:rsidRPr="3EC9BCA1">
              <w:rPr>
                <w:rFonts w:ascii="Calibri" w:eastAsia="Calibri" w:hAnsi="Calibri" w:cs="Calibri"/>
              </w:rPr>
              <w:t>XLNet</w:t>
            </w:r>
            <w:proofErr w:type="spellEnd"/>
            <w:r w:rsidRPr="3EC9BCA1">
              <w:rPr>
                <w:rFonts w:ascii="Calibri" w:eastAsia="Calibri" w:hAnsi="Calibri" w:cs="Calibri"/>
              </w:rPr>
              <w:t xml:space="preserve"> Large)</w:t>
            </w:r>
          </w:p>
        </w:tc>
      </w:tr>
      <w:tr w:rsidR="3EC9BCA1" w14:paraId="334D3EC8" w14:textId="77777777" w:rsidTr="3EC9BCA1">
        <w:trPr>
          <w:trHeight w:val="1005"/>
        </w:trPr>
        <w:tc>
          <w:tcPr>
            <w:cnfStyle w:val="001000000000" w:firstRow="0" w:lastRow="0" w:firstColumn="1" w:lastColumn="0" w:oddVBand="0" w:evenVBand="0" w:oddHBand="0" w:evenHBand="0" w:firstRowFirstColumn="0" w:firstRowLastColumn="0" w:lastRowFirstColumn="0" w:lastRowLastColumn="0"/>
            <w:tcW w:w="1410" w:type="dxa"/>
            <w:tcBorders>
              <w:top w:val="nil"/>
              <w:left w:val="nil"/>
              <w:bottom w:val="single" w:sz="8" w:space="0" w:color="7F7F7F" w:themeColor="text1" w:themeTint="80"/>
              <w:right w:val="nil"/>
            </w:tcBorders>
            <w:tcMar>
              <w:left w:w="108" w:type="dxa"/>
              <w:right w:w="108" w:type="dxa"/>
            </w:tcMar>
            <w:vAlign w:val="center"/>
          </w:tcPr>
          <w:p w14:paraId="6448EC08" w14:textId="1E74076E" w:rsidR="3EC9BCA1" w:rsidRDefault="3EC9BCA1" w:rsidP="3EC9BCA1">
            <w:pPr>
              <w:ind w:left="-20" w:right="-20"/>
              <w:jc w:val="center"/>
            </w:pPr>
            <w:r w:rsidRPr="3EC9BCA1">
              <w:rPr>
                <w:rFonts w:ascii="Calibri" w:eastAsia="Calibri" w:hAnsi="Calibri" w:cs="Calibri"/>
              </w:rPr>
              <w:t>T5</w:t>
            </w:r>
          </w:p>
        </w:tc>
        <w:tc>
          <w:tcPr>
            <w:tcW w:w="1620" w:type="dxa"/>
            <w:tcBorders>
              <w:top w:val="nil"/>
              <w:left w:val="nil"/>
              <w:bottom w:val="single" w:sz="8" w:space="0" w:color="7F7F7F" w:themeColor="text1" w:themeTint="80"/>
              <w:right w:val="nil"/>
            </w:tcBorders>
            <w:tcMar>
              <w:left w:w="108" w:type="dxa"/>
              <w:right w:w="108" w:type="dxa"/>
            </w:tcMar>
            <w:vAlign w:val="center"/>
          </w:tcPr>
          <w:p w14:paraId="367A1B6C" w14:textId="39994468"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pPr>
            <w:r w:rsidRPr="3EC9BCA1">
              <w:rPr>
                <w:rFonts w:ascii="Calibri" w:eastAsia="Calibri" w:hAnsi="Calibri" w:cs="Calibri"/>
              </w:rPr>
              <w:t>Text-to-Text Transfer Transformer</w:t>
            </w:r>
          </w:p>
        </w:tc>
        <w:tc>
          <w:tcPr>
            <w:tcW w:w="2100" w:type="dxa"/>
            <w:tcBorders>
              <w:top w:val="nil"/>
              <w:left w:val="nil"/>
              <w:bottom w:val="single" w:sz="8" w:space="0" w:color="7F7F7F" w:themeColor="text1" w:themeTint="80"/>
              <w:right w:val="nil"/>
            </w:tcBorders>
            <w:tcMar>
              <w:left w:w="108" w:type="dxa"/>
              <w:right w:w="108" w:type="dxa"/>
            </w:tcMar>
            <w:vAlign w:val="center"/>
          </w:tcPr>
          <w:p w14:paraId="7FD93BB7" w14:textId="2C079755"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pPr>
            <w:r w:rsidRPr="3EC9BCA1">
              <w:rPr>
                <w:rFonts w:ascii="Calibri" w:eastAsia="Calibri" w:hAnsi="Calibri" w:cs="Calibri"/>
              </w:rPr>
              <w:t>Text summarization, QA</w:t>
            </w:r>
          </w:p>
        </w:tc>
        <w:tc>
          <w:tcPr>
            <w:tcW w:w="2910" w:type="dxa"/>
            <w:tcBorders>
              <w:top w:val="nil"/>
              <w:left w:val="nil"/>
              <w:bottom w:val="single" w:sz="8" w:space="0" w:color="7F7F7F" w:themeColor="text1" w:themeTint="80"/>
              <w:right w:val="nil"/>
            </w:tcBorders>
            <w:tcMar>
              <w:left w:w="108" w:type="dxa"/>
              <w:right w:w="108" w:type="dxa"/>
            </w:tcMar>
            <w:vAlign w:val="center"/>
          </w:tcPr>
          <w:p w14:paraId="52B900B6" w14:textId="04787591"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pPr>
            <w:r w:rsidRPr="3EC9BCA1">
              <w:rPr>
                <w:rFonts w:ascii="Calibri" w:eastAsia="Calibri" w:hAnsi="Calibri" w:cs="Calibri"/>
              </w:rPr>
              <w:t>Flexibility in handling different formats, could be adapted for time series tasks</w:t>
            </w:r>
          </w:p>
        </w:tc>
        <w:tc>
          <w:tcPr>
            <w:tcW w:w="1785" w:type="dxa"/>
            <w:tcBorders>
              <w:top w:val="nil"/>
              <w:left w:val="nil"/>
              <w:bottom w:val="single" w:sz="8" w:space="0" w:color="7F7F7F" w:themeColor="text1" w:themeTint="80"/>
              <w:right w:val="nil"/>
            </w:tcBorders>
            <w:tcMar>
              <w:left w:w="108" w:type="dxa"/>
              <w:right w:w="108" w:type="dxa"/>
            </w:tcMar>
            <w:vAlign w:val="center"/>
          </w:tcPr>
          <w:p w14:paraId="6298C20F" w14:textId="74B3CC38"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pPr>
            <w:r w:rsidRPr="3EC9BCA1">
              <w:rPr>
                <w:rFonts w:ascii="Calibri" w:eastAsia="Calibri" w:hAnsi="Calibri" w:cs="Calibri"/>
              </w:rPr>
              <w:t>Varies (e.g., Small to 11B for T5-11b)</w:t>
            </w:r>
          </w:p>
          <w:p w14:paraId="23F9934C" w14:textId="6BED8F93"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bl>
    <w:p w14:paraId="77B30768" w14:textId="2E1D3652" w:rsidR="3EC9BCA1" w:rsidRDefault="3EC9BCA1" w:rsidP="3EC9BCA1">
      <w:pPr>
        <w:jc w:val="both"/>
        <w:rPr>
          <w:rFonts w:ascii="Calibri" w:eastAsia="Calibri" w:hAnsi="Calibri" w:cs="Calibri"/>
        </w:rPr>
      </w:pPr>
    </w:p>
    <w:p w14:paraId="4A2E7218" w14:textId="644A0F28" w:rsidR="3EC9BCA1" w:rsidRDefault="0D3912A6" w:rsidP="5753B616">
      <w:pPr>
        <w:spacing w:line="257" w:lineRule="auto"/>
        <w:jc w:val="both"/>
        <w:rPr>
          <w:rFonts w:ascii="Calibri" w:eastAsia="Calibri" w:hAnsi="Calibri" w:cs="Calibri"/>
        </w:rPr>
      </w:pPr>
      <w:r w:rsidRPr="5753B616">
        <w:rPr>
          <w:rFonts w:ascii="Calibri" w:eastAsia="Calibri" w:hAnsi="Calibri" w:cs="Calibri"/>
        </w:rPr>
        <w:t xml:space="preserve">As </w:t>
      </w:r>
      <w:r w:rsidR="72E60A1B" w:rsidRPr="5753B616">
        <w:rPr>
          <w:rFonts w:ascii="Calibri" w:eastAsia="Calibri" w:hAnsi="Calibri" w:cs="Calibri"/>
        </w:rPr>
        <w:t xml:space="preserve">highlighted </w:t>
      </w:r>
      <w:r w:rsidRPr="5753B616">
        <w:rPr>
          <w:rFonts w:ascii="Calibri" w:eastAsia="Calibri" w:hAnsi="Calibri" w:cs="Calibri"/>
        </w:rPr>
        <w:t xml:space="preserve">in Table 1, each model excels in specific applications and demonstrates </w:t>
      </w:r>
      <w:r w:rsidR="00C6584A">
        <w:rPr>
          <w:rFonts w:ascii="Calibri" w:eastAsia="Calibri" w:hAnsi="Calibri" w:cs="Calibri"/>
        </w:rPr>
        <w:t>the potential</w:t>
      </w:r>
      <w:r w:rsidRPr="5753B616">
        <w:rPr>
          <w:rFonts w:ascii="Calibri" w:eastAsia="Calibri" w:hAnsi="Calibri" w:cs="Calibri"/>
        </w:rPr>
        <w:t xml:space="preserve"> for adaptation in time-series forecasting.</w:t>
      </w:r>
      <w:r w:rsidR="1F5CCF40" w:rsidRPr="5753B616">
        <w:rPr>
          <w:rFonts w:ascii="Calibri" w:eastAsia="Calibri" w:hAnsi="Calibri" w:cs="Calibri"/>
        </w:rPr>
        <w:t xml:space="preserve"> </w:t>
      </w:r>
      <w:r w:rsidRPr="5753B616">
        <w:rPr>
          <w:rFonts w:ascii="Calibri" w:eastAsia="Calibri" w:hAnsi="Calibri" w:cs="Calibri"/>
        </w:rPr>
        <w:t>T5</w:t>
      </w:r>
      <w:r w:rsidR="458F2B63" w:rsidRPr="5753B616">
        <w:rPr>
          <w:rFonts w:ascii="Calibri" w:eastAsia="Calibri" w:hAnsi="Calibri" w:cs="Calibri"/>
        </w:rPr>
        <w:t>,</w:t>
      </w:r>
      <w:r w:rsidRPr="5753B616">
        <w:rPr>
          <w:rFonts w:ascii="Calibri" w:eastAsia="Calibri" w:hAnsi="Calibri" w:cs="Calibri"/>
        </w:rPr>
        <w:t xml:space="preserve"> </w:t>
      </w:r>
      <w:r w:rsidR="73F7EC9E" w:rsidRPr="5753B616">
        <w:rPr>
          <w:rFonts w:ascii="Calibri" w:eastAsia="Calibri" w:hAnsi="Calibri" w:cs="Calibri"/>
        </w:rPr>
        <w:t xml:space="preserve">notable for capturing long-term dependencies, is well </w:t>
      </w:r>
      <w:r w:rsidRPr="5753B616">
        <w:rPr>
          <w:rFonts w:ascii="Calibri" w:eastAsia="Calibri" w:hAnsi="Calibri" w:cs="Calibri"/>
        </w:rPr>
        <w:t>suit</w:t>
      </w:r>
      <w:r w:rsidR="37094DF7" w:rsidRPr="5753B616">
        <w:rPr>
          <w:rFonts w:ascii="Calibri" w:eastAsia="Calibri" w:hAnsi="Calibri" w:cs="Calibri"/>
        </w:rPr>
        <w:t>ed</w:t>
      </w:r>
      <w:r w:rsidRPr="5753B616">
        <w:rPr>
          <w:rFonts w:ascii="Calibri" w:eastAsia="Calibri" w:hAnsi="Calibri" w:cs="Calibri"/>
        </w:rPr>
        <w:t xml:space="preserve"> for complex series </w:t>
      </w:r>
      <w:r w:rsidR="286AB3E0" w:rsidRPr="5753B616">
        <w:rPr>
          <w:rFonts w:ascii="Calibri" w:eastAsia="Calibri" w:hAnsi="Calibri" w:cs="Calibri"/>
        </w:rPr>
        <w:t xml:space="preserve">due </w:t>
      </w:r>
      <w:r w:rsidR="286AB3E0" w:rsidRPr="5753B616">
        <w:rPr>
          <w:rFonts w:ascii="Calibri" w:eastAsia="Calibri" w:hAnsi="Calibri" w:cs="Calibri"/>
        </w:rPr>
        <w:lastRenderedPageBreak/>
        <w:t xml:space="preserve">to its </w:t>
      </w:r>
      <w:r w:rsidR="78BB83B0" w:rsidRPr="5753B616">
        <w:rPr>
          <w:rFonts w:ascii="Calibri" w:eastAsia="Calibri" w:hAnsi="Calibri" w:cs="Calibri"/>
        </w:rPr>
        <w:t>architecture</w:t>
      </w:r>
      <w:r w:rsidR="286AB3E0" w:rsidRPr="5753B616">
        <w:rPr>
          <w:rFonts w:ascii="Calibri" w:eastAsia="Calibri" w:hAnsi="Calibri" w:cs="Calibri"/>
        </w:rPr>
        <w:t xml:space="preserve"> that handles variable sequence lengths. </w:t>
      </w:r>
      <w:r w:rsidRPr="5753B616">
        <w:rPr>
          <w:rFonts w:ascii="Calibri" w:eastAsia="Calibri" w:hAnsi="Calibri" w:cs="Calibri"/>
        </w:rPr>
        <w:t>However, the adaptation of this model might not be the best approach</w:t>
      </w:r>
      <w:r w:rsidR="7BCD4A2D" w:rsidRPr="5753B616">
        <w:rPr>
          <w:rFonts w:ascii="Calibri" w:eastAsia="Calibri" w:hAnsi="Calibri" w:cs="Calibri"/>
        </w:rPr>
        <w:t xml:space="preserve"> for time series forecasting due to intricacies associated with modifying time series data to be compatible with a language model</w:t>
      </w:r>
      <w:r w:rsidRPr="5753B616">
        <w:rPr>
          <w:rFonts w:ascii="Calibri" w:eastAsia="Calibri" w:hAnsi="Calibri" w:cs="Calibri"/>
        </w:rPr>
        <w:t xml:space="preserve">. As </w:t>
      </w:r>
      <w:r w:rsidR="652A8E9D" w:rsidRPr="5753B616">
        <w:rPr>
          <w:rFonts w:ascii="Calibri" w:eastAsia="Calibri" w:hAnsi="Calibri" w:cs="Calibri"/>
        </w:rPr>
        <w:t xml:space="preserve">presented </w:t>
      </w:r>
      <w:r w:rsidRPr="5753B616">
        <w:rPr>
          <w:rFonts w:ascii="Calibri" w:eastAsia="Calibri" w:hAnsi="Calibri" w:cs="Calibri"/>
        </w:rPr>
        <w:t xml:space="preserve">in table 2, there are </w:t>
      </w:r>
      <w:r w:rsidR="447D8039" w:rsidRPr="5753B616">
        <w:rPr>
          <w:rFonts w:ascii="Calibri" w:eastAsia="Calibri" w:hAnsi="Calibri" w:cs="Calibri"/>
        </w:rPr>
        <w:t>specifically</w:t>
      </w:r>
      <w:r w:rsidRPr="5753B616">
        <w:rPr>
          <w:rFonts w:ascii="Calibri" w:eastAsia="Calibri" w:hAnsi="Calibri" w:cs="Calibri"/>
        </w:rPr>
        <w:t xml:space="preserve"> designed transformers for the time-series datasets which are already modified for that purpose. Among them, Patch TST, </w:t>
      </w:r>
      <w:proofErr w:type="spellStart"/>
      <w:r w:rsidRPr="5753B616">
        <w:rPr>
          <w:rFonts w:ascii="Calibri" w:eastAsia="Calibri" w:hAnsi="Calibri" w:cs="Calibri"/>
        </w:rPr>
        <w:t>PatchTSMixer</w:t>
      </w:r>
      <w:proofErr w:type="spellEnd"/>
      <w:r w:rsidRPr="5753B616">
        <w:rPr>
          <w:rFonts w:ascii="Calibri" w:eastAsia="Calibri" w:hAnsi="Calibri" w:cs="Calibri"/>
        </w:rPr>
        <w:t xml:space="preserve">, </w:t>
      </w:r>
      <w:proofErr w:type="spellStart"/>
      <w:r w:rsidRPr="5753B616">
        <w:rPr>
          <w:rFonts w:ascii="Calibri" w:eastAsia="Calibri" w:hAnsi="Calibri" w:cs="Calibri"/>
        </w:rPr>
        <w:t>Autoformer</w:t>
      </w:r>
      <w:proofErr w:type="spellEnd"/>
      <w:r w:rsidRPr="5753B616">
        <w:rPr>
          <w:rFonts w:ascii="Calibri" w:eastAsia="Calibri" w:hAnsi="Calibri" w:cs="Calibri"/>
        </w:rPr>
        <w:t xml:space="preserve">, and Time Series Transformer can be </w:t>
      </w:r>
      <w:r w:rsidR="3BE0C5C1" w:rsidRPr="5753B616">
        <w:rPr>
          <w:rFonts w:ascii="Calibri" w:eastAsia="Calibri" w:hAnsi="Calibri" w:cs="Calibri"/>
        </w:rPr>
        <w:t>particularly</w:t>
      </w:r>
      <w:r w:rsidRPr="5753B616">
        <w:rPr>
          <w:rFonts w:ascii="Calibri" w:eastAsia="Calibri" w:hAnsi="Calibri" w:cs="Calibri"/>
        </w:rPr>
        <w:t xml:space="preserve"> adapted for </w:t>
      </w:r>
      <w:r w:rsidR="43659DD6" w:rsidRPr="5753B616">
        <w:rPr>
          <w:rFonts w:ascii="Calibri" w:eastAsia="Calibri" w:hAnsi="Calibri" w:cs="Calibri"/>
        </w:rPr>
        <w:t>such projects</w:t>
      </w:r>
      <w:r w:rsidRPr="5753B616">
        <w:rPr>
          <w:rFonts w:ascii="Calibri" w:eastAsia="Calibri" w:hAnsi="Calibri" w:cs="Calibri"/>
        </w:rPr>
        <w:t>.</w:t>
      </w:r>
    </w:p>
    <w:p w14:paraId="1B50AED4" w14:textId="2F4460F4" w:rsidR="0D3912A6" w:rsidRDefault="0D3912A6" w:rsidP="3EC9BCA1">
      <w:pPr>
        <w:spacing w:before="200" w:after="300" w:line="240" w:lineRule="auto"/>
        <w:jc w:val="center"/>
        <w:rPr>
          <w:rFonts w:ascii="Calibri" w:eastAsia="Calibri" w:hAnsi="Calibri" w:cs="Calibri"/>
        </w:rPr>
      </w:pPr>
      <w:r>
        <w:t xml:space="preserve">Table </w:t>
      </w:r>
      <w:r w:rsidR="006F771B">
        <w:rPr>
          <w:color w:val="2B579A"/>
          <w:shd w:val="clear" w:color="auto" w:fill="E6E6E6"/>
        </w:rPr>
        <w:fldChar w:fldCharType="begin"/>
      </w:r>
      <w:r w:rsidR="006F771B">
        <w:instrText>SEQ Table \* ARABIC</w:instrText>
      </w:r>
      <w:r w:rsidR="006F771B">
        <w:rPr>
          <w:color w:val="2B579A"/>
          <w:shd w:val="clear" w:color="auto" w:fill="E6E6E6"/>
        </w:rPr>
        <w:fldChar w:fldCharType="separate"/>
      </w:r>
      <w:r w:rsidR="006F771B">
        <w:rPr>
          <w:noProof/>
          <w:color w:val="2B579A"/>
          <w:shd w:val="clear" w:color="auto" w:fill="E6E6E6"/>
        </w:rPr>
        <w:t>2</w:t>
      </w:r>
      <w:r w:rsidR="006F771B">
        <w:rPr>
          <w:color w:val="2B579A"/>
          <w:shd w:val="clear" w:color="auto" w:fill="E6E6E6"/>
        </w:rPr>
        <w:fldChar w:fldCharType="end"/>
      </w:r>
      <w:r w:rsidR="006F771B">
        <w:t>:</w:t>
      </w:r>
      <w:r>
        <w:t xml:space="preserve"> </w:t>
      </w:r>
      <w:commentRangeStart w:id="76"/>
      <w:commentRangeStart w:id="77"/>
      <w:r w:rsidRPr="04F8163E">
        <w:rPr>
          <w:rFonts w:ascii="Calibri" w:eastAsia="Calibri" w:hAnsi="Calibri" w:cs="Calibri"/>
        </w:rPr>
        <w:t xml:space="preserve">Comparative analysis of different time-series transformers available on </w:t>
      </w:r>
      <w:proofErr w:type="spellStart"/>
      <w:r w:rsidRPr="04F8163E">
        <w:rPr>
          <w:rFonts w:ascii="Calibri" w:eastAsia="Calibri" w:hAnsi="Calibri" w:cs="Calibri"/>
        </w:rPr>
        <w:t>HuggingFace</w:t>
      </w:r>
      <w:commentRangeEnd w:id="76"/>
      <w:proofErr w:type="spellEnd"/>
      <w:r>
        <w:rPr>
          <w:rStyle w:val="CommentReference"/>
        </w:rPr>
        <w:commentReference w:id="76"/>
      </w:r>
      <w:commentRangeEnd w:id="77"/>
      <w:r>
        <w:rPr>
          <w:rStyle w:val="CommentReference"/>
        </w:rPr>
        <w:commentReference w:id="77"/>
      </w:r>
    </w:p>
    <w:tbl>
      <w:tblPr>
        <w:tblStyle w:val="PlainTable1"/>
        <w:tblW w:w="0" w:type="auto"/>
        <w:tblLook w:val="04A0" w:firstRow="1" w:lastRow="0" w:firstColumn="1" w:lastColumn="0" w:noHBand="0" w:noVBand="1"/>
      </w:tblPr>
      <w:tblGrid>
        <w:gridCol w:w="1590"/>
        <w:gridCol w:w="1440"/>
        <w:gridCol w:w="1530"/>
        <w:gridCol w:w="3525"/>
        <w:gridCol w:w="1973"/>
      </w:tblGrid>
      <w:tr w:rsidR="3EC9BCA1" w14:paraId="30504F0F" w14:textId="77777777" w:rsidTr="5753B616">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590" w:type="dxa"/>
          </w:tcPr>
          <w:p w14:paraId="2B7D4305" w14:textId="095BD824" w:rsidR="3EC9BCA1" w:rsidRDefault="3EC9BCA1" w:rsidP="3EC9BCA1">
            <w:pPr>
              <w:ind w:left="-20" w:right="-20"/>
              <w:jc w:val="center"/>
              <w:rPr>
                <w:rFonts w:ascii="Calibri" w:eastAsia="Calibri" w:hAnsi="Calibri" w:cs="Calibri"/>
              </w:rPr>
            </w:pPr>
            <w:r w:rsidRPr="3EC9BCA1">
              <w:rPr>
                <w:rFonts w:ascii="Calibri" w:eastAsia="Calibri" w:hAnsi="Calibri" w:cs="Calibri"/>
              </w:rPr>
              <w:t>Model name</w:t>
            </w:r>
          </w:p>
        </w:tc>
        <w:tc>
          <w:tcPr>
            <w:tcW w:w="1440" w:type="dxa"/>
          </w:tcPr>
          <w:p w14:paraId="0768236D" w14:textId="551644EB" w:rsidR="3EC9BCA1" w:rsidRDefault="3EC9BCA1" w:rsidP="3EC9BCA1">
            <w:pPr>
              <w:ind w:left="-20" w:right="-20"/>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sidRPr="3EC9BCA1">
              <w:rPr>
                <w:rFonts w:ascii="Calibri" w:eastAsia="Calibri" w:hAnsi="Calibri" w:cs="Calibri"/>
              </w:rPr>
              <w:t>Type</w:t>
            </w:r>
          </w:p>
        </w:tc>
        <w:tc>
          <w:tcPr>
            <w:tcW w:w="1530" w:type="dxa"/>
          </w:tcPr>
          <w:p w14:paraId="4405F6E1" w14:textId="28B90931" w:rsidR="3EC9BCA1" w:rsidRDefault="3EC9BCA1" w:rsidP="3EC9BCA1">
            <w:pPr>
              <w:ind w:left="-20" w:right="-20"/>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sidRPr="3EC9BCA1">
              <w:rPr>
                <w:rFonts w:ascii="Calibri" w:eastAsia="Calibri" w:hAnsi="Calibri" w:cs="Calibri"/>
              </w:rPr>
              <w:t>Application area</w:t>
            </w:r>
          </w:p>
        </w:tc>
        <w:tc>
          <w:tcPr>
            <w:tcW w:w="3525" w:type="dxa"/>
          </w:tcPr>
          <w:p w14:paraId="0312E619" w14:textId="5C77F801" w:rsidR="3EC9BCA1" w:rsidRDefault="3EC9BCA1" w:rsidP="3EC9BCA1">
            <w:pPr>
              <w:spacing w:line="259" w:lineRule="auto"/>
              <w:ind w:left="-20" w:right="-20"/>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sidRPr="3EC9BCA1">
              <w:rPr>
                <w:rFonts w:ascii="Calibri" w:eastAsia="Calibri" w:hAnsi="Calibri" w:cs="Calibri"/>
              </w:rPr>
              <w:t>Pros/Cons</w:t>
            </w:r>
          </w:p>
        </w:tc>
        <w:tc>
          <w:tcPr>
            <w:tcW w:w="1973" w:type="dxa"/>
          </w:tcPr>
          <w:p w14:paraId="154828CA" w14:textId="3C16DDB3" w:rsidR="3EC9BCA1" w:rsidRDefault="3EC9BCA1" w:rsidP="3EC9BCA1">
            <w:pPr>
              <w:ind w:left="-20" w:right="-20"/>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sidRPr="3EC9BCA1">
              <w:rPr>
                <w:rFonts w:ascii="Calibri" w:eastAsia="Calibri" w:hAnsi="Calibri" w:cs="Calibri"/>
              </w:rPr>
              <w:t>Model Size</w:t>
            </w:r>
          </w:p>
        </w:tc>
      </w:tr>
      <w:tr w:rsidR="3EC9BCA1" w14:paraId="44AB373F" w14:textId="77777777" w:rsidTr="5753B616">
        <w:trPr>
          <w:cnfStyle w:val="000000100000" w:firstRow="0" w:lastRow="0" w:firstColumn="0" w:lastColumn="0" w:oddVBand="0" w:evenVBand="0" w:oddHBand="1" w:evenHBand="0" w:firstRowFirstColumn="0" w:firstRowLastColumn="0" w:lastRowFirstColumn="0" w:lastRowLastColumn="0"/>
          <w:trHeight w:val="1005"/>
        </w:trPr>
        <w:tc>
          <w:tcPr>
            <w:cnfStyle w:val="001000000000" w:firstRow="0" w:lastRow="0" w:firstColumn="1" w:lastColumn="0" w:oddVBand="0" w:evenVBand="0" w:oddHBand="0" w:evenHBand="0" w:firstRowFirstColumn="0" w:firstRowLastColumn="0" w:lastRowFirstColumn="0" w:lastRowLastColumn="0"/>
            <w:tcW w:w="1590" w:type="dxa"/>
          </w:tcPr>
          <w:p w14:paraId="650F7CB8" w14:textId="5DF1D0E2" w:rsidR="3EC9BCA1" w:rsidRDefault="3EC9BCA1" w:rsidP="3EC9BCA1">
            <w:pPr>
              <w:spacing w:line="259" w:lineRule="auto"/>
              <w:ind w:left="-20" w:right="-20"/>
              <w:jc w:val="center"/>
              <w:rPr>
                <w:rFonts w:ascii="Calibri" w:eastAsia="Calibri" w:hAnsi="Calibri" w:cs="Calibri"/>
              </w:rPr>
            </w:pPr>
            <w:proofErr w:type="spellStart"/>
            <w:r w:rsidRPr="3EC9BCA1">
              <w:rPr>
                <w:rFonts w:ascii="Calibri" w:eastAsia="Calibri" w:hAnsi="Calibri" w:cs="Calibri"/>
              </w:rPr>
              <w:t>Autoformer</w:t>
            </w:r>
            <w:proofErr w:type="spellEnd"/>
          </w:p>
        </w:tc>
        <w:tc>
          <w:tcPr>
            <w:tcW w:w="1440" w:type="dxa"/>
          </w:tcPr>
          <w:p w14:paraId="61117A0F" w14:textId="6FB5A6FC" w:rsidR="3EC9BCA1" w:rsidRDefault="3EC9BCA1" w:rsidP="3EC9BCA1">
            <w:pPr>
              <w:spacing w:line="259" w:lineRule="auto"/>
              <w:ind w:left="-20" w:right="-20"/>
              <w:jc w:val="center"/>
              <w:cnfStyle w:val="000000100000" w:firstRow="0" w:lastRow="0" w:firstColumn="0" w:lastColumn="0" w:oddVBand="0" w:evenVBand="0" w:oddHBand="1" w:evenHBand="0" w:firstRowFirstColumn="0" w:firstRowLastColumn="0" w:lastRowFirstColumn="0" w:lastRowLastColumn="0"/>
            </w:pPr>
            <w:r w:rsidRPr="3EC9BCA1">
              <w:rPr>
                <w:rFonts w:ascii="Calibri" w:eastAsia="Calibri" w:hAnsi="Calibri" w:cs="Calibri"/>
              </w:rPr>
              <w:t>Transformer model</w:t>
            </w:r>
          </w:p>
        </w:tc>
        <w:tc>
          <w:tcPr>
            <w:tcW w:w="1530" w:type="dxa"/>
          </w:tcPr>
          <w:p w14:paraId="5770C495" w14:textId="17AB3980" w:rsidR="3EC9BCA1" w:rsidRDefault="3EC9BCA1" w:rsidP="3EC9BCA1">
            <w:pPr>
              <w:spacing w:line="259" w:lineRule="auto"/>
              <w:ind w:left="-20" w:right="-20"/>
              <w:jc w:val="center"/>
              <w:cnfStyle w:val="000000100000" w:firstRow="0" w:lastRow="0" w:firstColumn="0" w:lastColumn="0" w:oddVBand="0" w:evenVBand="0" w:oddHBand="1" w:evenHBand="0" w:firstRowFirstColumn="0" w:firstRowLastColumn="0" w:lastRowFirstColumn="0" w:lastRowLastColumn="0"/>
            </w:pPr>
            <w:r w:rsidRPr="3EC9BCA1">
              <w:rPr>
                <w:rFonts w:ascii="Calibri" w:eastAsia="Calibri" w:hAnsi="Calibri" w:cs="Calibri"/>
              </w:rPr>
              <w:t>Time series forecasting</w:t>
            </w:r>
          </w:p>
        </w:tc>
        <w:tc>
          <w:tcPr>
            <w:tcW w:w="3525" w:type="dxa"/>
          </w:tcPr>
          <w:p w14:paraId="4C77D581" w14:textId="303A3436" w:rsidR="3EC9BCA1" w:rsidRDefault="3EC9BCA1" w:rsidP="3EC9BCA1">
            <w:pPr>
              <w:ind w:left="-20" w:right="-20"/>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3EC9BCA1">
              <w:rPr>
                <w:rFonts w:ascii="Calibri" w:eastAsia="Calibri" w:hAnsi="Calibri" w:cs="Calibri"/>
              </w:rPr>
              <w:t>Efficient handling of time series data with transformer architecture</w:t>
            </w:r>
          </w:p>
        </w:tc>
        <w:tc>
          <w:tcPr>
            <w:tcW w:w="1973" w:type="dxa"/>
          </w:tcPr>
          <w:p w14:paraId="56C97220" w14:textId="660B12F2" w:rsidR="3EC9BCA1" w:rsidRDefault="3EC9BCA1" w:rsidP="3EC9BCA1">
            <w:pPr>
              <w:spacing w:line="259" w:lineRule="auto"/>
              <w:ind w:left="-20" w:right="-20"/>
              <w:jc w:val="center"/>
              <w:cnfStyle w:val="000000100000" w:firstRow="0" w:lastRow="0" w:firstColumn="0" w:lastColumn="0" w:oddVBand="0" w:evenVBand="0" w:oddHBand="1" w:evenHBand="0" w:firstRowFirstColumn="0" w:firstRowLastColumn="0" w:lastRowFirstColumn="0" w:lastRowLastColumn="0"/>
            </w:pPr>
            <w:r w:rsidRPr="3EC9BCA1">
              <w:rPr>
                <w:rFonts w:ascii="Calibri" w:eastAsia="Calibri" w:hAnsi="Calibri" w:cs="Calibri"/>
              </w:rPr>
              <w:t xml:space="preserve">Various based on </w:t>
            </w:r>
            <w:proofErr w:type="spellStart"/>
            <w:r w:rsidRPr="3EC9BCA1">
              <w:rPr>
                <w:rFonts w:ascii="Calibri" w:eastAsia="Calibri" w:hAnsi="Calibri" w:cs="Calibri"/>
              </w:rPr>
              <w:t>d_model</w:t>
            </w:r>
            <w:proofErr w:type="spellEnd"/>
            <w:r w:rsidRPr="3EC9BCA1">
              <w:rPr>
                <w:rFonts w:ascii="Calibri" w:eastAsia="Calibri" w:hAnsi="Calibri" w:cs="Calibri"/>
              </w:rPr>
              <w:t xml:space="preserve">, </w:t>
            </w:r>
            <w:proofErr w:type="spellStart"/>
            <w:r w:rsidRPr="3EC9BCA1">
              <w:rPr>
                <w:rFonts w:ascii="Calibri" w:eastAsia="Calibri" w:hAnsi="Calibri" w:cs="Calibri"/>
              </w:rPr>
              <w:t>encoder_layers</w:t>
            </w:r>
            <w:proofErr w:type="spellEnd"/>
            <w:r w:rsidRPr="3EC9BCA1">
              <w:rPr>
                <w:rFonts w:ascii="Calibri" w:eastAsia="Calibri" w:hAnsi="Calibri" w:cs="Calibri"/>
              </w:rPr>
              <w:t xml:space="preserve"> etc.</w:t>
            </w:r>
          </w:p>
        </w:tc>
      </w:tr>
      <w:tr w:rsidR="3EC9BCA1" w14:paraId="511E8A3A" w14:textId="77777777" w:rsidTr="5753B616">
        <w:trPr>
          <w:trHeight w:val="1005"/>
        </w:trPr>
        <w:tc>
          <w:tcPr>
            <w:cnfStyle w:val="001000000000" w:firstRow="0" w:lastRow="0" w:firstColumn="1" w:lastColumn="0" w:oddVBand="0" w:evenVBand="0" w:oddHBand="0" w:evenHBand="0" w:firstRowFirstColumn="0" w:firstRowLastColumn="0" w:lastRowFirstColumn="0" w:lastRowLastColumn="0"/>
            <w:tcW w:w="1590" w:type="dxa"/>
          </w:tcPr>
          <w:p w14:paraId="497EDDDE" w14:textId="696BD279" w:rsidR="3EC9BCA1" w:rsidRDefault="3EC9BCA1" w:rsidP="3EC9BCA1">
            <w:pPr>
              <w:ind w:left="-20" w:right="-20"/>
              <w:jc w:val="center"/>
              <w:rPr>
                <w:rFonts w:ascii="Calibri" w:eastAsia="Calibri" w:hAnsi="Calibri" w:cs="Calibri"/>
              </w:rPr>
            </w:pPr>
            <w:r w:rsidRPr="3EC9BCA1">
              <w:rPr>
                <w:rFonts w:ascii="Calibri" w:eastAsia="Calibri" w:hAnsi="Calibri" w:cs="Calibri"/>
              </w:rPr>
              <w:t>Informer</w:t>
            </w:r>
          </w:p>
        </w:tc>
        <w:tc>
          <w:tcPr>
            <w:tcW w:w="1440" w:type="dxa"/>
          </w:tcPr>
          <w:p w14:paraId="47CE7AF2" w14:textId="6E87B5BB" w:rsidR="3EC9BCA1" w:rsidRDefault="3EC9BCA1" w:rsidP="3EC9BCA1">
            <w:pPr>
              <w:spacing w:line="259" w:lineRule="auto"/>
              <w:ind w:left="-20" w:right="-20"/>
              <w:jc w:val="center"/>
              <w:cnfStyle w:val="000000000000" w:firstRow="0" w:lastRow="0" w:firstColumn="0" w:lastColumn="0" w:oddVBand="0" w:evenVBand="0" w:oddHBand="0" w:evenHBand="0" w:firstRowFirstColumn="0" w:firstRowLastColumn="0" w:lastRowFirstColumn="0" w:lastRowLastColumn="0"/>
            </w:pPr>
            <w:r w:rsidRPr="3EC9BCA1">
              <w:rPr>
                <w:rFonts w:ascii="Calibri" w:eastAsia="Calibri" w:hAnsi="Calibri" w:cs="Calibri"/>
              </w:rPr>
              <w:t>Transformer model</w:t>
            </w:r>
          </w:p>
        </w:tc>
        <w:tc>
          <w:tcPr>
            <w:tcW w:w="1530" w:type="dxa"/>
          </w:tcPr>
          <w:p w14:paraId="19BED83C" w14:textId="3E4ED737"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3EC9BCA1">
              <w:rPr>
                <w:rFonts w:ascii="Calibri" w:eastAsia="Calibri" w:hAnsi="Calibri" w:cs="Calibri"/>
              </w:rPr>
              <w:t>Long sequence time-series forecasting</w:t>
            </w:r>
          </w:p>
        </w:tc>
        <w:tc>
          <w:tcPr>
            <w:tcW w:w="3525" w:type="dxa"/>
          </w:tcPr>
          <w:p w14:paraId="4754F998" w14:textId="1D49F584"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3EC9BCA1">
              <w:rPr>
                <w:rFonts w:ascii="Calibri" w:eastAsia="Calibri" w:hAnsi="Calibri" w:cs="Calibri"/>
              </w:rPr>
              <w:t>Utilizes a Probabilistic Attention mechanism for efficient performance, addressing issues like quadratic time complexity and high memory usage.</w:t>
            </w:r>
          </w:p>
        </w:tc>
        <w:tc>
          <w:tcPr>
            <w:tcW w:w="1973" w:type="dxa"/>
          </w:tcPr>
          <w:p w14:paraId="0EE62A67" w14:textId="660B12F2" w:rsidR="3EC9BCA1" w:rsidRDefault="3EC9BCA1" w:rsidP="3EC9BCA1">
            <w:pPr>
              <w:spacing w:line="259" w:lineRule="auto"/>
              <w:ind w:left="-20" w:right="-20"/>
              <w:jc w:val="center"/>
              <w:cnfStyle w:val="000000000000" w:firstRow="0" w:lastRow="0" w:firstColumn="0" w:lastColumn="0" w:oddVBand="0" w:evenVBand="0" w:oddHBand="0" w:evenHBand="0" w:firstRowFirstColumn="0" w:firstRowLastColumn="0" w:lastRowFirstColumn="0" w:lastRowLastColumn="0"/>
            </w:pPr>
            <w:r w:rsidRPr="3EC9BCA1">
              <w:rPr>
                <w:rFonts w:ascii="Calibri" w:eastAsia="Calibri" w:hAnsi="Calibri" w:cs="Calibri"/>
              </w:rPr>
              <w:t xml:space="preserve">Various based on </w:t>
            </w:r>
            <w:proofErr w:type="spellStart"/>
            <w:r w:rsidRPr="3EC9BCA1">
              <w:rPr>
                <w:rFonts w:ascii="Calibri" w:eastAsia="Calibri" w:hAnsi="Calibri" w:cs="Calibri"/>
              </w:rPr>
              <w:t>d_model</w:t>
            </w:r>
            <w:proofErr w:type="spellEnd"/>
            <w:r w:rsidRPr="3EC9BCA1">
              <w:rPr>
                <w:rFonts w:ascii="Calibri" w:eastAsia="Calibri" w:hAnsi="Calibri" w:cs="Calibri"/>
              </w:rPr>
              <w:t xml:space="preserve">, </w:t>
            </w:r>
            <w:proofErr w:type="spellStart"/>
            <w:r w:rsidRPr="3EC9BCA1">
              <w:rPr>
                <w:rFonts w:ascii="Calibri" w:eastAsia="Calibri" w:hAnsi="Calibri" w:cs="Calibri"/>
              </w:rPr>
              <w:t>encoder_layers</w:t>
            </w:r>
            <w:proofErr w:type="spellEnd"/>
            <w:r w:rsidRPr="3EC9BCA1">
              <w:rPr>
                <w:rFonts w:ascii="Calibri" w:eastAsia="Calibri" w:hAnsi="Calibri" w:cs="Calibri"/>
              </w:rPr>
              <w:t xml:space="preserve"> etc.</w:t>
            </w:r>
          </w:p>
          <w:p w14:paraId="1443FCA3" w14:textId="27C722CF"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5753B616" w14:paraId="3230748B" w14:textId="77777777" w:rsidTr="5753B616">
        <w:trPr>
          <w:cnfStyle w:val="000000100000" w:firstRow="0" w:lastRow="0" w:firstColumn="0" w:lastColumn="0" w:oddVBand="0" w:evenVBand="0" w:oddHBand="1" w:evenHBand="0" w:firstRowFirstColumn="0" w:firstRowLastColumn="0" w:lastRowFirstColumn="0" w:lastRowLastColumn="0"/>
          <w:trHeight w:val="1005"/>
        </w:trPr>
        <w:tc>
          <w:tcPr>
            <w:cnfStyle w:val="001000000000" w:firstRow="0" w:lastRow="0" w:firstColumn="1" w:lastColumn="0" w:oddVBand="0" w:evenVBand="0" w:oddHBand="0" w:evenHBand="0" w:firstRowFirstColumn="0" w:firstRowLastColumn="0" w:lastRowFirstColumn="0" w:lastRowLastColumn="0"/>
            <w:tcW w:w="1590" w:type="dxa"/>
          </w:tcPr>
          <w:p w14:paraId="0D9FC142" w14:textId="2194055B" w:rsidR="5753B616" w:rsidRDefault="5753B616" w:rsidP="5753B616">
            <w:pPr>
              <w:ind w:left="-20" w:right="-20"/>
              <w:jc w:val="center"/>
              <w:rPr>
                <w:rFonts w:ascii="Calibri" w:eastAsia="Calibri" w:hAnsi="Calibri" w:cs="Calibri"/>
              </w:rPr>
            </w:pPr>
            <w:proofErr w:type="spellStart"/>
            <w:r w:rsidRPr="5753B616">
              <w:rPr>
                <w:rFonts w:ascii="Calibri" w:eastAsia="Calibri" w:hAnsi="Calibri" w:cs="Calibri"/>
              </w:rPr>
              <w:t>PatchTST</w:t>
            </w:r>
            <w:proofErr w:type="spellEnd"/>
          </w:p>
        </w:tc>
        <w:tc>
          <w:tcPr>
            <w:tcW w:w="1440" w:type="dxa"/>
          </w:tcPr>
          <w:p w14:paraId="19EA6095" w14:textId="6A7CFB27" w:rsidR="5753B616" w:rsidRDefault="5753B616" w:rsidP="5753B616">
            <w:pPr>
              <w:ind w:left="-20" w:right="-20"/>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5753B616">
              <w:rPr>
                <w:rFonts w:ascii="Calibri" w:eastAsia="Calibri" w:hAnsi="Calibri" w:cs="Calibri"/>
              </w:rPr>
              <w:t>Time Series Forecasting Model</w:t>
            </w:r>
          </w:p>
        </w:tc>
        <w:tc>
          <w:tcPr>
            <w:tcW w:w="1530" w:type="dxa"/>
          </w:tcPr>
          <w:p w14:paraId="6EB3C88D" w14:textId="33D4E014" w:rsidR="5753B616" w:rsidRDefault="5753B616" w:rsidP="5753B616">
            <w:pPr>
              <w:ind w:left="-20" w:right="-20"/>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5753B616">
              <w:rPr>
                <w:rFonts w:ascii="Calibri" w:eastAsia="Calibri" w:hAnsi="Calibri" w:cs="Calibri"/>
              </w:rPr>
              <w:t>Multivariate time series forecasting and self-supervised representation learning</w:t>
            </w:r>
          </w:p>
        </w:tc>
        <w:tc>
          <w:tcPr>
            <w:tcW w:w="3525" w:type="dxa"/>
          </w:tcPr>
          <w:p w14:paraId="01B6638B" w14:textId="7A6B2C6D" w:rsidR="5753B616" w:rsidRDefault="5753B616" w:rsidP="5753B616">
            <w:pPr>
              <w:ind w:left="-20" w:right="-20"/>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5753B616">
              <w:rPr>
                <w:rFonts w:ascii="Calibri" w:eastAsia="Calibri" w:hAnsi="Calibri" w:cs="Calibri"/>
              </w:rPr>
              <w:t>Efficiently handles long-term forecasting with patching design, which reduces computation and memory usage. Performs well in self-supervised pre-training tasks. The complexity of model customization might be a challenge</w:t>
            </w:r>
          </w:p>
        </w:tc>
        <w:tc>
          <w:tcPr>
            <w:tcW w:w="1973" w:type="dxa"/>
          </w:tcPr>
          <w:p w14:paraId="25B05D37" w14:textId="2E94784D" w:rsidR="5753B616" w:rsidRDefault="5753B616" w:rsidP="5753B616">
            <w:pPr>
              <w:ind w:left="-20" w:right="-20"/>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5753B616">
              <w:rPr>
                <w:rFonts w:ascii="Calibri" w:eastAsia="Calibri" w:hAnsi="Calibri" w:cs="Calibri"/>
              </w:rPr>
              <w:t xml:space="preserve">Various based on </w:t>
            </w:r>
            <w:proofErr w:type="spellStart"/>
            <w:r w:rsidRPr="5753B616">
              <w:rPr>
                <w:rFonts w:ascii="Calibri" w:eastAsia="Calibri" w:hAnsi="Calibri" w:cs="Calibri"/>
              </w:rPr>
              <w:t>d_model</w:t>
            </w:r>
            <w:proofErr w:type="spellEnd"/>
            <w:r w:rsidRPr="5753B616">
              <w:rPr>
                <w:rFonts w:ascii="Calibri" w:eastAsia="Calibri" w:hAnsi="Calibri" w:cs="Calibri"/>
              </w:rPr>
              <w:t xml:space="preserve">, </w:t>
            </w:r>
            <w:proofErr w:type="spellStart"/>
            <w:r w:rsidRPr="5753B616">
              <w:rPr>
                <w:rFonts w:ascii="Calibri" w:eastAsia="Calibri" w:hAnsi="Calibri" w:cs="Calibri"/>
              </w:rPr>
              <w:t>num_hidden_layers</w:t>
            </w:r>
            <w:proofErr w:type="spellEnd"/>
            <w:r w:rsidRPr="5753B616">
              <w:rPr>
                <w:rFonts w:ascii="Calibri" w:eastAsia="Calibri" w:hAnsi="Calibri" w:cs="Calibri"/>
              </w:rPr>
              <w:t xml:space="preserve"> etc.    </w:t>
            </w:r>
          </w:p>
        </w:tc>
      </w:tr>
      <w:tr w:rsidR="3EC9BCA1" w14:paraId="306447FA" w14:textId="77777777" w:rsidTr="5753B616">
        <w:trPr>
          <w:trHeight w:val="1005"/>
        </w:trPr>
        <w:tc>
          <w:tcPr>
            <w:cnfStyle w:val="001000000000" w:firstRow="0" w:lastRow="0" w:firstColumn="1" w:lastColumn="0" w:oddVBand="0" w:evenVBand="0" w:oddHBand="0" w:evenHBand="0" w:firstRowFirstColumn="0" w:firstRowLastColumn="0" w:lastRowFirstColumn="0" w:lastRowLastColumn="0"/>
            <w:tcW w:w="1590" w:type="dxa"/>
          </w:tcPr>
          <w:p w14:paraId="4F961A3C" w14:textId="1188ED3E" w:rsidR="3EC9BCA1" w:rsidRDefault="3EC9BCA1" w:rsidP="3EC9BCA1">
            <w:pPr>
              <w:ind w:left="-20" w:right="-20"/>
              <w:jc w:val="center"/>
              <w:rPr>
                <w:rFonts w:ascii="Calibri" w:eastAsia="Calibri" w:hAnsi="Calibri" w:cs="Calibri"/>
              </w:rPr>
            </w:pPr>
            <w:proofErr w:type="spellStart"/>
            <w:r w:rsidRPr="3EC9BCA1">
              <w:rPr>
                <w:rFonts w:ascii="Calibri" w:eastAsia="Calibri" w:hAnsi="Calibri" w:cs="Calibri"/>
              </w:rPr>
              <w:t>PatchTSMixer</w:t>
            </w:r>
            <w:proofErr w:type="spellEnd"/>
          </w:p>
        </w:tc>
        <w:tc>
          <w:tcPr>
            <w:tcW w:w="1440" w:type="dxa"/>
          </w:tcPr>
          <w:p w14:paraId="099F9E64" w14:textId="6C9785B0"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3EC9BCA1">
              <w:rPr>
                <w:rFonts w:ascii="Calibri" w:eastAsia="Calibri" w:hAnsi="Calibri" w:cs="Calibri"/>
              </w:rPr>
              <w:t>Time Series Analysis Model/ MLP-Mixer based model</w:t>
            </w:r>
          </w:p>
        </w:tc>
        <w:tc>
          <w:tcPr>
            <w:tcW w:w="1530" w:type="dxa"/>
          </w:tcPr>
          <w:p w14:paraId="0690A457" w14:textId="587B8DDF"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3EC9BCA1">
              <w:rPr>
                <w:rFonts w:ascii="Calibri" w:eastAsia="Calibri" w:hAnsi="Calibri" w:cs="Calibri"/>
              </w:rPr>
              <w:t>Multivariate time series forecasting, classification, and regression</w:t>
            </w:r>
          </w:p>
        </w:tc>
        <w:tc>
          <w:tcPr>
            <w:tcW w:w="3525" w:type="dxa"/>
          </w:tcPr>
          <w:p w14:paraId="17344DC6" w14:textId="782CD16F"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3EC9BCA1">
              <w:rPr>
                <w:rFonts w:ascii="Calibri" w:eastAsia="Calibri" w:hAnsi="Calibri" w:cs="Calibri"/>
              </w:rPr>
              <w:t>Offers lightweight and effective mixing across patches and channels. It can be customized for various attention mechanisms. The model is more efficient than complex Transformer models, with less computing usage.</w:t>
            </w:r>
          </w:p>
        </w:tc>
        <w:tc>
          <w:tcPr>
            <w:tcW w:w="1973" w:type="dxa"/>
          </w:tcPr>
          <w:p w14:paraId="3174DE17" w14:textId="5B04B7DB" w:rsidR="3EC9BCA1" w:rsidRDefault="3EC9BCA1" w:rsidP="3EC9BCA1">
            <w:pPr>
              <w:ind w:left="-20" w:right="-20"/>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3EC9BCA1">
              <w:rPr>
                <w:rFonts w:ascii="Calibri" w:eastAsia="Calibri" w:hAnsi="Calibri" w:cs="Calibri"/>
              </w:rPr>
              <w:t xml:space="preserve">Various based on </w:t>
            </w:r>
            <w:proofErr w:type="spellStart"/>
            <w:r w:rsidRPr="3EC9BCA1">
              <w:rPr>
                <w:rFonts w:ascii="Calibri" w:eastAsia="Calibri" w:hAnsi="Calibri" w:cs="Calibri"/>
              </w:rPr>
              <w:t>d_model</w:t>
            </w:r>
            <w:proofErr w:type="spellEnd"/>
            <w:r w:rsidRPr="3EC9BCA1">
              <w:rPr>
                <w:rFonts w:ascii="Calibri" w:eastAsia="Calibri" w:hAnsi="Calibri" w:cs="Calibri"/>
              </w:rPr>
              <w:t xml:space="preserve">, </w:t>
            </w:r>
            <w:proofErr w:type="spellStart"/>
            <w:r w:rsidRPr="3EC9BCA1">
              <w:rPr>
                <w:rFonts w:ascii="Calibri" w:eastAsia="Calibri" w:hAnsi="Calibri" w:cs="Calibri"/>
              </w:rPr>
              <w:t>num_layers</w:t>
            </w:r>
            <w:proofErr w:type="spellEnd"/>
            <w:r w:rsidRPr="3EC9BCA1">
              <w:rPr>
                <w:rFonts w:ascii="Calibri" w:eastAsia="Calibri" w:hAnsi="Calibri" w:cs="Calibri"/>
              </w:rPr>
              <w:t xml:space="preserve"> etc.  </w:t>
            </w:r>
          </w:p>
        </w:tc>
      </w:tr>
      <w:tr w:rsidR="3EC9BCA1" w14:paraId="29071292" w14:textId="77777777" w:rsidTr="5753B616">
        <w:trPr>
          <w:cnfStyle w:val="000000100000" w:firstRow="0" w:lastRow="0" w:firstColumn="0" w:lastColumn="0" w:oddVBand="0" w:evenVBand="0" w:oddHBand="1" w:evenHBand="0" w:firstRowFirstColumn="0" w:firstRowLastColumn="0" w:lastRowFirstColumn="0" w:lastRowLastColumn="0"/>
          <w:trHeight w:val="1005"/>
        </w:trPr>
        <w:tc>
          <w:tcPr>
            <w:cnfStyle w:val="001000000000" w:firstRow="0" w:lastRow="0" w:firstColumn="1" w:lastColumn="0" w:oddVBand="0" w:evenVBand="0" w:oddHBand="0" w:evenHBand="0" w:firstRowFirstColumn="0" w:firstRowLastColumn="0" w:lastRowFirstColumn="0" w:lastRowLastColumn="0"/>
            <w:tcW w:w="1590" w:type="dxa"/>
          </w:tcPr>
          <w:p w14:paraId="73DE2E20" w14:textId="000F1860" w:rsidR="3EC9BCA1" w:rsidRDefault="3EC9BCA1" w:rsidP="3EC9BCA1">
            <w:pPr>
              <w:ind w:left="-20" w:right="-20"/>
              <w:jc w:val="center"/>
              <w:rPr>
                <w:rFonts w:ascii="Calibri" w:eastAsia="Calibri" w:hAnsi="Calibri" w:cs="Calibri"/>
              </w:rPr>
            </w:pPr>
            <w:r w:rsidRPr="3EC9BCA1">
              <w:rPr>
                <w:rFonts w:ascii="Calibri" w:eastAsia="Calibri" w:hAnsi="Calibri" w:cs="Calibri"/>
              </w:rPr>
              <w:t>Time Series Transformer</w:t>
            </w:r>
          </w:p>
        </w:tc>
        <w:tc>
          <w:tcPr>
            <w:tcW w:w="1440" w:type="dxa"/>
          </w:tcPr>
          <w:p w14:paraId="754A274C" w14:textId="6E53B54D" w:rsidR="3EC9BCA1" w:rsidRDefault="3EC9BCA1" w:rsidP="3EC9BCA1">
            <w:pPr>
              <w:ind w:left="-20" w:right="-20"/>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3EC9BCA1">
              <w:rPr>
                <w:rFonts w:ascii="Calibri" w:eastAsia="Calibri" w:hAnsi="Calibri" w:cs="Calibri"/>
              </w:rPr>
              <w:t>Vanilla encoder-decoder Transformer.</w:t>
            </w:r>
          </w:p>
        </w:tc>
        <w:tc>
          <w:tcPr>
            <w:tcW w:w="1530" w:type="dxa"/>
          </w:tcPr>
          <w:p w14:paraId="68E308F3" w14:textId="67E354A9" w:rsidR="3EC9BCA1" w:rsidRDefault="3EC9BCA1" w:rsidP="3EC9BCA1">
            <w:pPr>
              <w:ind w:left="-20" w:right="-20"/>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3EC9BCA1">
              <w:rPr>
                <w:rFonts w:ascii="Calibri" w:eastAsia="Calibri" w:hAnsi="Calibri" w:cs="Calibri"/>
              </w:rPr>
              <w:t>Probabilistic time series forecasting</w:t>
            </w:r>
          </w:p>
        </w:tc>
        <w:tc>
          <w:tcPr>
            <w:tcW w:w="3525" w:type="dxa"/>
          </w:tcPr>
          <w:p w14:paraId="373D174A" w14:textId="0828B1FE" w:rsidR="3EC9BCA1" w:rsidRDefault="3EC9BCA1" w:rsidP="3EC9BCA1">
            <w:pPr>
              <w:ind w:left="-20" w:right="-20"/>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3EC9BCA1">
              <w:rPr>
                <w:rFonts w:ascii="Calibri" w:eastAsia="Calibri" w:hAnsi="Calibri" w:cs="Calibri"/>
              </w:rPr>
              <w:t>Designed for diverse forecasting applications with flexibility in prediction horizons and input sizes. Complexity may increase with extensive feature types</w:t>
            </w:r>
          </w:p>
        </w:tc>
        <w:tc>
          <w:tcPr>
            <w:tcW w:w="1973" w:type="dxa"/>
          </w:tcPr>
          <w:p w14:paraId="76F49F17" w14:textId="5D31E1A8" w:rsidR="3EC9BCA1" w:rsidRDefault="3EC9BCA1" w:rsidP="3EC9BCA1">
            <w:pPr>
              <w:ind w:left="-20" w:right="-20"/>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3EC9BCA1">
              <w:rPr>
                <w:rFonts w:ascii="Calibri" w:eastAsia="Calibri" w:hAnsi="Calibri" w:cs="Calibri"/>
              </w:rPr>
              <w:t>Various based on configuration parameters</w:t>
            </w:r>
          </w:p>
        </w:tc>
      </w:tr>
    </w:tbl>
    <w:p w14:paraId="4DF8DDB4" w14:textId="5998AF92" w:rsidR="3EC9BCA1" w:rsidRDefault="3EC9BCA1" w:rsidP="3EC9BCA1">
      <w:pPr>
        <w:spacing w:line="257" w:lineRule="auto"/>
        <w:ind w:left="-20" w:right="-20"/>
        <w:jc w:val="both"/>
        <w:rPr>
          <w:rFonts w:ascii="Calibri" w:eastAsia="Calibri" w:hAnsi="Calibri" w:cs="Calibri"/>
          <w:b/>
          <w:bCs/>
        </w:rPr>
      </w:pPr>
    </w:p>
    <w:p w14:paraId="37046B33" w14:textId="20D77092" w:rsidR="4D3315AE" w:rsidRDefault="4D3315AE" w:rsidP="5753B616">
      <w:pPr>
        <w:spacing w:line="257" w:lineRule="auto"/>
        <w:ind w:left="-20" w:right="-20"/>
        <w:jc w:val="both"/>
        <w:rPr>
          <w:rFonts w:ascii="Calibri" w:eastAsia="Calibri" w:hAnsi="Calibri" w:cs="Calibri"/>
        </w:rPr>
      </w:pPr>
      <w:proofErr w:type="spellStart"/>
      <w:r w:rsidRPr="5753B616">
        <w:rPr>
          <w:rFonts w:ascii="Calibri" w:eastAsia="Calibri" w:hAnsi="Calibri" w:cs="Calibri"/>
        </w:rPr>
        <w:t>Autoformer</w:t>
      </w:r>
      <w:proofErr w:type="spellEnd"/>
      <w:r w:rsidRPr="5753B616">
        <w:rPr>
          <w:rFonts w:ascii="Calibri" w:eastAsia="Calibri" w:hAnsi="Calibri" w:cs="Calibri"/>
        </w:rPr>
        <w:t xml:space="preserve"> is a transformer architecture specifically designed for time series forecasting. It features a </w:t>
      </w:r>
      <w:r w:rsidR="507B2520" w:rsidRPr="5753B616">
        <w:rPr>
          <w:rFonts w:ascii="Calibri" w:eastAsia="Calibri" w:hAnsi="Calibri" w:cs="Calibri"/>
        </w:rPr>
        <w:t xml:space="preserve">Decomposition Layer that decomposes the input time series into trend and seasonal components, allowing the model to effectively capture </w:t>
      </w:r>
      <w:r w:rsidR="227F66C9" w:rsidRPr="5753B616">
        <w:rPr>
          <w:rFonts w:ascii="Calibri" w:eastAsia="Calibri" w:hAnsi="Calibri" w:cs="Calibri"/>
        </w:rPr>
        <w:t xml:space="preserve">essential </w:t>
      </w:r>
      <w:r w:rsidR="507B2520" w:rsidRPr="5753B616">
        <w:rPr>
          <w:rFonts w:ascii="Calibri" w:eastAsia="Calibri" w:hAnsi="Calibri" w:cs="Calibri"/>
        </w:rPr>
        <w:t xml:space="preserve">patterns. </w:t>
      </w:r>
      <w:r w:rsidR="0053DF55" w:rsidRPr="5753B616">
        <w:rPr>
          <w:rFonts w:ascii="Calibri" w:eastAsia="Calibri" w:hAnsi="Calibri" w:cs="Calibri"/>
        </w:rPr>
        <w:t>I</w:t>
      </w:r>
      <w:r w:rsidR="507B2520" w:rsidRPr="5753B616">
        <w:rPr>
          <w:rFonts w:ascii="Calibri" w:eastAsia="Calibri" w:hAnsi="Calibri" w:cs="Calibri"/>
        </w:rPr>
        <w:t xml:space="preserve">nstead of the standard self-attention mechanism used in vanilla transformers, Auto former employs an Autocorrelation Mechanism that captures frequency-based dependencies in the data, which are particularly relevant for time series analysis. </w:t>
      </w:r>
      <w:r w:rsidR="2BE300B4" w:rsidRPr="5753B616">
        <w:rPr>
          <w:rFonts w:ascii="Calibri" w:eastAsia="Calibri" w:hAnsi="Calibri" w:cs="Calibri"/>
        </w:rPr>
        <w:t>Its</w:t>
      </w:r>
      <w:r w:rsidR="507B2520" w:rsidRPr="5753B616">
        <w:rPr>
          <w:rFonts w:ascii="Calibri" w:eastAsia="Calibri" w:hAnsi="Calibri" w:cs="Calibri"/>
        </w:rPr>
        <w:t xml:space="preserve"> Time Delay Aggregation component </w:t>
      </w:r>
      <w:r w:rsidR="2F9C4D74" w:rsidRPr="5753B616">
        <w:rPr>
          <w:rFonts w:ascii="Calibri" w:eastAsia="Calibri" w:hAnsi="Calibri" w:cs="Calibri"/>
        </w:rPr>
        <w:t xml:space="preserve">enhances the temporal dependency recognition, making </w:t>
      </w:r>
      <w:proofErr w:type="spellStart"/>
      <w:r w:rsidR="2F9C4D74" w:rsidRPr="5753B616">
        <w:rPr>
          <w:rFonts w:ascii="Calibri" w:eastAsia="Calibri" w:hAnsi="Calibri" w:cs="Calibri"/>
        </w:rPr>
        <w:t>Autoformer</w:t>
      </w:r>
      <w:proofErr w:type="spellEnd"/>
      <w:r w:rsidR="2F9C4D74" w:rsidRPr="5753B616">
        <w:rPr>
          <w:rFonts w:ascii="Calibri" w:eastAsia="Calibri" w:hAnsi="Calibri" w:cs="Calibri"/>
        </w:rPr>
        <w:t xml:space="preserve"> </w:t>
      </w:r>
      <w:r w:rsidR="507B2520" w:rsidRPr="5753B616">
        <w:rPr>
          <w:rFonts w:ascii="Calibri" w:eastAsia="Calibri" w:hAnsi="Calibri" w:cs="Calibri"/>
        </w:rPr>
        <w:t>well-suited for multivariate time series forecasting problems.</w:t>
      </w:r>
      <w:r w:rsidR="25501762" w:rsidRPr="5753B616">
        <w:rPr>
          <w:rFonts w:ascii="Calibri" w:eastAsia="Calibri" w:hAnsi="Calibri" w:cs="Calibri"/>
        </w:rPr>
        <w:t xml:space="preserve"> Thi</w:t>
      </w:r>
      <w:r w:rsidR="5C8C861B" w:rsidRPr="5753B616">
        <w:rPr>
          <w:rFonts w:ascii="Calibri" w:eastAsia="Calibri" w:hAnsi="Calibri" w:cs="Calibri"/>
        </w:rPr>
        <w:t>s</w:t>
      </w:r>
      <w:r w:rsidR="25501762" w:rsidRPr="5753B616">
        <w:rPr>
          <w:rFonts w:ascii="Calibri" w:eastAsia="Calibri" w:hAnsi="Calibri" w:cs="Calibri"/>
        </w:rPr>
        <w:t xml:space="preserve"> architecture addresses time series characteristics like seasonality and temporal dependencies more effectively.</w:t>
      </w:r>
    </w:p>
    <w:p w14:paraId="38E9F46B" w14:textId="2141E43A" w:rsidR="58D25863" w:rsidRDefault="58D25863" w:rsidP="5753B616">
      <w:pPr>
        <w:spacing w:line="257" w:lineRule="auto"/>
        <w:ind w:left="-20" w:right="-20"/>
        <w:jc w:val="both"/>
        <w:rPr>
          <w:rFonts w:ascii="Calibri" w:eastAsia="Calibri" w:hAnsi="Calibri" w:cs="Calibri"/>
        </w:rPr>
      </w:pPr>
      <w:r w:rsidRPr="5753B616">
        <w:rPr>
          <w:rFonts w:ascii="Calibri" w:eastAsia="Calibri" w:hAnsi="Calibri" w:cs="Calibri"/>
        </w:rPr>
        <w:t xml:space="preserve">Informer </w:t>
      </w:r>
      <w:r w:rsidR="19DC182E" w:rsidRPr="5753B616">
        <w:rPr>
          <w:rFonts w:ascii="Calibri" w:eastAsia="Calibri" w:hAnsi="Calibri" w:cs="Calibri"/>
        </w:rPr>
        <w:t xml:space="preserve">addresses </w:t>
      </w:r>
      <w:r w:rsidRPr="5753B616">
        <w:rPr>
          <w:rFonts w:ascii="Calibri" w:eastAsia="Calibri" w:hAnsi="Calibri" w:cs="Calibri"/>
        </w:rPr>
        <w:t xml:space="preserve">Long Sequence Time Series Forecasting </w:t>
      </w:r>
      <w:r w:rsidR="250D4B8F" w:rsidRPr="5753B616">
        <w:rPr>
          <w:rFonts w:ascii="Calibri" w:eastAsia="Calibri" w:hAnsi="Calibri" w:cs="Calibri"/>
        </w:rPr>
        <w:t xml:space="preserve">challenges. Traditional </w:t>
      </w:r>
      <w:r w:rsidRPr="5753B616">
        <w:rPr>
          <w:rFonts w:ascii="Calibri" w:eastAsia="Calibri" w:hAnsi="Calibri" w:cs="Calibri"/>
        </w:rPr>
        <w:t xml:space="preserve">transformers struggle with computational </w:t>
      </w:r>
      <w:r w:rsidR="698AEFB3" w:rsidRPr="5753B616">
        <w:rPr>
          <w:rFonts w:ascii="Calibri" w:eastAsia="Calibri" w:hAnsi="Calibri" w:cs="Calibri"/>
        </w:rPr>
        <w:t xml:space="preserve">burdens in processing </w:t>
      </w:r>
      <w:r w:rsidRPr="5753B616">
        <w:rPr>
          <w:rFonts w:ascii="Calibri" w:eastAsia="Calibri" w:hAnsi="Calibri" w:cs="Calibri"/>
        </w:rPr>
        <w:t>long sequences</w:t>
      </w:r>
      <w:r w:rsidR="72DD5DDA" w:rsidRPr="5753B616">
        <w:rPr>
          <w:rFonts w:ascii="Calibri" w:eastAsia="Calibri" w:hAnsi="Calibri" w:cs="Calibri"/>
        </w:rPr>
        <w:t xml:space="preserve"> due to the quadratic scaling of the attention mechanism</w:t>
      </w:r>
      <w:r w:rsidRPr="5753B616">
        <w:rPr>
          <w:rFonts w:ascii="Calibri" w:eastAsia="Calibri" w:hAnsi="Calibri" w:cs="Calibri"/>
        </w:rPr>
        <w:t xml:space="preserve">. </w:t>
      </w:r>
      <w:r w:rsidRPr="5753B616">
        <w:rPr>
          <w:rFonts w:ascii="Calibri" w:eastAsia="Calibri" w:hAnsi="Calibri" w:cs="Calibri"/>
        </w:rPr>
        <w:lastRenderedPageBreak/>
        <w:t xml:space="preserve">Informer Model addresses this issue with </w:t>
      </w:r>
      <w:proofErr w:type="spellStart"/>
      <w:r w:rsidRPr="5753B616">
        <w:rPr>
          <w:rFonts w:ascii="Calibri" w:eastAsia="Calibri" w:hAnsi="Calibri" w:cs="Calibri"/>
        </w:rPr>
        <w:t>ProbSparse</w:t>
      </w:r>
      <w:proofErr w:type="spellEnd"/>
      <w:r w:rsidRPr="5753B616">
        <w:rPr>
          <w:rFonts w:ascii="Calibri" w:eastAsia="Calibri" w:hAnsi="Calibri" w:cs="Calibri"/>
        </w:rPr>
        <w:t xml:space="preserve"> Self-Attention. This replaces the standard attention with a more efficient one that focuses mainly on the important part of the sequence. This also helps in reducing the time and memory complexity. </w:t>
      </w:r>
      <w:r w:rsidR="223C44DF" w:rsidRPr="5753B616">
        <w:rPr>
          <w:rFonts w:ascii="Calibri" w:eastAsia="Calibri" w:hAnsi="Calibri" w:cs="Calibri"/>
        </w:rPr>
        <w:t xml:space="preserve">It also incorporates </w:t>
      </w:r>
      <w:r w:rsidRPr="5753B616">
        <w:rPr>
          <w:rFonts w:ascii="Calibri" w:eastAsia="Calibri" w:hAnsi="Calibri" w:cs="Calibri"/>
        </w:rPr>
        <w:t>Self-Attention distilling</w:t>
      </w:r>
      <w:r w:rsidR="635C1A4F" w:rsidRPr="5753B616">
        <w:rPr>
          <w:rFonts w:ascii="Calibri" w:eastAsia="Calibri" w:hAnsi="Calibri" w:cs="Calibri"/>
        </w:rPr>
        <w:t xml:space="preserve">, which also </w:t>
      </w:r>
      <w:r w:rsidRPr="5753B616">
        <w:rPr>
          <w:rFonts w:ascii="Calibri" w:eastAsia="Calibri" w:hAnsi="Calibri" w:cs="Calibri"/>
        </w:rPr>
        <w:t>ma</w:t>
      </w:r>
      <w:r w:rsidR="7E8E85A9" w:rsidRPr="5753B616">
        <w:rPr>
          <w:rFonts w:ascii="Calibri" w:eastAsia="Calibri" w:hAnsi="Calibri" w:cs="Calibri"/>
        </w:rPr>
        <w:t xml:space="preserve">nages </w:t>
      </w:r>
      <w:r w:rsidRPr="5753B616">
        <w:rPr>
          <w:rFonts w:ascii="Calibri" w:eastAsia="Calibri" w:hAnsi="Calibri" w:cs="Calibri"/>
        </w:rPr>
        <w:t xml:space="preserve">long </w:t>
      </w:r>
      <w:r w:rsidR="16F60B45" w:rsidRPr="5753B616">
        <w:rPr>
          <w:rFonts w:ascii="Calibri" w:eastAsia="Calibri" w:hAnsi="Calibri" w:cs="Calibri"/>
        </w:rPr>
        <w:t>input while</w:t>
      </w:r>
      <w:r w:rsidR="6DD99A59" w:rsidRPr="5753B616">
        <w:rPr>
          <w:rFonts w:ascii="Calibri" w:eastAsia="Calibri" w:hAnsi="Calibri" w:cs="Calibri"/>
        </w:rPr>
        <w:t xml:space="preserve"> </w:t>
      </w:r>
      <w:r w:rsidRPr="5753B616">
        <w:rPr>
          <w:rFonts w:ascii="Calibri" w:eastAsia="Calibri" w:hAnsi="Calibri" w:cs="Calibri"/>
        </w:rPr>
        <w:t>preserving the dominant attention patterns.</w:t>
      </w:r>
    </w:p>
    <w:p w14:paraId="7D20304F" w14:textId="3FCEDA6F" w:rsidR="0B1F8C69" w:rsidRDefault="0B1F8C69" w:rsidP="5753B616">
      <w:pPr>
        <w:jc w:val="both"/>
        <w:rPr>
          <w:rFonts w:ascii="Calibri" w:eastAsia="Calibri" w:hAnsi="Calibri" w:cs="Calibri"/>
        </w:rPr>
      </w:pPr>
      <w:r>
        <w:t xml:space="preserve">The Patch Time Series Transformer </w:t>
      </w:r>
      <w:r w:rsidR="0E5587B2">
        <w:t>(</w:t>
      </w:r>
      <w:proofErr w:type="spellStart"/>
      <w:r w:rsidR="0E5587B2">
        <w:t>PatchTST</w:t>
      </w:r>
      <w:proofErr w:type="spellEnd"/>
      <w:r w:rsidR="0E5587B2">
        <w:t xml:space="preserve">) </w:t>
      </w:r>
      <w:r>
        <w:t>introduces a transformative approach in the analysis and forecasting of multivariate time series data, utilizing a unique channel</w:t>
      </w:r>
      <w:r w:rsidR="63C74B44">
        <w:t xml:space="preserve"> </w:t>
      </w:r>
      <w:r>
        <w:t xml:space="preserve">independent processing framework. </w:t>
      </w:r>
      <w:r w:rsidR="77C8ECDB">
        <w:t xml:space="preserve">This approach enables </w:t>
      </w:r>
      <w:proofErr w:type="spellStart"/>
      <w:r>
        <w:t>PatchTST</w:t>
      </w:r>
      <w:proofErr w:type="spellEnd"/>
      <w:r>
        <w:t xml:space="preserve"> </w:t>
      </w:r>
      <w:r w:rsidR="46554860">
        <w:t xml:space="preserve">to </w:t>
      </w:r>
      <w:r>
        <w:t xml:space="preserve">dissect and understand the intricate patterns and relationships within the data with precision. </w:t>
      </w:r>
      <w:r w:rsidR="1E9A44D4" w:rsidRPr="5753B616">
        <w:rPr>
          <w:rFonts w:ascii="Calibri" w:eastAsia="Calibri" w:hAnsi="Calibri" w:cs="Calibri"/>
        </w:rPr>
        <w:t xml:space="preserve">It integrates advanced </w:t>
      </w:r>
      <w:r w:rsidRPr="5753B616">
        <w:rPr>
          <w:rFonts w:ascii="Calibri" w:eastAsia="Calibri" w:hAnsi="Calibri" w:cs="Calibri"/>
        </w:rPr>
        <w:t xml:space="preserve">neural architectures and attention mechanisms, </w:t>
      </w:r>
      <w:r w:rsidR="30242B96" w:rsidRPr="5753B616">
        <w:rPr>
          <w:rFonts w:ascii="Calibri" w:eastAsia="Calibri" w:hAnsi="Calibri" w:cs="Calibri"/>
        </w:rPr>
        <w:t xml:space="preserve">balancing forecasting </w:t>
      </w:r>
      <w:r w:rsidR="69EE5773" w:rsidRPr="5753B616">
        <w:rPr>
          <w:rFonts w:ascii="Calibri" w:eastAsia="Calibri" w:hAnsi="Calibri" w:cs="Calibri"/>
        </w:rPr>
        <w:t>ability</w:t>
      </w:r>
      <w:r w:rsidR="30242B96" w:rsidRPr="5753B616">
        <w:rPr>
          <w:rFonts w:ascii="Calibri" w:eastAsia="Calibri" w:hAnsi="Calibri" w:cs="Calibri"/>
        </w:rPr>
        <w:t xml:space="preserve"> and </w:t>
      </w:r>
      <w:r w:rsidR="4D4687EE" w:rsidRPr="5753B616">
        <w:rPr>
          <w:rFonts w:ascii="Calibri" w:eastAsia="Calibri" w:hAnsi="Calibri" w:cs="Calibri"/>
        </w:rPr>
        <w:t>computational</w:t>
      </w:r>
      <w:r w:rsidR="30242B96" w:rsidRPr="5753B616">
        <w:rPr>
          <w:rFonts w:ascii="Calibri" w:eastAsia="Calibri" w:hAnsi="Calibri" w:cs="Calibri"/>
        </w:rPr>
        <w:t xml:space="preserve"> efficiency, making it suitable for applications requiring high-dimensional data analysis and rapid </w:t>
      </w:r>
      <w:r w:rsidR="151964E5" w:rsidRPr="5753B616">
        <w:rPr>
          <w:rFonts w:ascii="Calibri" w:eastAsia="Calibri" w:hAnsi="Calibri" w:cs="Calibri"/>
        </w:rPr>
        <w:t>predictions</w:t>
      </w:r>
      <w:r w:rsidR="30242B96" w:rsidRPr="5753B616">
        <w:rPr>
          <w:rFonts w:ascii="Calibri" w:eastAsia="Calibri" w:hAnsi="Calibri" w:cs="Calibri"/>
        </w:rPr>
        <w:t>.</w:t>
      </w:r>
    </w:p>
    <w:p w14:paraId="3DD8FE17" w14:textId="5BB25584" w:rsidR="067B845B" w:rsidRDefault="067B845B" w:rsidP="5753B616">
      <w:pPr>
        <w:jc w:val="both"/>
      </w:pPr>
      <w:r>
        <w:t>Patch Time Series Mixer (</w:t>
      </w:r>
      <w:proofErr w:type="spellStart"/>
      <w:r>
        <w:t>PatchTSMixer</w:t>
      </w:r>
      <w:proofErr w:type="spellEnd"/>
      <w:r>
        <w:t>)</w:t>
      </w:r>
      <w:r w:rsidR="58EBEB94">
        <w:t xml:space="preserve">, for </w:t>
      </w:r>
      <w:r>
        <w:t>multivariate time series forecasting</w:t>
      </w:r>
      <w:r w:rsidR="7ACE302D">
        <w:t>,</w:t>
      </w:r>
      <w:r>
        <w:t xml:space="preserve"> </w:t>
      </w:r>
      <w:r w:rsidR="0D0BCA47">
        <w:t xml:space="preserve">segments </w:t>
      </w:r>
      <w:r>
        <w:t>the data into patches</w:t>
      </w:r>
      <w:r w:rsidR="6777BF62">
        <w:t xml:space="preserve"> for processing</w:t>
      </w:r>
      <w:r>
        <w:t xml:space="preserve">. This approach </w:t>
      </w:r>
      <w:r w:rsidR="0FAF6E9C">
        <w:t xml:space="preserve">allows the model to </w:t>
      </w:r>
      <w:r>
        <w:t xml:space="preserve">focus on localized </w:t>
      </w:r>
      <w:r w:rsidR="00C6584A">
        <w:t>patterns,</w:t>
      </w:r>
      <w:r w:rsidR="19096338">
        <w:t xml:space="preserve"> offering an </w:t>
      </w:r>
      <w:r>
        <w:t>efficient analysis of time dependencies</w:t>
      </w:r>
      <w:r w:rsidR="4F05E84A">
        <w:t xml:space="preserve"> </w:t>
      </w:r>
      <w:r w:rsidR="001B43BB">
        <w:fldChar w:fldCharType="begin"/>
      </w:r>
      <w:r w:rsidR="00755DB8">
        <w:instrText xml:space="preserve"> ADDIN ZOTERO_ITEM CSL_CITATION {"citationID":"MUls7m2J","properties":{"formattedCitation":"[2]","plainCitation":"[2]","noteIndex":0},"citationItems":[{"id":48,"uris":["http://zotero.org/users/14044435/items/9GPVEC69"],"itemData":{"id":48,"type":"webpage","abstract":"We’re on a journey to advance and democratize artificial intelligence through open source and open science.","title":"PatchTSMixer","URL":"https://huggingface.co/docs/transformers/en/model_doc/patchtsmixer","accessed":{"date-parts":[["2024",5,1]]}}}],"schema":"https://github.com/citation-style-language/schema/raw/master/csl-citation.json"} </w:instrText>
      </w:r>
      <w:r w:rsidR="001B43BB">
        <w:fldChar w:fldCharType="separate"/>
      </w:r>
      <w:r w:rsidR="00755DB8" w:rsidRPr="00755DB8">
        <w:rPr>
          <w:rFonts w:ascii="Calibri" w:hAnsi="Calibri" w:cs="Calibri"/>
        </w:rPr>
        <w:t>[2]</w:t>
      </w:r>
      <w:r w:rsidR="001B43BB">
        <w:fldChar w:fldCharType="end"/>
      </w:r>
      <w:r w:rsidR="555605C9">
        <w:t>.</w:t>
      </w:r>
      <w:r>
        <w:t xml:space="preserve"> </w:t>
      </w:r>
      <w:r w:rsidR="6F64E5B5">
        <w:t xml:space="preserve">It employs an </w:t>
      </w:r>
      <w:r w:rsidR="4E8050A4">
        <w:t>inter-channel correlation</w:t>
      </w:r>
      <w:r>
        <w:t xml:space="preserve"> instead </w:t>
      </w:r>
      <w:r w:rsidR="7A42217F">
        <w:t xml:space="preserve">of </w:t>
      </w:r>
      <w:r>
        <w:t>a channel-independent strategy</w:t>
      </w:r>
      <w:r w:rsidR="6F1A936D">
        <w:t xml:space="preserve">, which </w:t>
      </w:r>
      <w:r>
        <w:t>reduces computational overhead and enhances forecasting accuracy</w:t>
      </w:r>
      <w:r w:rsidR="7DA776A8">
        <w:t>.</w:t>
      </w:r>
    </w:p>
    <w:p w14:paraId="3685202D" w14:textId="1CA38673" w:rsidR="30C26948" w:rsidRDefault="2F0805CE" w:rsidP="5753B616">
      <w:pPr>
        <w:spacing w:line="257" w:lineRule="auto"/>
        <w:jc w:val="both"/>
        <w:rPr>
          <w:rFonts w:ascii="Calibri" w:eastAsia="Calibri" w:hAnsi="Calibri" w:cs="Calibri"/>
        </w:rPr>
      </w:pPr>
      <w:r w:rsidRPr="5753B616">
        <w:rPr>
          <w:rFonts w:ascii="Calibri" w:eastAsia="Calibri" w:hAnsi="Calibri" w:cs="Calibri"/>
        </w:rPr>
        <w:t>The time series transformer</w:t>
      </w:r>
      <w:r w:rsidR="7CEA1E02" w:rsidRPr="5753B616">
        <w:rPr>
          <w:rFonts w:ascii="Calibri" w:eastAsia="Calibri" w:hAnsi="Calibri" w:cs="Calibri"/>
        </w:rPr>
        <w:t>,</w:t>
      </w:r>
      <w:r w:rsidRPr="5753B616">
        <w:rPr>
          <w:rFonts w:ascii="Calibri" w:eastAsia="Calibri" w:hAnsi="Calibri" w:cs="Calibri"/>
        </w:rPr>
        <w:t xml:space="preserve"> a vanilla encoder-decoder </w:t>
      </w:r>
      <w:r w:rsidR="1C2BF7AC" w:rsidRPr="5753B616">
        <w:rPr>
          <w:rFonts w:ascii="Calibri" w:eastAsia="Calibri" w:hAnsi="Calibri" w:cs="Calibri"/>
        </w:rPr>
        <w:t>transformer</w:t>
      </w:r>
      <w:r w:rsidRPr="5753B616">
        <w:rPr>
          <w:rFonts w:ascii="Calibri" w:eastAsia="Calibri" w:hAnsi="Calibri" w:cs="Calibri"/>
        </w:rPr>
        <w:t xml:space="preserve"> </w:t>
      </w:r>
      <w:r w:rsidR="4E1187FA" w:rsidRPr="5753B616">
        <w:rPr>
          <w:rFonts w:ascii="Calibri" w:eastAsia="Calibri" w:hAnsi="Calibri" w:cs="Calibri"/>
        </w:rPr>
        <w:t xml:space="preserve">model, </w:t>
      </w:r>
      <w:r w:rsidR="4D9C3B09" w:rsidRPr="5753B616">
        <w:rPr>
          <w:rFonts w:ascii="Calibri" w:eastAsia="Calibri" w:hAnsi="Calibri" w:cs="Calibri"/>
        </w:rPr>
        <w:t xml:space="preserve">is </w:t>
      </w:r>
      <w:r w:rsidR="563F5B46" w:rsidRPr="5753B616">
        <w:rPr>
          <w:rFonts w:ascii="Calibri" w:eastAsia="Calibri" w:hAnsi="Calibri" w:cs="Calibri"/>
        </w:rPr>
        <w:t xml:space="preserve">designed </w:t>
      </w:r>
      <w:r w:rsidR="4D9C3B09" w:rsidRPr="5753B616">
        <w:rPr>
          <w:rFonts w:ascii="Calibri" w:eastAsia="Calibri" w:hAnsi="Calibri" w:cs="Calibri"/>
        </w:rPr>
        <w:t>tailored for time series forecasting. It functions as a probabilistic forecaster, focusing on learning a distr</w:t>
      </w:r>
      <w:r w:rsidR="7A481D0B" w:rsidRPr="5753B616">
        <w:rPr>
          <w:rFonts w:ascii="Calibri" w:eastAsia="Calibri" w:hAnsi="Calibri" w:cs="Calibri"/>
        </w:rPr>
        <w:t>i</w:t>
      </w:r>
      <w:r w:rsidR="4D9C3B09" w:rsidRPr="5753B616">
        <w:rPr>
          <w:rFonts w:ascii="Calibri" w:eastAsia="Calibri" w:hAnsi="Calibri" w:cs="Calibri"/>
        </w:rPr>
        <w:t>bution from which future values can be extracted. Its architecture consists of an encoder, which process</w:t>
      </w:r>
      <w:r w:rsidR="4F63A72B" w:rsidRPr="5753B616">
        <w:rPr>
          <w:rFonts w:ascii="Calibri" w:eastAsia="Calibri" w:hAnsi="Calibri" w:cs="Calibri"/>
        </w:rPr>
        <w:t>es input</w:t>
      </w:r>
      <w:r w:rsidR="4F4E0B9E" w:rsidRPr="5753B616">
        <w:rPr>
          <w:rFonts w:ascii="Calibri" w:eastAsia="Calibri" w:hAnsi="Calibri" w:cs="Calibri"/>
        </w:rPr>
        <w:t>,</w:t>
      </w:r>
      <w:r w:rsidR="4F63A72B" w:rsidRPr="5753B616">
        <w:rPr>
          <w:rFonts w:ascii="Calibri" w:eastAsia="Calibri" w:hAnsi="Calibri" w:cs="Calibri"/>
        </w:rPr>
        <w:t xml:space="preserve"> and </w:t>
      </w:r>
      <w:r w:rsidR="281C1496" w:rsidRPr="5753B616">
        <w:rPr>
          <w:rFonts w:ascii="Calibri" w:eastAsia="Calibri" w:hAnsi="Calibri" w:cs="Calibri"/>
        </w:rPr>
        <w:t xml:space="preserve">a decoder is used for generating </w:t>
      </w:r>
      <w:r w:rsidR="4F63A72B" w:rsidRPr="5753B616">
        <w:rPr>
          <w:rFonts w:ascii="Calibri" w:eastAsia="Calibri" w:hAnsi="Calibri" w:cs="Calibri"/>
        </w:rPr>
        <w:t>output</w:t>
      </w:r>
      <w:r w:rsidRPr="5753B616">
        <w:rPr>
          <w:rFonts w:ascii="Calibri" w:eastAsia="Calibri" w:hAnsi="Calibri" w:cs="Calibri"/>
        </w:rPr>
        <w:t xml:space="preserve"> </w:t>
      </w:r>
      <w:r w:rsidR="317ECA36" w:rsidRPr="5753B616">
        <w:rPr>
          <w:rFonts w:ascii="Calibri" w:eastAsia="Calibri" w:hAnsi="Calibri" w:cs="Calibri"/>
        </w:rPr>
        <w:t xml:space="preserve">future values </w:t>
      </w:r>
      <w:r w:rsidR="08F5C6EB" w:rsidRPr="5753B616">
        <w:rPr>
          <w:rFonts w:ascii="Calibri" w:eastAsia="Calibri" w:hAnsi="Calibri" w:cs="Calibri"/>
        </w:rPr>
        <w:t>predictions</w:t>
      </w:r>
      <w:r w:rsidR="317ECA36" w:rsidRPr="5753B616">
        <w:rPr>
          <w:rFonts w:ascii="Calibri" w:eastAsia="Calibri" w:hAnsi="Calibri" w:cs="Calibri"/>
        </w:rPr>
        <w:t xml:space="preserve">. The model </w:t>
      </w:r>
      <w:r w:rsidR="41571A4E" w:rsidRPr="5753B616">
        <w:rPr>
          <w:rFonts w:ascii="Calibri" w:eastAsia="Calibri" w:hAnsi="Calibri" w:cs="Calibri"/>
        </w:rPr>
        <w:t>integrates</w:t>
      </w:r>
      <w:r w:rsidR="317ECA36" w:rsidRPr="5753B616">
        <w:rPr>
          <w:rFonts w:ascii="Calibri" w:eastAsia="Calibri" w:hAnsi="Calibri" w:cs="Calibri"/>
        </w:rPr>
        <w:t xml:space="preserve"> additional </w:t>
      </w:r>
      <w:r w:rsidR="00C6584A">
        <w:rPr>
          <w:rFonts w:ascii="Calibri" w:eastAsia="Calibri" w:hAnsi="Calibri" w:cs="Calibri"/>
        </w:rPr>
        <w:t>components,</w:t>
      </w:r>
      <w:r w:rsidR="317ECA36" w:rsidRPr="5753B616">
        <w:rPr>
          <w:rFonts w:ascii="Calibri" w:eastAsia="Calibri" w:hAnsi="Calibri" w:cs="Calibri"/>
        </w:rPr>
        <w:t xml:space="preserve"> such as temporal and static categorical features, enhancing its predictive </w:t>
      </w:r>
      <w:r w:rsidR="13002552" w:rsidRPr="5753B616">
        <w:rPr>
          <w:rFonts w:ascii="Calibri" w:eastAsia="Calibri" w:hAnsi="Calibri" w:cs="Calibri"/>
        </w:rPr>
        <w:t>accuracy</w:t>
      </w:r>
      <w:r w:rsidR="317ECA36" w:rsidRPr="5753B616">
        <w:rPr>
          <w:rFonts w:ascii="Calibri" w:eastAsia="Calibri" w:hAnsi="Calibri" w:cs="Calibri"/>
        </w:rPr>
        <w:t xml:space="preserve">. The strength of this model is that it </w:t>
      </w:r>
      <w:r w:rsidR="312A90AE" w:rsidRPr="5753B616">
        <w:rPr>
          <w:rFonts w:ascii="Calibri" w:eastAsia="Calibri" w:hAnsi="Calibri" w:cs="Calibri"/>
        </w:rPr>
        <w:t>can handle</w:t>
      </w:r>
      <w:r w:rsidR="39014FFE" w:rsidRPr="5753B616">
        <w:rPr>
          <w:rFonts w:ascii="Calibri" w:eastAsia="Calibri" w:hAnsi="Calibri" w:cs="Calibri"/>
        </w:rPr>
        <w:t xml:space="preserve"> diverse forecasting scenarios, </w:t>
      </w:r>
      <w:r w:rsidR="1731AF2A" w:rsidRPr="5753B616">
        <w:rPr>
          <w:rFonts w:ascii="Calibri" w:eastAsia="Calibri" w:hAnsi="Calibri" w:cs="Calibri"/>
        </w:rPr>
        <w:t>accommodating</w:t>
      </w:r>
      <w:r w:rsidR="39014FFE" w:rsidRPr="5753B616">
        <w:rPr>
          <w:rFonts w:ascii="Calibri" w:eastAsia="Calibri" w:hAnsi="Calibri" w:cs="Calibri"/>
        </w:rPr>
        <w:t xml:space="preserve"> varying lengths of predictions and input dimensions, </w:t>
      </w:r>
      <w:r w:rsidR="312A90AE" w:rsidRPr="5753B616">
        <w:rPr>
          <w:rFonts w:ascii="Calibri" w:eastAsia="Calibri" w:hAnsi="Calibri" w:cs="Calibri"/>
        </w:rPr>
        <w:t>and</w:t>
      </w:r>
      <w:r w:rsidR="39014FFE" w:rsidRPr="5753B616">
        <w:rPr>
          <w:rFonts w:ascii="Calibri" w:eastAsia="Calibri" w:hAnsi="Calibri" w:cs="Calibri"/>
        </w:rPr>
        <w:t xml:space="preserve"> multiple feature types.</w:t>
      </w:r>
    </w:p>
    <w:p w14:paraId="68486242" w14:textId="0197EB62" w:rsidR="0AAE742E" w:rsidRDefault="0AAE742E" w:rsidP="6E2121BE">
      <w:pPr>
        <w:spacing w:line="257" w:lineRule="auto"/>
        <w:ind w:left="-20" w:right="-20"/>
        <w:jc w:val="both"/>
      </w:pPr>
      <w:r w:rsidRPr="6E2121BE">
        <w:rPr>
          <w:rFonts w:ascii="Calibri" w:eastAsia="Calibri" w:hAnsi="Calibri" w:cs="Calibri"/>
          <w:b/>
          <w:bCs/>
        </w:rPr>
        <w:t>Integrated VAE-GAN Architecture</w:t>
      </w:r>
    </w:p>
    <w:p w14:paraId="4BBC7B53" w14:textId="5C8CA633" w:rsidR="3EC9BCA1" w:rsidRDefault="2E98B1C5" w:rsidP="5753B616">
      <w:pPr>
        <w:spacing w:line="257" w:lineRule="auto"/>
        <w:ind w:left="-20" w:right="-20"/>
        <w:jc w:val="both"/>
        <w:rPr>
          <w:rFonts w:ascii="Calibri" w:eastAsia="Calibri" w:hAnsi="Calibri" w:cs="Calibri"/>
        </w:rPr>
      </w:pPr>
      <w:r w:rsidRPr="5753B616">
        <w:rPr>
          <w:rFonts w:ascii="Calibri" w:eastAsia="Calibri" w:hAnsi="Calibri" w:cs="Calibri"/>
        </w:rPr>
        <w:t xml:space="preserve">The integrated Variational Autoencoders (VAE) and Generative Adversarial Networks (GAN) architecture </w:t>
      </w:r>
      <w:r w:rsidR="0AAE742E" w:rsidRPr="5753B616">
        <w:rPr>
          <w:rFonts w:ascii="Calibri" w:eastAsia="Calibri" w:hAnsi="Calibri" w:cs="Calibri"/>
        </w:rPr>
        <w:t>combines the strengths of both models, leveraging VAEs ability to learn efficient data representations and GAN capacity to generate high-quality synthetic data samples.</w:t>
      </w:r>
      <w:r w:rsidR="51409286" w:rsidRPr="5753B616">
        <w:rPr>
          <w:rFonts w:ascii="Calibri" w:eastAsia="Calibri" w:hAnsi="Calibri" w:cs="Calibri"/>
        </w:rPr>
        <w:t xml:space="preserve"> </w:t>
      </w:r>
      <w:r w:rsidR="0AAE742E" w:rsidRPr="5753B616">
        <w:rPr>
          <w:rFonts w:ascii="Calibri" w:eastAsia="Calibri" w:hAnsi="Calibri" w:cs="Calibri"/>
        </w:rPr>
        <w:t xml:space="preserve">The VAE component of the integrated model </w:t>
      </w:r>
      <w:r w:rsidR="6C55DEE4" w:rsidRPr="5753B616">
        <w:rPr>
          <w:rFonts w:ascii="Calibri" w:eastAsia="Calibri" w:hAnsi="Calibri" w:cs="Calibri"/>
        </w:rPr>
        <w:t>can</w:t>
      </w:r>
      <w:r w:rsidR="0AAE742E" w:rsidRPr="5753B616">
        <w:rPr>
          <w:rFonts w:ascii="Calibri" w:eastAsia="Calibri" w:hAnsi="Calibri" w:cs="Calibri"/>
        </w:rPr>
        <w:t xml:space="preserve"> learn a compressed representation of the input data, capturing its essential features and patterns. This learned representation can then be used to generate new samples through the GAN component, which is trained to produce realistic and diverse synthetic data samples that resemble the true data distribution.</w:t>
      </w:r>
      <w:r w:rsidR="5E655206" w:rsidRPr="5753B616">
        <w:rPr>
          <w:rFonts w:ascii="Calibri" w:eastAsia="Calibri" w:hAnsi="Calibri" w:cs="Calibri"/>
        </w:rPr>
        <w:t xml:space="preserve"> This approach not only augments training data, potentially enha</w:t>
      </w:r>
      <w:r w:rsidR="6BFAA6AA" w:rsidRPr="5753B616">
        <w:rPr>
          <w:rFonts w:ascii="Calibri" w:eastAsia="Calibri" w:hAnsi="Calibri" w:cs="Calibri"/>
        </w:rPr>
        <w:t>nc</w:t>
      </w:r>
      <w:r w:rsidR="5E655206" w:rsidRPr="5753B616">
        <w:rPr>
          <w:rFonts w:ascii="Calibri" w:eastAsia="Calibri" w:hAnsi="Calibri" w:cs="Calibri"/>
        </w:rPr>
        <w:t xml:space="preserve">ing forecasting </w:t>
      </w:r>
      <w:r w:rsidR="00C6584A">
        <w:rPr>
          <w:rFonts w:ascii="Calibri" w:eastAsia="Calibri" w:hAnsi="Calibri" w:cs="Calibri"/>
        </w:rPr>
        <w:t>performance</w:t>
      </w:r>
      <w:r w:rsidR="68644820" w:rsidRPr="6385B1A5">
        <w:rPr>
          <w:rFonts w:ascii="Calibri" w:eastAsia="Calibri" w:hAnsi="Calibri" w:cs="Calibri"/>
        </w:rPr>
        <w:t>,</w:t>
      </w:r>
      <w:r w:rsidR="5E655206" w:rsidRPr="5753B616">
        <w:rPr>
          <w:rFonts w:ascii="Calibri" w:eastAsia="Calibri" w:hAnsi="Calibri" w:cs="Calibri"/>
        </w:rPr>
        <w:t xml:space="preserve"> but also offers interpretable </w:t>
      </w:r>
      <w:r w:rsidR="0AAE742E" w:rsidRPr="5753B616">
        <w:rPr>
          <w:rFonts w:ascii="Calibri" w:eastAsia="Calibri" w:hAnsi="Calibri" w:cs="Calibri"/>
        </w:rPr>
        <w:t xml:space="preserve">insights into the underlying </w:t>
      </w:r>
      <w:r w:rsidR="53B631ED" w:rsidRPr="5753B616">
        <w:rPr>
          <w:rFonts w:ascii="Calibri" w:eastAsia="Calibri" w:hAnsi="Calibri" w:cs="Calibri"/>
        </w:rPr>
        <w:t xml:space="preserve">data </w:t>
      </w:r>
      <w:r w:rsidR="0AAE742E" w:rsidRPr="5753B616">
        <w:rPr>
          <w:rFonts w:ascii="Calibri" w:eastAsia="Calibri" w:hAnsi="Calibri" w:cs="Calibri"/>
        </w:rPr>
        <w:t>structure</w:t>
      </w:r>
      <w:r w:rsidR="535AB3E1" w:rsidRPr="5753B616">
        <w:rPr>
          <w:rFonts w:ascii="Calibri" w:eastAsia="Calibri" w:hAnsi="Calibri" w:cs="Calibri"/>
        </w:rPr>
        <w:t>s</w:t>
      </w:r>
      <w:r w:rsidR="6836A52E" w:rsidRPr="5753B616">
        <w:rPr>
          <w:rFonts w:ascii="Calibri" w:eastAsia="Calibri" w:hAnsi="Calibri" w:cs="Calibri"/>
        </w:rPr>
        <w:t xml:space="preserve">. Despite its potential, the shift towards </w:t>
      </w:r>
      <w:r w:rsidR="47DD4FA4" w:rsidRPr="5753B616">
        <w:rPr>
          <w:rFonts w:ascii="Calibri" w:eastAsia="Calibri" w:hAnsi="Calibri" w:cs="Calibri"/>
        </w:rPr>
        <w:t>transfo</w:t>
      </w:r>
      <w:r w:rsidR="46115330" w:rsidRPr="5753B616">
        <w:rPr>
          <w:rFonts w:ascii="Calibri" w:eastAsia="Calibri" w:hAnsi="Calibri" w:cs="Calibri"/>
        </w:rPr>
        <w:t xml:space="preserve">rmers </w:t>
      </w:r>
      <w:r w:rsidR="5EF781A5" w:rsidRPr="5753B616">
        <w:rPr>
          <w:rFonts w:ascii="Calibri" w:eastAsia="Calibri" w:hAnsi="Calibri" w:cs="Calibri"/>
        </w:rPr>
        <w:t xml:space="preserve">for time series </w:t>
      </w:r>
      <w:r w:rsidR="2A96F5FA" w:rsidRPr="5753B616">
        <w:rPr>
          <w:rFonts w:ascii="Calibri" w:eastAsia="Calibri" w:hAnsi="Calibri" w:cs="Calibri"/>
        </w:rPr>
        <w:t>forecasting</w:t>
      </w:r>
      <w:r w:rsidR="5EF781A5" w:rsidRPr="5753B616">
        <w:rPr>
          <w:rFonts w:ascii="Calibri" w:eastAsia="Calibri" w:hAnsi="Calibri" w:cs="Calibri"/>
        </w:rPr>
        <w:t xml:space="preserve"> was motivated by their superior </w:t>
      </w:r>
      <w:r w:rsidR="46115330" w:rsidRPr="5753B616">
        <w:rPr>
          <w:rFonts w:ascii="Calibri" w:eastAsia="Calibri" w:hAnsi="Calibri" w:cs="Calibri"/>
        </w:rPr>
        <w:t xml:space="preserve">performance in various </w:t>
      </w:r>
      <w:r w:rsidR="40202396" w:rsidRPr="5753B616">
        <w:rPr>
          <w:rFonts w:ascii="Calibri" w:eastAsia="Calibri" w:hAnsi="Calibri" w:cs="Calibri"/>
        </w:rPr>
        <w:t>domain</w:t>
      </w:r>
      <w:r w:rsidR="46115330" w:rsidRPr="5753B616">
        <w:rPr>
          <w:rFonts w:ascii="Calibri" w:eastAsia="Calibri" w:hAnsi="Calibri" w:cs="Calibri"/>
        </w:rPr>
        <w:t xml:space="preserve">s, </w:t>
      </w:r>
      <w:r w:rsidR="7D859CD9" w:rsidRPr="5753B616">
        <w:rPr>
          <w:rFonts w:ascii="Calibri" w:eastAsia="Calibri" w:hAnsi="Calibri" w:cs="Calibri"/>
        </w:rPr>
        <w:t xml:space="preserve">prompted by the challenges in achieving high </w:t>
      </w:r>
      <w:r w:rsidR="005F6C99" w:rsidRPr="5753B616">
        <w:rPr>
          <w:rFonts w:ascii="Calibri" w:eastAsia="Calibri" w:hAnsi="Calibri" w:cs="Calibri"/>
        </w:rPr>
        <w:t>accuracy</w:t>
      </w:r>
      <w:r w:rsidR="7D859CD9" w:rsidRPr="5753B616">
        <w:rPr>
          <w:rFonts w:ascii="Calibri" w:eastAsia="Calibri" w:hAnsi="Calibri" w:cs="Calibri"/>
        </w:rPr>
        <w:t xml:space="preserve"> with VAE-GANs</w:t>
      </w:r>
      <w:r w:rsidR="46115330" w:rsidRPr="5753B616">
        <w:rPr>
          <w:rFonts w:ascii="Calibri" w:eastAsia="Calibri" w:hAnsi="Calibri" w:cs="Calibri"/>
        </w:rPr>
        <w:t>.</w:t>
      </w:r>
    </w:p>
    <w:p w14:paraId="4791ADFE" w14:textId="32CE4603" w:rsidR="3A2C02BF" w:rsidRDefault="7ACBE3C1" w:rsidP="3EC9BCA1">
      <w:pPr>
        <w:pStyle w:val="Heading3"/>
        <w:numPr>
          <w:ilvl w:val="0"/>
          <w:numId w:val="0"/>
        </w:numPr>
        <w:spacing w:line="257" w:lineRule="auto"/>
      </w:pPr>
      <w:bookmarkStart w:id="78" w:name="_Toc165318610"/>
      <w:r>
        <w:t>Model Selection</w:t>
      </w:r>
      <w:bookmarkEnd w:id="78"/>
    </w:p>
    <w:p w14:paraId="67B98C30" w14:textId="1EB1DBA3" w:rsidR="3E13D4DD" w:rsidRDefault="0A9C38FD" w:rsidP="3EC9BCA1">
      <w:pPr>
        <w:jc w:val="both"/>
        <w:rPr>
          <w:rFonts w:ascii="Calibri" w:eastAsia="Calibri" w:hAnsi="Calibri" w:cs="Calibri"/>
        </w:rPr>
      </w:pPr>
      <w:r w:rsidRPr="7F3E8C6A">
        <w:rPr>
          <w:rFonts w:ascii="Calibri" w:eastAsia="Calibri" w:hAnsi="Calibri" w:cs="Calibri"/>
        </w:rPr>
        <w:t xml:space="preserve">Based on the characteristics of the data and problem requirements, </w:t>
      </w:r>
      <w:r w:rsidR="45A66690" w:rsidRPr="7F3E8C6A">
        <w:rPr>
          <w:rFonts w:ascii="Calibri" w:eastAsia="Calibri" w:hAnsi="Calibri" w:cs="Calibri"/>
        </w:rPr>
        <w:t>as well as performance in terms of model accuracy and initial processing</w:t>
      </w:r>
      <w:r w:rsidR="39F417F6" w:rsidRPr="7F3E8C6A">
        <w:rPr>
          <w:rFonts w:ascii="Calibri" w:eastAsia="Calibri" w:hAnsi="Calibri" w:cs="Calibri"/>
        </w:rPr>
        <w:t xml:space="preserve">, </w:t>
      </w:r>
      <w:r w:rsidRPr="7F3E8C6A">
        <w:rPr>
          <w:rFonts w:ascii="Calibri" w:eastAsia="Calibri" w:hAnsi="Calibri" w:cs="Calibri"/>
        </w:rPr>
        <w:t xml:space="preserve">we have </w:t>
      </w:r>
      <w:r w:rsidR="64079B81" w:rsidRPr="7F3E8C6A">
        <w:rPr>
          <w:rFonts w:ascii="Calibri" w:eastAsia="Calibri" w:hAnsi="Calibri" w:cs="Calibri"/>
        </w:rPr>
        <w:t>opted to work with models based on</w:t>
      </w:r>
      <w:r w:rsidRPr="7F3E8C6A">
        <w:rPr>
          <w:rFonts w:ascii="Calibri" w:eastAsia="Calibri" w:hAnsi="Calibri" w:cs="Calibri"/>
        </w:rPr>
        <w:t xml:space="preserve"> Transformer </w:t>
      </w:r>
      <w:r w:rsidR="5ED39D75" w:rsidRPr="7F3E8C6A">
        <w:rPr>
          <w:rFonts w:ascii="Calibri" w:eastAsia="Calibri" w:hAnsi="Calibri" w:cs="Calibri"/>
        </w:rPr>
        <w:t>architecture</w:t>
      </w:r>
      <w:r w:rsidR="52B9CDED" w:rsidRPr="7F3E8C6A">
        <w:rPr>
          <w:rFonts w:ascii="Calibri" w:eastAsia="Calibri" w:hAnsi="Calibri" w:cs="Calibri"/>
        </w:rPr>
        <w:t xml:space="preserve">. We </w:t>
      </w:r>
      <w:r w:rsidR="0B285746" w:rsidRPr="7F3E8C6A">
        <w:rPr>
          <w:rFonts w:ascii="Calibri" w:eastAsia="Calibri" w:hAnsi="Calibri" w:cs="Calibri"/>
        </w:rPr>
        <w:t>reached</w:t>
      </w:r>
      <w:r w:rsidR="62F3D653" w:rsidRPr="7F3E8C6A">
        <w:rPr>
          <w:rFonts w:ascii="Calibri" w:eastAsia="Calibri" w:hAnsi="Calibri" w:cs="Calibri"/>
        </w:rPr>
        <w:t xml:space="preserve"> </w:t>
      </w:r>
      <w:r w:rsidR="52B9CDED" w:rsidRPr="7F3E8C6A">
        <w:rPr>
          <w:rFonts w:ascii="Calibri" w:eastAsia="Calibri" w:hAnsi="Calibri" w:cs="Calibri"/>
        </w:rPr>
        <w:t xml:space="preserve">this conclusion because Transformers ability to </w:t>
      </w:r>
      <w:r w:rsidRPr="7F3E8C6A">
        <w:rPr>
          <w:rFonts w:ascii="Calibri" w:eastAsia="Calibri" w:hAnsi="Calibri" w:cs="Calibri"/>
        </w:rPr>
        <w:t xml:space="preserve">model </w:t>
      </w:r>
      <w:r w:rsidR="52B9CDED" w:rsidRPr="7F3E8C6A">
        <w:rPr>
          <w:rFonts w:ascii="Calibri" w:eastAsia="Calibri" w:hAnsi="Calibri" w:cs="Calibri"/>
        </w:rPr>
        <w:t>sequential data effectively compared to</w:t>
      </w:r>
      <w:r w:rsidRPr="7F3E8C6A">
        <w:rPr>
          <w:rFonts w:ascii="Calibri" w:eastAsia="Calibri" w:hAnsi="Calibri" w:cs="Calibri"/>
        </w:rPr>
        <w:t xml:space="preserve"> an integrated version of Variational Autoencoders and Generative Adversarial Networks</w:t>
      </w:r>
      <w:r w:rsidR="017A6B13" w:rsidRPr="7F3E8C6A">
        <w:rPr>
          <w:rFonts w:ascii="Calibri" w:eastAsia="Calibri" w:hAnsi="Calibri" w:cs="Calibri"/>
        </w:rPr>
        <w:t>.</w:t>
      </w:r>
    </w:p>
    <w:p w14:paraId="5E0ECB04" w14:textId="48A15089" w:rsidR="006B2D7D" w:rsidRPr="006B2D7D" w:rsidRDefault="006B2D7D" w:rsidP="006B2D7D">
      <w:pPr>
        <w:pStyle w:val="Heading1"/>
      </w:pPr>
      <w:bookmarkStart w:id="79" w:name="_Toc165318611"/>
      <w:r>
        <w:t xml:space="preserve">Visualizations / ML Model </w:t>
      </w:r>
      <w:r w:rsidR="00E447BB">
        <w:t>Training, Evaluation, &amp; Validation</w:t>
      </w:r>
      <w:bookmarkEnd w:id="79"/>
    </w:p>
    <w:p w14:paraId="20D3DEAA" w14:textId="29DB3FBF" w:rsidR="007766B6" w:rsidRDefault="00233C99" w:rsidP="0F38E34E">
      <w:pPr>
        <w:pStyle w:val="Heading2"/>
        <w:numPr>
          <w:ilvl w:val="0"/>
          <w:numId w:val="0"/>
        </w:numPr>
      </w:pPr>
      <w:bookmarkStart w:id="80" w:name="_Overview"/>
      <w:bookmarkStart w:id="81" w:name="_Toc165318612"/>
      <w:r>
        <w:t>Overview</w:t>
      </w:r>
      <w:bookmarkEnd w:id="80"/>
      <w:bookmarkEnd w:id="81"/>
    </w:p>
    <w:p w14:paraId="65A19350" w14:textId="6DF968FD" w:rsidR="003A5710" w:rsidRDefault="0EE7DB8C">
      <w:r>
        <w:t xml:space="preserve">Why should we train </w:t>
      </w:r>
      <w:r w:rsidR="2F062222">
        <w:t xml:space="preserve">ML </w:t>
      </w:r>
      <w:r>
        <w:t>models?</w:t>
      </w:r>
    </w:p>
    <w:p w14:paraId="293DEA3C" w14:textId="770D15C5" w:rsidR="0EE7DB8C" w:rsidRDefault="0EE7DB8C" w:rsidP="65B043DD">
      <w:pPr>
        <w:jc w:val="both"/>
      </w:pPr>
      <w:r>
        <w:t xml:space="preserve">Once </w:t>
      </w:r>
      <w:r w:rsidR="33C85FC9">
        <w:t>we are</w:t>
      </w:r>
      <w:r>
        <w:t xml:space="preserve"> done with pre-processing dataset and evaluating the </w:t>
      </w:r>
      <w:r w:rsidR="00C6584A">
        <w:t>model,</w:t>
      </w:r>
      <w:r>
        <w:t xml:space="preserve"> which is a </w:t>
      </w:r>
      <w:bookmarkStart w:id="82" w:name="_Int_zeNXYBNl"/>
      <w:proofErr w:type="spellStart"/>
      <w:r>
        <w:t>PatchTST</w:t>
      </w:r>
      <w:bookmarkEnd w:id="82"/>
      <w:proofErr w:type="spellEnd"/>
      <w:r>
        <w:t xml:space="preserve"> transformer in our case, we need to train it </w:t>
      </w:r>
      <w:r w:rsidR="367E9566">
        <w:t>to</w:t>
      </w:r>
      <w:r>
        <w:t xml:space="preserve"> </w:t>
      </w:r>
      <w:r w:rsidR="7B8A10FB">
        <w:t>yield</w:t>
      </w:r>
      <w:r>
        <w:t xml:space="preserve"> t</w:t>
      </w:r>
      <w:r w:rsidR="25BD3BF5">
        <w:t xml:space="preserve">he best and </w:t>
      </w:r>
      <w:r w:rsidR="2FC8BFD9">
        <w:t>most accurate</w:t>
      </w:r>
      <w:r w:rsidR="25BD3BF5">
        <w:t xml:space="preserve"> results when the product is used in </w:t>
      </w:r>
      <w:r w:rsidR="7F37221E">
        <w:t>the real</w:t>
      </w:r>
      <w:r w:rsidR="25BD3BF5">
        <w:t xml:space="preserve"> world.</w:t>
      </w:r>
      <w:r w:rsidR="0FFF39B8">
        <w:t xml:space="preserve"> </w:t>
      </w:r>
      <w:r w:rsidR="0FFF39B8">
        <w:lastRenderedPageBreak/>
        <w:t xml:space="preserve">Now that we have our "Time-series dataset" </w:t>
      </w:r>
      <w:r w:rsidR="00C6584A">
        <w:t>data,</w:t>
      </w:r>
      <w:r w:rsidR="0FFF39B8">
        <w:t xml:space="preserve"> </w:t>
      </w:r>
      <w:commentRangeStart w:id="83"/>
      <w:r w:rsidR="0FFF39B8">
        <w:t xml:space="preserve">we </w:t>
      </w:r>
      <w:r w:rsidR="68FC3090">
        <w:t xml:space="preserve">trained </w:t>
      </w:r>
      <w:commentRangeEnd w:id="83"/>
      <w:r>
        <w:rPr>
          <w:rStyle w:val="CommentReference"/>
        </w:rPr>
        <w:commentReference w:id="83"/>
      </w:r>
      <w:r w:rsidR="0FFF39B8">
        <w:t xml:space="preserve">our model by matching the input to the predicted output. We have both the input data and the correct/expected output; this dataset is usually carefully created either by </w:t>
      </w:r>
      <w:r w:rsidR="55BEDAE6">
        <w:t>engineers as our team developers or</w:t>
      </w:r>
      <w:r w:rsidR="0FFF39B8">
        <w:t xml:space="preserve"> by semi-automatic collection of certain data. </w:t>
      </w:r>
      <w:r w:rsidR="133BF9EF">
        <w:t>And we</w:t>
      </w:r>
      <w:r w:rsidR="0FFF39B8">
        <w:t xml:space="preserve"> must report the predicted result for each data row here, as supervised learning requires</w:t>
      </w:r>
      <w:r w:rsidR="00C6584A">
        <w:t xml:space="preserve"> </w:t>
      </w:r>
      <w:r w:rsidR="00134F38">
        <w:fldChar w:fldCharType="begin"/>
      </w:r>
      <w:r w:rsidR="00D014BE">
        <w:instrText xml:space="preserve"> ADDIN ZOTERO_ITEM CSL_CITATION {"citationID":"ETl785jD","properties":{"formattedCitation":"[36]","plainCitation":"[36]","noteIndex":0},"citationItems":[{"id":24,"uris":["http://zotero.org/users/14044435/items/2K3F4TQ4"],"itemData":{"id":24,"type":"webpage","abstract":"Need to know Why do we use a test set in Machine Learning? Check our answer on Deepchecks Q&amp;A.","container-title":"Deepchecks","language":"en","title":"Why do we use a test set in Machine Learning?","URL":"https://deepchecks.com/question/why-do-we-use-a-test-set-in-machine-learning/","accessed":{"date-parts":[["2024",4,29]]}}}],"schema":"https://github.com/citation-style-language/schema/raw/master/csl-citation.json"} </w:instrText>
      </w:r>
      <w:r w:rsidR="00134F38">
        <w:fldChar w:fldCharType="separate"/>
      </w:r>
      <w:r w:rsidR="00D014BE" w:rsidRPr="00D014BE">
        <w:rPr>
          <w:rFonts w:ascii="Calibri" w:hAnsi="Calibri" w:cs="Calibri"/>
        </w:rPr>
        <w:t>[36]</w:t>
      </w:r>
      <w:r w:rsidR="00134F38">
        <w:fldChar w:fldCharType="end"/>
      </w:r>
      <w:r w:rsidR="00C6584A">
        <w:t>.</w:t>
      </w:r>
    </w:p>
    <w:p w14:paraId="3940DEFB" w14:textId="70AADDEA" w:rsidR="0F38E34E" w:rsidRDefault="0711D887" w:rsidP="65B043DD">
      <w:pPr>
        <w:jc w:val="both"/>
      </w:pPr>
      <w:r>
        <w:t>To evaluate how successfully our model was trained - which depends on the amount of data we have, the value we want to predict, input (and so on) and evaluate the characteristics of the model - means errors, classification errors, accuracy and recall IR models (and so on).</w:t>
      </w:r>
    </w:p>
    <w:p w14:paraId="5685FAC3" w14:textId="1EC0E924" w:rsidR="23EE3AC5" w:rsidRDefault="23EE3AC5" w:rsidP="65B043DD">
      <w:pPr>
        <w:jc w:val="both"/>
      </w:pPr>
      <w:r>
        <w:t>Training Loss: Training loss in deep learning models, including transformers, measures how well the model fits the training data by calculating the error across all examples in the training set. It is computed after processing each batch and often visualized through a curve, reflecting the model's learning progress over time</w:t>
      </w:r>
      <w:r w:rsidR="00C6584A">
        <w:t xml:space="preserve"> </w:t>
      </w:r>
      <w:r w:rsidR="00C84818">
        <w:fldChar w:fldCharType="begin"/>
      </w:r>
      <w:r w:rsidR="00D014BE">
        <w:instrText xml:space="preserve"> ADDIN ZOTERO_ITEM CSL_CITATION {"citationID":"AK3WAY3Z","properties":{"formattedCitation":"[37]","plainCitation":"[37]","noteIndex":0},"citationItems":[{"id":23,"uris":["http://zotero.org/users/14044435/items/QKDYCV35"],"itemData":{"id":23,"type":"webpage","abstract":"Learn about training and validation loss ad how to interpret them in Deep Learning","language":"en-US","title":"Training and Validation Loss in Deep Learning | Baeldung on Computer Science","URL":"https://www.baeldung.com/cs/training-validation-loss-deep-learning","author":[{"literal":"baeldung"}],"accessed":{"date-parts":[["2024",4,29]]},"issued":{"date-parts":[["2022",2,19]]}}}],"schema":"https://github.com/citation-style-language/schema/raw/master/csl-citation.json"} </w:instrText>
      </w:r>
      <w:r w:rsidR="00C84818">
        <w:fldChar w:fldCharType="separate"/>
      </w:r>
      <w:r w:rsidR="00D014BE" w:rsidRPr="00D014BE">
        <w:rPr>
          <w:rFonts w:ascii="Calibri" w:hAnsi="Calibri" w:cs="Calibri"/>
        </w:rPr>
        <w:t>[37]</w:t>
      </w:r>
      <w:r w:rsidR="00C84818">
        <w:fldChar w:fldCharType="end"/>
      </w:r>
      <w:r w:rsidR="00C6584A">
        <w:t>.</w:t>
      </w:r>
    </w:p>
    <w:p w14:paraId="168A15A1" w14:textId="7B602E12" w:rsidR="00543CAE" w:rsidRDefault="23EE3AC5" w:rsidP="65B043DD">
      <w:pPr>
        <w:jc w:val="both"/>
      </w:pPr>
      <w:r>
        <w:t>Validation Loss:</w:t>
      </w:r>
      <w:r w:rsidR="06CC97C3">
        <w:t xml:space="preserve"> Validation loss evaluates a deep learning model's performance on a separate validation set, not seen during training. It calculates the error across all examples in this set to gauge the model's generalization ability, like training </w:t>
      </w:r>
      <w:r w:rsidR="00C6584A">
        <w:t>loss,</w:t>
      </w:r>
      <w:r w:rsidR="06CC97C3">
        <w:t xml:space="preserve"> but for validating model accuracy on new data</w:t>
      </w:r>
      <w:r w:rsidR="00C6584A">
        <w:t xml:space="preserve"> </w:t>
      </w:r>
      <w:r w:rsidR="004C0FE0">
        <w:fldChar w:fldCharType="begin"/>
      </w:r>
      <w:r w:rsidR="00D014BE">
        <w:instrText xml:space="preserve"> ADDIN ZOTERO_ITEM CSL_CITATION {"citationID":"GxY4VA0S","properties":{"formattedCitation":"[37]","plainCitation":"[37]","noteIndex":0},"citationItems":[{"id":23,"uris":["http://zotero.org/users/14044435/items/QKDYCV35"],"itemData":{"id":23,"type":"webpage","abstract":"Learn about training and validation loss ad how to interpret them in Deep Learning","language":"en-US","title":"Training and Validation Loss in Deep Learning | Baeldung on Computer Science","URL":"https://www.baeldung.com/cs/training-validation-loss-deep-learning","author":[{"literal":"baeldung"}],"accessed":{"date-parts":[["2024",4,29]]},"issued":{"date-parts":[["2022",2,19]]}}}],"schema":"https://github.com/citation-style-language/schema/raw/master/csl-citation.json"} </w:instrText>
      </w:r>
      <w:r w:rsidR="004C0FE0">
        <w:fldChar w:fldCharType="separate"/>
      </w:r>
      <w:r w:rsidR="00D014BE" w:rsidRPr="00D014BE">
        <w:rPr>
          <w:rFonts w:ascii="Calibri" w:hAnsi="Calibri" w:cs="Calibri"/>
        </w:rPr>
        <w:t>[37]</w:t>
      </w:r>
      <w:r w:rsidR="004C0FE0">
        <w:fldChar w:fldCharType="end"/>
      </w:r>
      <w:r w:rsidR="00C6584A">
        <w:t>.</w:t>
      </w:r>
    </w:p>
    <w:p w14:paraId="3E263586" w14:textId="16B63767" w:rsidR="00543CAE" w:rsidRDefault="00543CAE" w:rsidP="00543CAE">
      <w:pPr>
        <w:pStyle w:val="Heading2"/>
      </w:pPr>
      <w:bookmarkStart w:id="84" w:name="_Toc165318613"/>
      <w:r>
        <w:t>Visualizations</w:t>
      </w:r>
      <w:bookmarkEnd w:id="84"/>
    </w:p>
    <w:p w14:paraId="04333186" w14:textId="2214F274" w:rsidR="00543CAE" w:rsidRDefault="005713DF">
      <w:r>
        <w:t>Below are the visualizations that we created during the data preprocessing stage.</w:t>
      </w:r>
    </w:p>
    <w:p w14:paraId="01754437" w14:textId="77777777" w:rsidR="00FA187E" w:rsidRDefault="00FA187E"/>
    <w:p w14:paraId="2E167885" w14:textId="77777777" w:rsidR="00FA187E" w:rsidRDefault="00FA187E" w:rsidP="00FA187E"/>
    <w:p w14:paraId="1ED133C5" w14:textId="5ABBD459" w:rsidR="00FA187E" w:rsidRDefault="00FA187E" w:rsidP="00FA187E">
      <w:pPr>
        <w:jc w:val="center"/>
      </w:pPr>
      <w:r>
        <w:rPr>
          <w:noProof/>
          <w:color w:val="2B579A"/>
          <w:shd w:val="clear" w:color="auto" w:fill="E6E6E6"/>
        </w:rPr>
        <w:drawing>
          <wp:inline distT="0" distB="0" distL="0" distR="0" wp14:anchorId="72CE349E" wp14:editId="326CF3CA">
            <wp:extent cx="2922120" cy="2646666"/>
            <wp:effectExtent l="0" t="0" r="5080" b="0"/>
            <wp:docPr id="755293230" name="Picture 1" descr="A graph with blue bar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2922120" cy="2646666"/>
                    </a:xfrm>
                    <a:prstGeom prst="rect">
                      <a:avLst/>
                    </a:prstGeom>
                  </pic:spPr>
                </pic:pic>
              </a:graphicData>
            </a:graphic>
          </wp:inline>
        </w:drawing>
      </w:r>
    </w:p>
    <w:p w14:paraId="4A9D7D7E" w14:textId="7A50F5AE" w:rsidR="00FA187E" w:rsidRDefault="00FA187E" w:rsidP="00FA187E">
      <w:pPr>
        <w:pStyle w:val="Caption"/>
        <w:jc w:val="center"/>
      </w:pPr>
      <w:bookmarkStart w:id="85" w:name="_Toc165330016"/>
      <w:r>
        <w:t xml:space="preserve">Figure </w:t>
      </w:r>
      <w:r w:rsidR="00EC1B2A">
        <w:rPr>
          <w:color w:val="2B579A"/>
          <w:shd w:val="clear" w:color="auto" w:fill="E6E6E6"/>
        </w:rPr>
        <w:fldChar w:fldCharType="begin"/>
      </w:r>
      <w:r w:rsidR="00EC1B2A">
        <w:instrText>SEQ Figure \* ARABIC</w:instrText>
      </w:r>
      <w:r w:rsidR="00EC1B2A">
        <w:rPr>
          <w:color w:val="2B579A"/>
          <w:shd w:val="clear" w:color="auto" w:fill="E6E6E6"/>
        </w:rPr>
        <w:fldChar w:fldCharType="separate"/>
      </w:r>
      <w:r w:rsidR="00EC1B2A">
        <w:rPr>
          <w:noProof/>
          <w:color w:val="2B579A"/>
          <w:shd w:val="clear" w:color="auto" w:fill="E6E6E6"/>
        </w:rPr>
        <w:t>4</w:t>
      </w:r>
      <w:r w:rsidR="00EC1B2A">
        <w:rPr>
          <w:color w:val="2B579A"/>
          <w:shd w:val="clear" w:color="auto" w:fill="E6E6E6"/>
        </w:rPr>
        <w:fldChar w:fldCharType="end"/>
      </w:r>
      <w:r w:rsidR="00EC1B2A">
        <w:t>:</w:t>
      </w:r>
      <w:r>
        <w:t xml:space="preserve"> </w:t>
      </w:r>
      <w:r w:rsidRPr="7F3E8C6A">
        <w:rPr>
          <w:rFonts w:ascii="Calibri" w:eastAsia="Calibri" w:hAnsi="Calibri" w:cs="Calibri"/>
        </w:rPr>
        <w:t>Histogram of close price values</w:t>
      </w:r>
      <w:bookmarkEnd w:id="85"/>
      <w:r w:rsidRPr="7F3E8C6A">
        <w:rPr>
          <w:rFonts w:ascii="Calibri" w:eastAsia="Calibri" w:hAnsi="Calibri" w:cs="Calibri"/>
        </w:rPr>
        <w:t xml:space="preserve"> </w:t>
      </w:r>
    </w:p>
    <w:p w14:paraId="169E9FA3" w14:textId="2AC87118" w:rsidR="007E10EB" w:rsidRDefault="1C7379E7" w:rsidP="65B043DD">
      <w:pPr>
        <w:jc w:val="both"/>
      </w:pPr>
      <w:commentRangeStart w:id="86"/>
      <w:r>
        <w:t>From Figure 4</w:t>
      </w:r>
      <w:r w:rsidR="001E2B2A">
        <w:t xml:space="preserve"> </w:t>
      </w:r>
      <w:r w:rsidR="00593D4C">
        <w:t xml:space="preserve">with a </w:t>
      </w:r>
      <w:commentRangeEnd w:id="86"/>
      <w:r w:rsidR="001E2B2A">
        <w:rPr>
          <w:rStyle w:val="CommentReference"/>
        </w:rPr>
        <w:commentReference w:id="86"/>
      </w:r>
      <w:r w:rsidR="00593D4C">
        <w:t xml:space="preserve">fitted density plot showcases the </w:t>
      </w:r>
      <w:r w:rsidR="00D655B0">
        <w:t xml:space="preserve">distribution of closing prices of a stock. </w:t>
      </w:r>
      <w:r w:rsidR="00C6584A">
        <w:t>On the X-axis, the close prices are displayed, while the Y-axis represents the density of the closing prices.</w:t>
      </w:r>
      <w:r w:rsidR="00EB1C66">
        <w:t xml:space="preserve"> The blue bars </w:t>
      </w:r>
      <w:r w:rsidR="000B3043">
        <w:t>indicate</w:t>
      </w:r>
      <w:r w:rsidR="00EB1C66">
        <w:t xml:space="preserve"> </w:t>
      </w:r>
      <w:r w:rsidR="00656FAD">
        <w:t xml:space="preserve">how many times the closing </w:t>
      </w:r>
      <w:r w:rsidR="00D135E3">
        <w:t xml:space="preserve">prices </w:t>
      </w:r>
      <w:r w:rsidR="7F48A479">
        <w:t>fall</w:t>
      </w:r>
      <w:r w:rsidR="00D135E3">
        <w:t xml:space="preserve"> within a particular pricing range. We can say that the distribution </w:t>
      </w:r>
      <w:r w:rsidR="000B3043">
        <w:t xml:space="preserve">is skewed towards the right and is not normally distributed. </w:t>
      </w:r>
      <w:r w:rsidR="00EB3C5D">
        <w:t>It also ind</w:t>
      </w:r>
      <w:r w:rsidR="002C4374">
        <w:t xml:space="preserve">icated the outliers on the higher </w:t>
      </w:r>
      <w:r w:rsidR="002B054D">
        <w:t xml:space="preserve">end of the closing prices. </w:t>
      </w:r>
      <w:r w:rsidR="008F70DD">
        <w:t xml:space="preserve">The highest </w:t>
      </w:r>
      <w:r w:rsidR="49F02DEE">
        <w:t>bar,</w:t>
      </w:r>
      <w:r w:rsidR="008F70DD">
        <w:t xml:space="preserve"> which is in the price range of 2000</w:t>
      </w:r>
      <w:r w:rsidR="00BF0DEB">
        <w:t xml:space="preserve"> to</w:t>
      </w:r>
      <w:r w:rsidR="008F70DD">
        <w:t xml:space="preserve"> 2500</w:t>
      </w:r>
      <w:r w:rsidR="35AFD55F">
        <w:t>,</w:t>
      </w:r>
      <w:r w:rsidR="008F70DD">
        <w:t xml:space="preserve"> </w:t>
      </w:r>
      <w:r w:rsidR="0071192A">
        <w:t>indicates the most common close price range.</w:t>
      </w:r>
    </w:p>
    <w:p w14:paraId="067A2B27" w14:textId="65E7EC96" w:rsidR="00FA187E" w:rsidRDefault="00FA187E" w:rsidP="00386ED8">
      <w:pPr>
        <w:jc w:val="center"/>
        <w:rPr>
          <w:rFonts w:ascii="Calibri" w:eastAsia="Calibri" w:hAnsi="Calibri" w:cs="Calibri"/>
        </w:rPr>
      </w:pPr>
      <w:r>
        <w:rPr>
          <w:noProof/>
          <w:shd w:val="clear" w:color="auto" w:fill="E6E6E6"/>
        </w:rPr>
        <w:lastRenderedPageBreak/>
        <w:drawing>
          <wp:inline distT="0" distB="0" distL="0" distR="0" wp14:anchorId="0D6C270A" wp14:editId="4361A13E">
            <wp:extent cx="3149178" cy="2642235"/>
            <wp:effectExtent l="0" t="0" r="0" b="0"/>
            <wp:docPr id="149436066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3149178" cy="2642235"/>
                    </a:xfrm>
                    <a:prstGeom prst="rect">
                      <a:avLst/>
                    </a:prstGeom>
                  </pic:spPr>
                </pic:pic>
              </a:graphicData>
            </a:graphic>
          </wp:inline>
        </w:drawing>
      </w:r>
    </w:p>
    <w:p w14:paraId="6BE8EA75" w14:textId="15C2B1C8" w:rsidR="00C32D77" w:rsidRDefault="38B9B79B" w:rsidP="58D96A8A">
      <w:pPr>
        <w:pStyle w:val="Caption"/>
        <w:jc w:val="center"/>
      </w:pPr>
      <w:bookmarkStart w:id="87" w:name="_Toc165330017"/>
      <w:r>
        <w:t xml:space="preserve">Figure </w:t>
      </w:r>
      <w:r w:rsidR="00EC1B2A">
        <w:rPr>
          <w:color w:val="2B579A"/>
          <w:shd w:val="clear" w:color="auto" w:fill="E6E6E6"/>
        </w:rPr>
        <w:fldChar w:fldCharType="begin"/>
      </w:r>
      <w:r w:rsidR="00EC1B2A">
        <w:instrText>SEQ Figure \* ARABIC</w:instrText>
      </w:r>
      <w:r w:rsidR="00EC1B2A">
        <w:rPr>
          <w:color w:val="2B579A"/>
          <w:shd w:val="clear" w:color="auto" w:fill="E6E6E6"/>
        </w:rPr>
        <w:fldChar w:fldCharType="separate"/>
      </w:r>
      <w:r w:rsidR="00EC1B2A">
        <w:rPr>
          <w:noProof/>
          <w:color w:val="2B579A"/>
          <w:shd w:val="clear" w:color="auto" w:fill="E6E6E6"/>
        </w:rPr>
        <w:t>5</w:t>
      </w:r>
      <w:r w:rsidR="00EC1B2A">
        <w:rPr>
          <w:color w:val="2B579A"/>
          <w:shd w:val="clear" w:color="auto" w:fill="E6E6E6"/>
        </w:rPr>
        <w:fldChar w:fldCharType="end"/>
      </w:r>
      <w:r w:rsidR="00EC1B2A">
        <w:t>:</w:t>
      </w:r>
      <w:r>
        <w:t xml:space="preserve"> </w:t>
      </w:r>
      <w:r w:rsidRPr="65B043DD">
        <w:rPr>
          <w:rFonts w:ascii="Calibri" w:eastAsia="Calibri" w:hAnsi="Calibri" w:cs="Calibri"/>
        </w:rPr>
        <w:t>Normal Q-Q visualization</w:t>
      </w:r>
      <w:bookmarkEnd w:id="87"/>
    </w:p>
    <w:p w14:paraId="782DC673" w14:textId="03A098E0" w:rsidR="6212F2CA" w:rsidRDefault="212EDF01" w:rsidP="65B043DD">
      <w:pPr>
        <w:jc w:val="both"/>
      </w:pPr>
      <w:r>
        <w:t xml:space="preserve">The above Normal Q-Q plot depicts the </w:t>
      </w:r>
      <w:r w:rsidR="196AA675">
        <w:t xml:space="preserve">deviation from the red reference line, which indicates the </w:t>
      </w:r>
      <w:r w:rsidR="28C793EC">
        <w:t xml:space="preserve">dataset does not follow normal distribution. </w:t>
      </w:r>
      <w:r w:rsidR="2CB7CED2">
        <w:t xml:space="preserve">We can also see that the points are closely </w:t>
      </w:r>
      <w:r w:rsidR="41A2859A">
        <w:t xml:space="preserve">clustered on </w:t>
      </w:r>
      <w:r w:rsidR="698EBB26">
        <w:t>the left</w:t>
      </w:r>
      <w:r w:rsidR="41A2859A">
        <w:t xml:space="preserve"> side and </w:t>
      </w:r>
      <w:r w:rsidR="2C5F8F7C">
        <w:t>dispe</w:t>
      </w:r>
      <w:r w:rsidR="3012BE7C">
        <w:t xml:space="preserve">rsed on the right </w:t>
      </w:r>
      <w:r w:rsidR="00BF0DEB">
        <w:t>side,</w:t>
      </w:r>
      <w:r w:rsidR="3012BE7C">
        <w:t xml:space="preserve"> </w:t>
      </w:r>
      <w:r w:rsidR="0F76CB58">
        <w:t>indicating right skewness.</w:t>
      </w:r>
      <w:r w:rsidR="468404C9">
        <w:t xml:space="preserve"> </w:t>
      </w:r>
      <w:r w:rsidR="28C793EC">
        <w:t xml:space="preserve">We followed log transformation and square root transformation to </w:t>
      </w:r>
      <w:r w:rsidR="136B642C">
        <w:t xml:space="preserve">normalize the dataset so that we can use </w:t>
      </w:r>
      <w:r w:rsidR="6572AB69">
        <w:t>it</w:t>
      </w:r>
      <w:r w:rsidR="136B642C">
        <w:t xml:space="preserve"> in our model.</w:t>
      </w:r>
    </w:p>
    <w:p w14:paraId="1D618668" w14:textId="73637843" w:rsidR="65CDC0CB" w:rsidRDefault="00162B35" w:rsidP="65CDC0CB">
      <w:pPr>
        <w:jc w:val="both"/>
      </w:pPr>
      <w:r>
        <w:t xml:space="preserve">After Performing Normalization on the </w:t>
      </w:r>
      <w:r w:rsidR="0074197A">
        <w:t>data,</w:t>
      </w:r>
      <w:r w:rsidR="6C98865F">
        <w:t xml:space="preserve"> the following figure shows the results.</w:t>
      </w:r>
    </w:p>
    <w:p w14:paraId="22C9AB54" w14:textId="490B7476" w:rsidR="00A75C00" w:rsidRDefault="00162B35" w:rsidP="7A0E0C00">
      <w:pPr>
        <w:jc w:val="center"/>
      </w:pPr>
      <w:r>
        <w:rPr>
          <w:noProof/>
        </w:rPr>
        <w:drawing>
          <wp:inline distT="0" distB="0" distL="0" distR="0" wp14:anchorId="66FB4E7E" wp14:editId="617C16B4">
            <wp:extent cx="2189931" cy="1754422"/>
            <wp:effectExtent l="0" t="0" r="0" b="0"/>
            <wp:docPr id="1026" name="Picture 2"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1">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52EEA416-D8E8-660A-BE62-284505483D50}"/>
                        </a:ext>
                      </a:extLst>
                    </a:blip>
                    <a:srcRect t="1992"/>
                    <a:stretch>
                      <a:fillRect/>
                    </a:stretch>
                  </pic:blipFill>
                  <pic:spPr>
                    <a:xfrm>
                      <a:off x="0" y="0"/>
                      <a:ext cx="2189931" cy="1754422"/>
                    </a:xfrm>
                    <a:prstGeom prst="rect">
                      <a:avLst/>
                    </a:prstGeom>
                  </pic:spPr>
                </pic:pic>
              </a:graphicData>
            </a:graphic>
          </wp:inline>
        </w:drawing>
      </w:r>
      <w:r>
        <w:br/>
      </w:r>
    </w:p>
    <w:p w14:paraId="4BCE53B8" w14:textId="4BDD2270" w:rsidR="00EC1B2A" w:rsidRDefault="00EC1B2A" w:rsidP="00915062">
      <w:pPr>
        <w:pStyle w:val="Caption"/>
        <w:jc w:val="center"/>
      </w:pPr>
      <w:bookmarkStart w:id="88" w:name="_Toc165330018"/>
      <w:commentRangeStart w:id="89"/>
      <w:r>
        <w:t xml:space="preserve">Figure </w:t>
      </w:r>
      <w:commentRangeEnd w:id="89"/>
      <w:r>
        <w:rPr>
          <w:rStyle w:val="CommentReference"/>
        </w:rPr>
        <w:commentReference w:id="89"/>
      </w:r>
      <w:r>
        <w:rPr>
          <w:color w:val="2B579A"/>
          <w:shd w:val="clear" w:color="auto" w:fill="E6E6E6"/>
        </w:rPr>
        <w:fldChar w:fldCharType="begin"/>
      </w:r>
      <w:r>
        <w:instrText>SEQ Figure \* ARABIC</w:instrText>
      </w:r>
      <w:r>
        <w:rPr>
          <w:color w:val="2B579A"/>
          <w:shd w:val="clear" w:color="auto" w:fill="E6E6E6"/>
        </w:rPr>
        <w:fldChar w:fldCharType="separate"/>
      </w:r>
      <w:r>
        <w:rPr>
          <w:noProof/>
          <w:color w:val="2B579A"/>
          <w:shd w:val="clear" w:color="auto" w:fill="E6E6E6"/>
        </w:rPr>
        <w:t>6</w:t>
      </w:r>
      <w:r>
        <w:rPr>
          <w:color w:val="2B579A"/>
          <w:shd w:val="clear" w:color="auto" w:fill="E6E6E6"/>
        </w:rPr>
        <w:fldChar w:fldCharType="end"/>
      </w:r>
      <w:r>
        <w:t>:</w:t>
      </w:r>
      <w:r w:rsidR="00B55CC8">
        <w:t xml:space="preserve"> </w:t>
      </w:r>
      <w:r w:rsidR="00204CC6">
        <w:t xml:space="preserve">Histogram of closing </w:t>
      </w:r>
      <w:r w:rsidR="00096811">
        <w:t>price values after standard scaling</w:t>
      </w:r>
      <w:bookmarkEnd w:id="88"/>
    </w:p>
    <w:p w14:paraId="46035D1A" w14:textId="51122534" w:rsidR="00A75C00" w:rsidRDefault="00162B35" w:rsidP="00A75C00">
      <w:pPr>
        <w:jc w:val="both"/>
      </w:pPr>
      <w:r>
        <w:br/>
      </w:r>
      <w:r w:rsidR="00A75C00">
        <w:t>The above histogram with a fitted density plot showcases the distribution of closing prices of a stock. On the X-axis, the close prices are displayed, while the Y-axis represents the density of the closing prices. The bars indicate how many times the closing prices fall within a particular pricing range. We can say that the distribution is skewed towards the right and is almost normally distributed.</w:t>
      </w:r>
    </w:p>
    <w:p w14:paraId="3324CDB6" w14:textId="1CFE36E2" w:rsidR="00A75C00" w:rsidRDefault="00A75C00" w:rsidP="7F3E8C6A">
      <w:pPr>
        <w:jc w:val="center"/>
      </w:pPr>
      <w:r>
        <w:rPr>
          <w:noProof/>
        </w:rPr>
        <w:lastRenderedPageBreak/>
        <w:drawing>
          <wp:inline distT="0" distB="0" distL="0" distR="0" wp14:anchorId="5F8C4501" wp14:editId="7658C29A">
            <wp:extent cx="2821789" cy="1769806"/>
            <wp:effectExtent l="0" t="0" r="0" b="0"/>
            <wp:docPr id="1700092583" name="Picture 4" descr="A graph of a normal q-q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2">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E3C9365A-6C25-3521-9F19-D1B74096EB15}"/>
                        </a:ext>
                      </a:extLst>
                    </a:blip>
                    <a:stretch>
                      <a:fillRect/>
                    </a:stretch>
                  </pic:blipFill>
                  <pic:spPr>
                    <a:xfrm>
                      <a:off x="0" y="0"/>
                      <a:ext cx="2821789" cy="1769806"/>
                    </a:xfrm>
                    <a:prstGeom prst="rect">
                      <a:avLst/>
                    </a:prstGeom>
                  </pic:spPr>
                </pic:pic>
              </a:graphicData>
            </a:graphic>
          </wp:inline>
        </w:drawing>
      </w:r>
    </w:p>
    <w:p w14:paraId="442DB932" w14:textId="45A48ADC" w:rsidR="00EC1B2A" w:rsidRDefault="00EC1B2A" w:rsidP="00915062">
      <w:pPr>
        <w:pStyle w:val="Caption"/>
        <w:jc w:val="center"/>
      </w:pPr>
      <w:bookmarkStart w:id="90" w:name="_Toc165330019"/>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Pr>
          <w:noProof/>
          <w:color w:val="2B579A"/>
          <w:shd w:val="clear" w:color="auto" w:fill="E6E6E6"/>
        </w:rPr>
        <w:t>7</w:t>
      </w:r>
      <w:r>
        <w:rPr>
          <w:color w:val="2B579A"/>
          <w:shd w:val="clear" w:color="auto" w:fill="E6E6E6"/>
        </w:rPr>
        <w:fldChar w:fldCharType="end"/>
      </w:r>
      <w:r>
        <w:t>:</w:t>
      </w:r>
      <w:r w:rsidR="00096811">
        <w:t xml:space="preserve"> Normal Q-Q plot for the Normalized data</w:t>
      </w:r>
      <w:bookmarkEnd w:id="90"/>
    </w:p>
    <w:p w14:paraId="0219B0A4" w14:textId="77777777" w:rsidR="008960F2" w:rsidRPr="008960F2" w:rsidRDefault="5568B765" w:rsidP="341F88EE">
      <w:pPr>
        <w:rPr>
          <w:rFonts w:ascii="Calibri" w:hAnsi="Calibri" w:cs="Calibri"/>
        </w:rPr>
      </w:pPr>
      <w:r>
        <w:t>The Normal Q-Q Plot graphically examines the normality of a dataset by plotting sample quantiles versus theoretical quantiles from a normal distribution. While most data points follow the reference red line in the center, indicating an approximation normal distribution, they deviate away at the tails, indicating a deviation from normalcy overall. The points are tightly clustered on the left and spread out on the right, indicating a right-skewed distribution.</w:t>
      </w:r>
    </w:p>
    <w:p w14:paraId="69681BD9" w14:textId="77CCAD1A" w:rsidR="00DD4A93" w:rsidRPr="00DD4A93" w:rsidRDefault="5C18EF64" w:rsidP="65B043DD">
      <w:pPr>
        <w:pStyle w:val="Heading2"/>
        <w:numPr>
          <w:ilvl w:val="0"/>
          <w:numId w:val="0"/>
        </w:numPr>
      </w:pPr>
      <w:bookmarkStart w:id="91" w:name="_Toc165318614"/>
      <w:r>
        <w:t>Machine Learning</w:t>
      </w:r>
      <w:bookmarkEnd w:id="91"/>
    </w:p>
    <w:p w14:paraId="41F912C0" w14:textId="3C9BFBF7" w:rsidR="00DD4A93" w:rsidRPr="00DD4A93" w:rsidRDefault="46DDAAB7" w:rsidP="6212F2CA">
      <w:pPr>
        <w:pStyle w:val="Heading3"/>
      </w:pPr>
      <w:bookmarkStart w:id="92" w:name="_Toc165318615"/>
      <w:r>
        <w:t>Hyper parameter tuning</w:t>
      </w:r>
      <w:bookmarkEnd w:id="92"/>
    </w:p>
    <w:p w14:paraId="459AB95E" w14:textId="5DE9C08E" w:rsidR="00DD4A93" w:rsidRPr="00DD4A93" w:rsidRDefault="46DDAAB7" w:rsidP="00F31899">
      <w:pPr>
        <w:jc w:val="both"/>
      </w:pPr>
      <w:r>
        <w:t xml:space="preserve">In our study, hyperparameter tuning was systematically conducted to optimize the model’s performance. This process </w:t>
      </w:r>
      <w:r w:rsidR="3045E711">
        <w:t>involved</w:t>
      </w:r>
      <w:r>
        <w:t xml:space="preserve"> </w:t>
      </w:r>
      <w:r w:rsidR="00BF0DEB">
        <w:t>an exploratory</w:t>
      </w:r>
      <w:r>
        <w:t xml:space="preserve"> analysis of various </w:t>
      </w:r>
      <w:r w:rsidR="059FCE1C">
        <w:t>parameters</w:t>
      </w:r>
      <w:r>
        <w:t xml:space="preserve"> associated </w:t>
      </w:r>
      <w:r w:rsidR="6DE11694">
        <w:t>with</w:t>
      </w:r>
      <w:r>
        <w:t xml:space="preserve"> architecture of the networ</w:t>
      </w:r>
      <w:r w:rsidR="68F73077">
        <w:t xml:space="preserve">k and other specifics </w:t>
      </w:r>
      <w:r w:rsidR="00567F30">
        <w:t>for</w:t>
      </w:r>
      <w:r w:rsidR="68F73077">
        <w:t xml:space="preserve"> the time-series forecasting. Significant emphasis was placed on the architecture of the model, where </w:t>
      </w:r>
      <w:r w:rsidR="71505507">
        <w:t>factors</w:t>
      </w:r>
      <w:r w:rsidR="68F73077">
        <w:t xml:space="preserve"> such as the number of layers</w:t>
      </w:r>
      <w:r w:rsidR="007F1B5B">
        <w:t xml:space="preserve"> (</w:t>
      </w:r>
      <w:proofErr w:type="spellStart"/>
      <w:r w:rsidR="007F1B5B">
        <w:t>n_layers</w:t>
      </w:r>
      <w:proofErr w:type="spellEnd"/>
      <w:r w:rsidR="007F1B5B">
        <w:t>)</w:t>
      </w:r>
      <w:r w:rsidR="68F73077">
        <w:t>, number of attention heads</w:t>
      </w:r>
      <w:r w:rsidR="007F1B5B">
        <w:t xml:space="preserve"> (</w:t>
      </w:r>
      <w:proofErr w:type="spellStart"/>
      <w:r w:rsidR="007F1B5B">
        <w:t>n_heads</w:t>
      </w:r>
      <w:proofErr w:type="spellEnd"/>
      <w:r w:rsidR="007F1B5B">
        <w:t>)</w:t>
      </w:r>
      <w:r w:rsidR="68F73077">
        <w:t>, model dimension</w:t>
      </w:r>
      <w:r w:rsidR="007F1B5B">
        <w:t xml:space="preserve"> (</w:t>
      </w:r>
      <w:proofErr w:type="spellStart"/>
      <w:r w:rsidR="007F1B5B">
        <w:t>d_model</w:t>
      </w:r>
      <w:proofErr w:type="spellEnd"/>
      <w:r w:rsidR="007F1B5B">
        <w:t>)</w:t>
      </w:r>
      <w:r w:rsidR="68F73077">
        <w:t xml:space="preserve">, and </w:t>
      </w:r>
      <w:r w:rsidR="72A521E0">
        <w:t>dimension</w:t>
      </w:r>
      <w:r w:rsidR="68F73077">
        <w:t xml:space="preserve"> of </w:t>
      </w:r>
      <w:r w:rsidR="7CAA93F5">
        <w:t>feed</w:t>
      </w:r>
      <w:r w:rsidR="68F73077">
        <w:t xml:space="preserve"> </w:t>
      </w:r>
      <w:r w:rsidR="4F7352A8">
        <w:t>forward</w:t>
      </w:r>
      <w:r w:rsidR="68F73077">
        <w:t xml:space="preserve"> fully connected ne</w:t>
      </w:r>
      <w:r w:rsidR="701BAE5A">
        <w:t xml:space="preserve">twork </w:t>
      </w:r>
      <w:r w:rsidR="007F1B5B">
        <w:t>(</w:t>
      </w:r>
      <w:proofErr w:type="spellStart"/>
      <w:r w:rsidR="007F1B5B">
        <w:t>d_ff</w:t>
      </w:r>
      <w:proofErr w:type="spellEnd"/>
      <w:r w:rsidR="007F1B5B">
        <w:t xml:space="preserve">) </w:t>
      </w:r>
      <w:r w:rsidR="701BAE5A">
        <w:t>w</w:t>
      </w:r>
      <w:r w:rsidR="007F1B5B">
        <w:t>e</w:t>
      </w:r>
      <w:r w:rsidR="701BAE5A">
        <w:t xml:space="preserve">re of interest. These parameters directly </w:t>
      </w:r>
      <w:r w:rsidR="2D15F9F3">
        <w:t>affect</w:t>
      </w:r>
      <w:r w:rsidR="701BAE5A">
        <w:t xml:space="preserve"> the model’s performance</w:t>
      </w:r>
      <w:r w:rsidR="0EBFE6A0">
        <w:t xml:space="preserve"> as depicted in Figure 6</w:t>
      </w:r>
      <w:r w:rsidR="642A3769">
        <w:t>.</w:t>
      </w:r>
      <w:r w:rsidR="701BAE5A">
        <w:t xml:space="preserve"> In addition to these </w:t>
      </w:r>
      <w:r w:rsidR="3275D2CB">
        <w:t>parameters</w:t>
      </w:r>
      <w:r w:rsidR="701BAE5A">
        <w:t>, bat</w:t>
      </w:r>
      <w:r w:rsidR="0B44B2AC">
        <w:t xml:space="preserve">ch size is of great importance, </w:t>
      </w:r>
      <w:r w:rsidR="48358590">
        <w:t>balancing</w:t>
      </w:r>
      <w:r w:rsidR="0B44B2AC">
        <w:t xml:space="preserve"> computational complexity and robustness of the training process. </w:t>
      </w:r>
      <w:r w:rsidR="22663BBE">
        <w:t xml:space="preserve">Each configuration of these </w:t>
      </w:r>
      <w:r w:rsidR="4746B35E">
        <w:t>parameters</w:t>
      </w:r>
      <w:r w:rsidR="22663BBE">
        <w:t xml:space="preserve"> was </w:t>
      </w:r>
      <w:r w:rsidR="3CB64F3C">
        <w:t>evaluated</w:t>
      </w:r>
      <w:r w:rsidR="22663BBE">
        <w:t xml:space="preserve"> based on its impact on the model performance, measured through validation loss</w:t>
      </w:r>
      <w:r w:rsidR="3E467908">
        <w:t xml:space="preserve"> as illustrated in Figure 7</w:t>
      </w:r>
      <w:r w:rsidR="1ECA1E9C">
        <w:t>.</w:t>
      </w:r>
      <w:r w:rsidR="22663BBE">
        <w:t xml:space="preserve"> </w:t>
      </w:r>
      <w:commentRangeStart w:id="93"/>
      <w:commentRangeStart w:id="94"/>
      <w:proofErr w:type="spellStart"/>
      <w:r w:rsidR="22663BBE">
        <w:t>Optuna</w:t>
      </w:r>
      <w:proofErr w:type="spellEnd"/>
      <w:r w:rsidR="22663BBE">
        <w:t xml:space="preserve"> </w:t>
      </w:r>
      <w:commentRangeEnd w:id="93"/>
      <w:r w:rsidR="0074197A">
        <w:rPr>
          <w:rStyle w:val="CommentReference"/>
        </w:rPr>
        <w:commentReference w:id="93"/>
      </w:r>
      <w:commentRangeEnd w:id="94"/>
      <w:r w:rsidR="00CB2964">
        <w:rPr>
          <w:rStyle w:val="CommentReference"/>
        </w:rPr>
        <w:commentReference w:id="94"/>
      </w:r>
      <w:r w:rsidR="2B31A4C2">
        <w:t>hyperparameter</w:t>
      </w:r>
      <w:r w:rsidR="22663BBE">
        <w:t xml:space="preserve"> tuning pipeline</w:t>
      </w:r>
      <w:r w:rsidR="00285ACD">
        <w:t xml:space="preserve">, offers a systematic </w:t>
      </w:r>
      <w:r w:rsidR="00013FBE">
        <w:t xml:space="preserve">method to investigate different </w:t>
      </w:r>
      <w:r w:rsidR="00F31899">
        <w:t>hyperparameter</w:t>
      </w:r>
      <w:r w:rsidR="001C765E">
        <w:t xml:space="preserve"> </w:t>
      </w:r>
      <w:r w:rsidR="00F31899">
        <w:t>tuning</w:t>
      </w:r>
      <w:r w:rsidR="5D8F841F">
        <w:t>.</w:t>
      </w:r>
      <w:r w:rsidR="00F31899">
        <w:t xml:space="preserve"> It </w:t>
      </w:r>
      <w:r w:rsidR="22663BBE">
        <w:t>was utilized to effe</w:t>
      </w:r>
      <w:r w:rsidR="454E2708">
        <w:t>ctively search for the optimized parameters.</w:t>
      </w:r>
      <w:r w:rsidR="6D6BD903">
        <w:t xml:space="preserve"> This minimization task was performed withing defined ranges for each parameter.</w:t>
      </w:r>
      <w:r w:rsidR="6080678A">
        <w:t xml:space="preserve"> </w:t>
      </w:r>
      <w:r w:rsidR="2B31A4C2">
        <w:t>hyperparameter</w:t>
      </w:r>
      <w:r w:rsidR="22663BBE">
        <w:t xml:space="preserve"> tuning pipeline</w:t>
      </w:r>
      <w:r w:rsidR="00285ACD">
        <w:t xml:space="preserve">, offers a systematic </w:t>
      </w:r>
      <w:r w:rsidR="00013FBE">
        <w:t xml:space="preserve">method to investigate different </w:t>
      </w:r>
      <w:r w:rsidR="00F31899">
        <w:t>hyperparameter</w:t>
      </w:r>
      <w:r w:rsidR="001C765E">
        <w:t xml:space="preserve"> </w:t>
      </w:r>
      <w:r w:rsidR="00F31899">
        <w:t>tuning</w:t>
      </w:r>
      <w:r w:rsidR="006C78AC">
        <w:t xml:space="preserve"> </w:t>
      </w:r>
      <w:ins w:id="95" w:author="Author">
        <w:r w:rsidR="00F31899">
          <w:fldChar w:fldCharType="begin"/>
        </w:r>
      </w:ins>
      <w:r w:rsidR="00D014BE">
        <w:instrText xml:space="preserve"> ADDIN ZOTERO_ITEM CSL_CITATION {"citationID":"h1I2PLFZ","properties":{"formattedCitation":"[38]","plainCitation":"[38]","noteIndex":0},"citationItems":[{"id":"e6ZJKslq/YPApB6BD","uris":["http://zotero.org/users/8190796/items/7N4G7U8P"],"itemData":{"id":1039,"type":"paper-conference","abstract":"The purpose of this study is to introduce new design-criteria for next-generation hyperparameter optimization software. The criteria we propose include (1) define-by-run API that allows users to construct the parameter search space dynamically, (2) efficient implementation of both searching and pruning strategies, and (3) easy-to-setup, versatile architecture that can be deployed for various purposes, ranging from scalable distributed computing to light-weight experiment conducted via interactive interface. In order to prove our point, we will introduce Optuna, an optimization software which is a culmination of our effort in the development of a next generation optimization software. As an optimization software designed with define-by-run principle, Optuna is particularly the first of its kind. We will present the design-techniques that became necessary in the development of the software that meets the above criteria, and demonstrate the power of our new design through experimental results and real world applications. Our software is available under the MIT license (https://github.com/pfnet/optuna/).","collection-title":"KDD '19","container-title":"Proceedings of the 25th ACM SIGKDD International Conference on Knowledge Discovery &amp; Data Mining","DOI":"10.1145/3292500.3330701","event-place":"New York, NY, USA","ISBN":"978-1-4503-6201-6","page":"2623–2631","publisher":"Association for Computing Machinery","publisher-place":"New York, NY, USA","source":"ACM Digital Library","title":"Optuna: A Next-generation Hyperparameter Optimization Framework","title-short":"Optuna","URL":"https://dl.acm.org/doi/10.1145/3292500.3330701","author":[{"family":"Akiba","given":"Takuya"},{"family":"Sano","given":"Shotaro"},{"family":"Yanase","given":"Toshihiko"},{"family":"Ohta","given":"Takeru"},{"family":"Koyama","given":"Masanori"}],"accessed":{"date-parts":[["2024",1,27]]},"issued":{"date-parts":[["2019",7,25]]}}}],"schema":"https://github.com/citation-style-language/schema/raw/master/csl-citation.json"} </w:instrText>
      </w:r>
      <w:ins w:id="96" w:author="Author">
        <w:r w:rsidR="00F31899">
          <w:fldChar w:fldCharType="separate"/>
        </w:r>
      </w:ins>
      <w:r w:rsidR="00D014BE" w:rsidRPr="00D014BE">
        <w:rPr>
          <w:rFonts w:ascii="Calibri" w:hAnsi="Calibri" w:cs="Calibri"/>
        </w:rPr>
        <w:t>[38]</w:t>
      </w:r>
      <w:r w:rsidR="00F31899">
        <w:fldChar w:fldCharType="end"/>
      </w:r>
      <w:r w:rsidR="00F31899">
        <w:t xml:space="preserve">. </w:t>
      </w:r>
    </w:p>
    <w:p w14:paraId="741BC17E" w14:textId="70AED8F0" w:rsidR="3E7F0787" w:rsidRDefault="0CB63904" w:rsidP="41C1E1C9">
      <w:pPr>
        <w:jc w:val="center"/>
      </w:pPr>
      <w:commentRangeStart w:id="97"/>
      <w:commentRangeStart w:id="98"/>
      <w:r>
        <w:rPr>
          <w:noProof/>
          <w:color w:val="2B579A"/>
          <w:shd w:val="clear" w:color="auto" w:fill="E6E6E6"/>
        </w:rPr>
        <w:drawing>
          <wp:inline distT="0" distB="0" distL="0" distR="0" wp14:anchorId="7544D501" wp14:editId="6693178E">
            <wp:extent cx="3971288" cy="2386324"/>
            <wp:effectExtent l="9525" t="9525" r="9525" b="9525"/>
            <wp:docPr id="1401073408" name="Picture 1401073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1073408"/>
                    <pic:cNvPicPr/>
                  </pic:nvPicPr>
                  <pic:blipFill>
                    <a:blip r:embed="rId33">
                      <a:extLst>
                        <a:ext uri="{28A0092B-C50C-407E-A947-70E740481C1C}">
                          <a14:useLocalDpi xmlns:a14="http://schemas.microsoft.com/office/drawing/2010/main" val="0"/>
                        </a:ext>
                      </a:extLst>
                    </a:blip>
                    <a:srcRect l="3438" t="19498" r="12336" b="12728"/>
                    <a:stretch>
                      <a:fillRect/>
                    </a:stretch>
                  </pic:blipFill>
                  <pic:spPr>
                    <a:xfrm>
                      <a:off x="0" y="0"/>
                      <a:ext cx="3971288" cy="2386324"/>
                    </a:xfrm>
                    <a:prstGeom prst="rect">
                      <a:avLst/>
                    </a:prstGeom>
                    <a:ln w="9525">
                      <a:solidFill>
                        <a:schemeClr val="bg1"/>
                      </a:solidFill>
                      <a:prstDash val="solid"/>
                    </a:ln>
                  </pic:spPr>
                </pic:pic>
              </a:graphicData>
            </a:graphic>
          </wp:inline>
        </w:drawing>
      </w:r>
      <w:commentRangeEnd w:id="97"/>
      <w:r w:rsidR="0074197A">
        <w:rPr>
          <w:rStyle w:val="CommentReference"/>
        </w:rPr>
        <w:commentReference w:id="97"/>
      </w:r>
      <w:commentRangeEnd w:id="98"/>
      <w:r w:rsidR="00A24A93">
        <w:rPr>
          <w:rStyle w:val="CommentReference"/>
        </w:rPr>
        <w:commentReference w:id="98"/>
      </w:r>
    </w:p>
    <w:p w14:paraId="1CAE5A7F" w14:textId="36E74F52" w:rsidR="41C1E1C9" w:rsidRDefault="0CB63904" w:rsidP="761E7605">
      <w:pPr>
        <w:pStyle w:val="Caption"/>
        <w:jc w:val="center"/>
      </w:pPr>
      <w:bookmarkStart w:id="99" w:name="_Toc165330020"/>
      <w:r>
        <w:lastRenderedPageBreak/>
        <w:t xml:space="preserve">Figure </w:t>
      </w:r>
      <w:r w:rsidR="00EC1B2A">
        <w:rPr>
          <w:color w:val="2B579A"/>
          <w:shd w:val="clear" w:color="auto" w:fill="E6E6E6"/>
        </w:rPr>
        <w:fldChar w:fldCharType="begin"/>
      </w:r>
      <w:r w:rsidR="00EC1B2A">
        <w:instrText>SEQ Figure \* ARABIC</w:instrText>
      </w:r>
      <w:r w:rsidR="00EC1B2A">
        <w:rPr>
          <w:color w:val="2B579A"/>
          <w:shd w:val="clear" w:color="auto" w:fill="E6E6E6"/>
        </w:rPr>
        <w:fldChar w:fldCharType="separate"/>
      </w:r>
      <w:r w:rsidR="00EC1B2A">
        <w:rPr>
          <w:noProof/>
          <w:color w:val="2B579A"/>
          <w:shd w:val="clear" w:color="auto" w:fill="E6E6E6"/>
        </w:rPr>
        <w:t>8</w:t>
      </w:r>
      <w:r w:rsidR="00EC1B2A">
        <w:rPr>
          <w:color w:val="2B579A"/>
          <w:shd w:val="clear" w:color="auto" w:fill="E6E6E6"/>
        </w:rPr>
        <w:fldChar w:fldCharType="end"/>
      </w:r>
      <w:r w:rsidR="00EC1B2A">
        <w:t>:</w:t>
      </w:r>
      <w:r>
        <w:t xml:space="preserve"> </w:t>
      </w:r>
      <w:r w:rsidRPr="761E7605">
        <w:rPr>
          <w:rFonts w:ascii="Calibri" w:eastAsia="Calibri" w:hAnsi="Calibri" w:cs="Calibri"/>
        </w:rPr>
        <w:t xml:space="preserve">The influence of </w:t>
      </w:r>
      <w:r w:rsidR="2A6F50D2" w:rsidRPr="2747A402">
        <w:rPr>
          <w:rFonts w:ascii="Calibri" w:eastAsia="Calibri" w:hAnsi="Calibri" w:cs="Calibri"/>
        </w:rPr>
        <w:t>different</w:t>
      </w:r>
      <w:r w:rsidRPr="2747A402">
        <w:rPr>
          <w:rFonts w:ascii="Calibri" w:eastAsia="Calibri" w:hAnsi="Calibri" w:cs="Calibri"/>
        </w:rPr>
        <w:t xml:space="preserve"> </w:t>
      </w:r>
      <w:r w:rsidR="3D0CA6AB" w:rsidRPr="2747A402">
        <w:rPr>
          <w:rFonts w:ascii="Calibri" w:eastAsia="Calibri" w:hAnsi="Calibri" w:cs="Calibri"/>
        </w:rPr>
        <w:t>hyperparameters</w:t>
      </w:r>
      <w:r w:rsidRPr="761E7605">
        <w:rPr>
          <w:rFonts w:ascii="Calibri" w:eastAsia="Calibri" w:hAnsi="Calibri" w:cs="Calibri"/>
        </w:rPr>
        <w:t xml:space="preserve"> on the performance of the model</w:t>
      </w:r>
      <w:bookmarkEnd w:id="99"/>
    </w:p>
    <w:p w14:paraId="12E88C38" w14:textId="3F7E3708" w:rsidR="1C6AB294" w:rsidRDefault="1C6AB294" w:rsidP="761E7605">
      <w:pPr>
        <w:jc w:val="center"/>
      </w:pPr>
      <w:r>
        <w:rPr>
          <w:noProof/>
          <w:color w:val="2B579A"/>
          <w:shd w:val="clear" w:color="auto" w:fill="E6E6E6"/>
        </w:rPr>
        <w:drawing>
          <wp:inline distT="0" distB="0" distL="0" distR="0" wp14:anchorId="137C8694" wp14:editId="49FC158C">
            <wp:extent cx="4589017" cy="2454480"/>
            <wp:effectExtent l="0" t="0" r="0" b="0"/>
            <wp:docPr id="2006821329" name="Picture 2006821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6821329"/>
                    <pic:cNvPicPr/>
                  </pic:nvPicPr>
                  <pic:blipFill>
                    <a:blip r:embed="rId34" cstate="print">
                      <a:extLst>
                        <a:ext uri="{28A0092B-C50C-407E-A947-70E740481C1C}">
                          <a14:useLocalDpi xmlns:a14="http://schemas.microsoft.com/office/drawing/2010/main" val="0"/>
                        </a:ext>
                      </a:extLst>
                    </a:blip>
                    <a:srcRect l="5505" t="19111" r="8333" b="12222"/>
                    <a:stretch>
                      <a:fillRect/>
                    </a:stretch>
                  </pic:blipFill>
                  <pic:spPr>
                    <a:xfrm>
                      <a:off x="0" y="0"/>
                      <a:ext cx="4589017" cy="2454480"/>
                    </a:xfrm>
                    <a:prstGeom prst="rect">
                      <a:avLst/>
                    </a:prstGeom>
                  </pic:spPr>
                </pic:pic>
              </a:graphicData>
            </a:graphic>
          </wp:inline>
        </w:drawing>
      </w:r>
    </w:p>
    <w:p w14:paraId="22E910D2" w14:textId="43697193" w:rsidR="7D31ED95" w:rsidRDefault="5CF328D8" w:rsidP="75141B66">
      <w:pPr>
        <w:pStyle w:val="Caption"/>
        <w:jc w:val="center"/>
        <w:rPr>
          <w:rFonts w:ascii="Calibri" w:eastAsia="Calibri" w:hAnsi="Calibri" w:cs="Calibri"/>
        </w:rPr>
      </w:pPr>
      <w:bookmarkStart w:id="100" w:name="_Toc165330021"/>
      <w:r>
        <w:t xml:space="preserve">Figure </w:t>
      </w:r>
      <w:r w:rsidR="00EC1B2A">
        <w:rPr>
          <w:color w:val="2B579A"/>
          <w:shd w:val="clear" w:color="auto" w:fill="E6E6E6"/>
        </w:rPr>
        <w:fldChar w:fldCharType="begin"/>
      </w:r>
      <w:r w:rsidR="00EC1B2A">
        <w:instrText>SEQ Figure \* ARABIC</w:instrText>
      </w:r>
      <w:r w:rsidR="00EC1B2A">
        <w:rPr>
          <w:color w:val="2B579A"/>
          <w:shd w:val="clear" w:color="auto" w:fill="E6E6E6"/>
        </w:rPr>
        <w:fldChar w:fldCharType="separate"/>
      </w:r>
      <w:r w:rsidR="00EC1B2A">
        <w:rPr>
          <w:noProof/>
          <w:color w:val="2B579A"/>
          <w:shd w:val="clear" w:color="auto" w:fill="E6E6E6"/>
        </w:rPr>
        <w:t>9</w:t>
      </w:r>
      <w:r w:rsidR="00EC1B2A">
        <w:rPr>
          <w:color w:val="2B579A"/>
          <w:shd w:val="clear" w:color="auto" w:fill="E6E6E6"/>
        </w:rPr>
        <w:fldChar w:fldCharType="end"/>
      </w:r>
      <w:r w:rsidR="00EC1B2A">
        <w:t>:</w:t>
      </w:r>
      <w:r>
        <w:t xml:space="preserve"> </w:t>
      </w:r>
      <w:r w:rsidRPr="75141B66">
        <w:rPr>
          <w:rFonts w:ascii="Calibri" w:eastAsia="Calibri" w:hAnsi="Calibri" w:cs="Calibri"/>
        </w:rPr>
        <w:t>The objective value (validation loss) along different hyper parameter investigations (Trials)</w:t>
      </w:r>
      <w:bookmarkEnd w:id="100"/>
    </w:p>
    <w:p w14:paraId="01BBC0B6" w14:textId="10CC9173" w:rsidR="00543CAE" w:rsidRDefault="01E8EA15" w:rsidP="6212F2CA">
      <w:pPr>
        <w:pStyle w:val="Heading3"/>
        <w:numPr>
          <w:ilvl w:val="0"/>
          <w:numId w:val="0"/>
        </w:numPr>
      </w:pPr>
      <w:bookmarkStart w:id="101" w:name="_Toc165318616"/>
      <w:r>
        <w:t xml:space="preserve">Model </w:t>
      </w:r>
      <w:r w:rsidR="5C18EF64">
        <w:t>Training</w:t>
      </w:r>
      <w:bookmarkEnd w:id="101"/>
    </w:p>
    <w:p w14:paraId="03A7B582" w14:textId="77777777" w:rsidR="00CC1116" w:rsidRDefault="77372627" w:rsidP="00CC1116">
      <w:pPr>
        <w:jc w:val="both"/>
      </w:pPr>
      <w:r>
        <w:t xml:space="preserve">Our code implementation </w:t>
      </w:r>
      <w:r w:rsidR="2E72FA6A">
        <w:t xml:space="preserve">for </w:t>
      </w:r>
      <w:proofErr w:type="spellStart"/>
      <w:r w:rsidR="2E72FA6A">
        <w:t>PatchTST</w:t>
      </w:r>
      <w:proofErr w:type="spellEnd"/>
      <w:r w:rsidR="2E72FA6A">
        <w:t xml:space="preserve"> </w:t>
      </w:r>
      <w:r>
        <w:t xml:space="preserve">framework for a deep learning project aimed at time series forecasting, incorporating both data manipulation and model training components. It leverages the Hugging Face Transformers library to import </w:t>
      </w:r>
      <w:proofErr w:type="spellStart"/>
      <w:r>
        <w:t>PatchTSMixer</w:t>
      </w:r>
      <w:proofErr w:type="spellEnd"/>
      <w:r>
        <w:t xml:space="preserve"> models—specialized for time series data through a mix of Transformer architectures and patch-based input processing—alongside training utilities. Essential data handling libraries like pandas and </w:t>
      </w:r>
      <w:proofErr w:type="spellStart"/>
      <w:r>
        <w:t>numpy</w:t>
      </w:r>
      <w:proofErr w:type="spellEnd"/>
      <w:r>
        <w:t xml:space="preserve"> are included for preprocessing tasks, </w:t>
      </w:r>
      <w:r w:rsidR="004073AD">
        <w:t xml:space="preserve">as well as </w:t>
      </w:r>
      <w:proofErr w:type="spellStart"/>
      <w:r>
        <w:t>sklearn</w:t>
      </w:r>
      <w:proofErr w:type="spellEnd"/>
      <w:r>
        <w:t xml:space="preserve"> </w:t>
      </w:r>
      <w:r w:rsidR="00A33C7B">
        <w:t xml:space="preserve">for dataset split and additional </w:t>
      </w:r>
      <w:r w:rsidR="00524708">
        <w:t>preprocessing,</w:t>
      </w:r>
      <w:r w:rsidR="00A33C7B">
        <w:t xml:space="preserve"> such as normalization</w:t>
      </w:r>
      <w:r>
        <w:t xml:space="preserve">. </w:t>
      </w:r>
      <w:proofErr w:type="spellStart"/>
      <w:r>
        <w:t>PyTorch</w:t>
      </w:r>
      <w:proofErr w:type="spellEnd"/>
      <w:r>
        <w:t xml:space="preserve"> is used as the deep learning framework, with </w:t>
      </w:r>
      <w:r w:rsidR="00524708">
        <w:t>intrinsically</w:t>
      </w:r>
      <w:r w:rsidR="004073AD">
        <w:t xml:space="preserve"> </w:t>
      </w:r>
      <w:r>
        <w:t xml:space="preserve">efficient data management </w:t>
      </w:r>
      <w:r w:rsidR="004073AD">
        <w:t xml:space="preserve">and data loading </w:t>
      </w:r>
      <w:r>
        <w:t>during training. The presence of T5ForConditionalGeneration and T5Tokenizer indicates a potentially broader project scope, possibly involving text generation from time series analysis, demonstrating a multifaceted approach to handling and forecasting time series data within a deep learning context.</w:t>
      </w:r>
    </w:p>
    <w:p w14:paraId="158EFAAC" w14:textId="53EADE51" w:rsidR="6212F2CA" w:rsidRDefault="3B5295F1" w:rsidP="3E398DC7">
      <w:pPr>
        <w:jc w:val="both"/>
      </w:pPr>
      <w:r>
        <w:t>We load and initially explore our dataset</w:t>
      </w:r>
      <w:r w:rsidR="00524708">
        <w:t xml:space="preserve"> and we performed preliminary </w:t>
      </w:r>
      <w:r>
        <w:t xml:space="preserve">understanding the structure, content, and quality of the data. It involves importing minute-wise trading data along with various technical indicators that are likely essential for our analysis or model training. By executing </w:t>
      </w:r>
      <w:proofErr w:type="spellStart"/>
      <w:proofErr w:type="gramStart"/>
      <w:r>
        <w:t>df.head</w:t>
      </w:r>
      <w:proofErr w:type="spellEnd"/>
      <w:proofErr w:type="gramEnd"/>
      <w:r>
        <w:t xml:space="preserve">() (corrected from </w:t>
      </w:r>
      <w:proofErr w:type="spellStart"/>
      <w:proofErr w:type="gramStart"/>
      <w:r>
        <w:t>df.head</w:t>
      </w:r>
      <w:proofErr w:type="spellEnd"/>
      <w:proofErr w:type="gramEnd"/>
      <w:r>
        <w:t xml:space="preserve"> for functionality), we got </w:t>
      </w:r>
      <w:r w:rsidR="211D1572">
        <w:t>the first</w:t>
      </w:r>
      <w:r>
        <w:t xml:space="preserve"> few rows and columns of our dataset, enabling us to quickly assess its format, the types of indicators included, and to confirm the successful loading of the data. This initial exploration is </w:t>
      </w:r>
      <w:r w:rsidR="3589A832">
        <w:t xml:space="preserve">crucial </w:t>
      </w:r>
      <w:r>
        <w:t xml:space="preserve">for </w:t>
      </w:r>
      <w:r w:rsidR="00BEFC00">
        <w:t xml:space="preserve">understanding </w:t>
      </w:r>
      <w:r>
        <w:t xml:space="preserve">subsequent data preprocessing, analysis, and </w:t>
      </w:r>
      <w:r w:rsidR="047D31EB">
        <w:t xml:space="preserve">validation </w:t>
      </w:r>
      <w:r>
        <w:t xml:space="preserve">steps in the </w:t>
      </w:r>
      <w:r w:rsidR="1F089E23">
        <w:t>project.</w:t>
      </w:r>
    </w:p>
    <w:p w14:paraId="457C486E" w14:textId="71E2C7E5" w:rsidR="64DFBC8F" w:rsidRDefault="64DFBC8F" w:rsidP="04F8163E">
      <w:pPr>
        <w:jc w:val="both"/>
        <w:rPr>
          <w:rFonts w:ascii="Calibri" w:eastAsia="Calibri" w:hAnsi="Calibri" w:cs="Calibri"/>
        </w:rPr>
      </w:pPr>
      <w:r w:rsidRPr="04F8163E">
        <w:rPr>
          <w:rFonts w:ascii="Calibri" w:eastAsia="Calibri" w:hAnsi="Calibri" w:cs="Calibri"/>
        </w:rPr>
        <w:t>After completing data preprocessing and exploratory data analysis, we proceeded to train and evaluate our time series forecasting model on the stock market data. The model architecture employed a 3-layer encoder with 4 attention heads and a model dimension of 16, along with a fully connected network of 128 dimensions, without attention dropout but 30% dropout on other linear layers. The time series data was segmented into patches of 24-time steps with a stride of 2</w:t>
      </w:r>
    </w:p>
    <w:p w14:paraId="5D322646" w14:textId="70F7ADA2" w:rsidR="6212F2CA" w:rsidRDefault="01E8EA15" w:rsidP="3E398DC7">
      <w:pPr>
        <w:pStyle w:val="Heading3"/>
        <w:numPr>
          <w:ilvl w:val="2"/>
          <w:numId w:val="0"/>
        </w:numPr>
      </w:pPr>
      <w:bookmarkStart w:id="102" w:name="_Toc165318617"/>
      <w:r>
        <w:t xml:space="preserve">Model </w:t>
      </w:r>
      <w:r w:rsidR="0018D2CD">
        <w:t>Evaluation</w:t>
      </w:r>
      <w:bookmarkEnd w:id="102"/>
    </w:p>
    <w:p w14:paraId="517338F1" w14:textId="389FCFED" w:rsidR="01DCE930" w:rsidRDefault="01DCE930" w:rsidP="04F8163E">
      <w:pPr>
        <w:jc w:val="both"/>
        <w:rPr>
          <w:rFonts w:ascii="Calibri" w:eastAsia="Calibri" w:hAnsi="Calibri" w:cs="Calibri"/>
        </w:rPr>
      </w:pPr>
      <w:r w:rsidRPr="04F8163E">
        <w:rPr>
          <w:rFonts w:ascii="Calibri" w:eastAsia="Calibri" w:hAnsi="Calibri" w:cs="Calibri"/>
        </w:rPr>
        <w:t xml:space="preserve">For forecasting, the model utilized a historical data window of </w:t>
      </w:r>
      <w:r w:rsidR="772EED45" w:rsidRPr="04F8163E">
        <w:rPr>
          <w:rFonts w:ascii="Calibri" w:eastAsia="Calibri" w:hAnsi="Calibri" w:cs="Calibri"/>
        </w:rPr>
        <w:t>300-time</w:t>
      </w:r>
      <w:r w:rsidRPr="04F8163E">
        <w:rPr>
          <w:rFonts w:ascii="Calibri" w:eastAsia="Calibri" w:hAnsi="Calibri" w:cs="Calibri"/>
        </w:rPr>
        <w:t xml:space="preserve"> steps to predict </w:t>
      </w:r>
      <w:r w:rsidR="17099EB3" w:rsidRPr="04F8163E">
        <w:rPr>
          <w:rFonts w:ascii="Calibri" w:eastAsia="Calibri" w:hAnsi="Calibri" w:cs="Calibri"/>
        </w:rPr>
        <w:t>30</w:t>
      </w:r>
      <w:r w:rsidRPr="04F8163E">
        <w:rPr>
          <w:rFonts w:ascii="Calibri" w:eastAsia="Calibri" w:hAnsi="Calibri" w:cs="Calibri"/>
        </w:rPr>
        <w:t xml:space="preserve"> future steps ahead. The dataset was split into 10% for validation and 20% for testing </w:t>
      </w:r>
      <w:r w:rsidR="1A592041" w:rsidRPr="04F8163E">
        <w:rPr>
          <w:rFonts w:ascii="Calibri" w:eastAsia="Calibri" w:hAnsi="Calibri" w:cs="Calibri"/>
        </w:rPr>
        <w:t>purposes.</w:t>
      </w:r>
    </w:p>
    <w:p w14:paraId="3DE54606" w14:textId="1802973F" w:rsidR="01DCE930" w:rsidRDefault="01DCE930" w:rsidP="04F8163E">
      <w:pPr>
        <w:jc w:val="both"/>
        <w:rPr>
          <w:rFonts w:ascii="Calibri" w:eastAsia="Calibri" w:hAnsi="Calibri" w:cs="Calibri"/>
        </w:rPr>
      </w:pPr>
      <w:r w:rsidRPr="04F8163E">
        <w:rPr>
          <w:rFonts w:ascii="Calibri" w:eastAsia="Calibri" w:hAnsi="Calibri" w:cs="Calibri"/>
        </w:rPr>
        <w:t xml:space="preserve">During the training process, we monitored losses on both the validation and training </w:t>
      </w:r>
      <w:r w:rsidR="5C3FF252" w:rsidRPr="04F8163E">
        <w:rPr>
          <w:rFonts w:ascii="Calibri" w:eastAsia="Calibri" w:hAnsi="Calibri" w:cs="Calibri"/>
        </w:rPr>
        <w:t>sets.</w:t>
      </w:r>
      <w:r w:rsidRPr="04F8163E">
        <w:rPr>
          <w:rFonts w:ascii="Calibri" w:eastAsia="Calibri" w:hAnsi="Calibri" w:cs="Calibri"/>
        </w:rPr>
        <w:t xml:space="preserve"> The losses converged reasonably well, with the final validation losses of 0.013886 for mean squared error (MSE) and 0.069274 for mean </w:t>
      </w:r>
      <w:r w:rsidRPr="04F8163E">
        <w:rPr>
          <w:rFonts w:ascii="Calibri" w:eastAsia="Calibri" w:hAnsi="Calibri" w:cs="Calibri"/>
        </w:rPr>
        <w:lastRenderedPageBreak/>
        <w:t xml:space="preserve">absolute error (MAE). On the held-out test set, comprising 20% of the data, the model achieved an MSE of 0.101004 and an MAE of </w:t>
      </w:r>
      <w:r w:rsidR="17B8A8DF" w:rsidRPr="04F8163E">
        <w:rPr>
          <w:rFonts w:ascii="Calibri" w:eastAsia="Calibri" w:hAnsi="Calibri" w:cs="Calibri"/>
        </w:rPr>
        <w:t>0.160934.</w:t>
      </w:r>
    </w:p>
    <w:p w14:paraId="788CF063" w14:textId="505FE1BE" w:rsidR="01DCE930" w:rsidRDefault="01DCE930" w:rsidP="04F8163E">
      <w:pPr>
        <w:jc w:val="both"/>
        <w:rPr>
          <w:rFonts w:ascii="Calibri" w:eastAsia="Calibri" w:hAnsi="Calibri" w:cs="Calibri"/>
        </w:rPr>
      </w:pPr>
      <w:r w:rsidRPr="04F8163E">
        <w:rPr>
          <w:rFonts w:ascii="Calibri" w:eastAsia="Calibri" w:hAnsi="Calibri" w:cs="Calibri"/>
        </w:rPr>
        <w:t>To analyze the model's predictive performance qualitatively, we visualized samples of the actual and predicted time series for various stock market indicators like open price, close price, trading volume, daily high, and daily low. The model effectively captured the overall trends and patterns, though there were some deviations in magnitude for specific local peaks and troughs.</w:t>
      </w:r>
    </w:p>
    <w:p w14:paraId="49330565" w14:textId="370B7A15" w:rsidR="04F8163E" w:rsidRPr="006C7E05" w:rsidRDefault="01DCE930" w:rsidP="006C7E05">
      <w:pPr>
        <w:jc w:val="both"/>
        <w:rPr>
          <w:rFonts w:ascii="Calibri" w:eastAsia="Calibri" w:hAnsi="Calibri" w:cs="Calibri"/>
        </w:rPr>
      </w:pPr>
      <w:r w:rsidRPr="04F8163E">
        <w:rPr>
          <w:rFonts w:ascii="Calibri" w:eastAsia="Calibri" w:hAnsi="Calibri" w:cs="Calibri"/>
        </w:rPr>
        <w:t>In summary, the quantitative evaluation metrics on the test set demonstrated reasonable forecasting accuracy, with scope for further tuning. The qualitative analysis provided insights into the model's strengths in trend forecasting and potential areas for improvement in precise value prediction during volatile periods. With this evaluation, we gained confidence in deploying the model for generating stock market forecasts to aid decision-making processes.</w:t>
      </w:r>
    </w:p>
    <w:p w14:paraId="4DA175FF" w14:textId="49384CC4" w:rsidR="00595709" w:rsidRPr="00543CAE" w:rsidRDefault="01E8EA15" w:rsidP="6212F2CA">
      <w:pPr>
        <w:pStyle w:val="Heading3"/>
        <w:numPr>
          <w:ilvl w:val="0"/>
          <w:numId w:val="0"/>
        </w:numPr>
      </w:pPr>
      <w:bookmarkStart w:id="103" w:name="_Toc165318618"/>
      <w:r>
        <w:t xml:space="preserve">Model </w:t>
      </w:r>
      <w:r w:rsidR="0018D2CD">
        <w:t>Validation</w:t>
      </w:r>
      <w:bookmarkEnd w:id="103"/>
    </w:p>
    <w:p w14:paraId="3C04F618" w14:textId="4995D270" w:rsidR="2DD54B7F" w:rsidRDefault="2DD54B7F" w:rsidP="1FAB5B6C">
      <w:pPr>
        <w:jc w:val="both"/>
      </w:pPr>
      <w:r>
        <w:t xml:space="preserve">The investigation of model inference after 30 epochs </w:t>
      </w:r>
      <w:r w:rsidR="18299C0D">
        <w:t>is</w:t>
      </w:r>
      <w:r>
        <w:t xml:space="preserve"> depicted in Figure </w:t>
      </w:r>
      <w:r w:rsidR="42AC31D5">
        <w:t>8</w:t>
      </w:r>
      <w:r>
        <w:t xml:space="preserve"> through 1</w:t>
      </w:r>
      <w:r w:rsidR="18F738FB">
        <w:t>2</w:t>
      </w:r>
      <w:r>
        <w:t>. Each feature i</w:t>
      </w:r>
      <w:r w:rsidR="22B66F94">
        <w:t xml:space="preserve">s shown </w:t>
      </w:r>
      <w:r w:rsidR="74708DE1">
        <w:t>separately</w:t>
      </w:r>
      <w:r w:rsidR="22B66F94">
        <w:t xml:space="preserve"> in each figure</w:t>
      </w:r>
      <w:r w:rsidR="0049019A">
        <w:t xml:space="preserve">. </w:t>
      </w:r>
      <w:r w:rsidR="291D1D9D">
        <w:t xml:space="preserve">The most important observation is </w:t>
      </w:r>
      <w:r w:rsidR="34078624">
        <w:t>that</w:t>
      </w:r>
      <w:r w:rsidR="291D1D9D">
        <w:t xml:space="preserve"> the number of </w:t>
      </w:r>
      <w:r w:rsidR="2D1972E9">
        <w:t>forecasting</w:t>
      </w:r>
      <w:r w:rsidR="291D1D9D">
        <w:t xml:space="preserve"> horizon, </w:t>
      </w:r>
      <w:r w:rsidR="37D4E298">
        <w:t>referred</w:t>
      </w:r>
      <w:r w:rsidR="291D1D9D">
        <w:t xml:space="preserve"> to the past and </w:t>
      </w:r>
      <w:r w:rsidR="0049019A">
        <w:t>future,</w:t>
      </w:r>
      <w:r w:rsidR="291D1D9D">
        <w:t xml:space="preserve"> </w:t>
      </w:r>
      <w:r w:rsidR="0049019A">
        <w:t>plays</w:t>
      </w:r>
      <w:r w:rsidR="291D1D9D">
        <w:t xml:space="preserve"> an important role in the outcome of the prediction. It is very challenging to select a robust value</w:t>
      </w:r>
      <w:r w:rsidR="6ED3C2C4">
        <w:t xml:space="preserve"> for each of them. However, as shown in the figures, the trend is captured by the model </w:t>
      </w:r>
      <w:r w:rsidR="0049019A">
        <w:t>appropriately,</w:t>
      </w:r>
      <w:r w:rsidR="6ED3C2C4">
        <w:t xml:space="preserve"> although the values are not </w:t>
      </w:r>
      <w:r w:rsidR="51087885">
        <w:t>accurate.</w:t>
      </w:r>
    </w:p>
    <w:p w14:paraId="6A6D5497" w14:textId="71A55EA9" w:rsidR="2488696C" w:rsidRDefault="2488696C" w:rsidP="3E398DC7">
      <w:pPr>
        <w:jc w:val="center"/>
      </w:pPr>
      <w:r>
        <w:rPr>
          <w:noProof/>
          <w:color w:val="2B579A"/>
          <w:shd w:val="clear" w:color="auto" w:fill="E6E6E6"/>
        </w:rPr>
        <w:drawing>
          <wp:inline distT="0" distB="0" distL="0" distR="0" wp14:anchorId="7E045B89" wp14:editId="2286DDE8">
            <wp:extent cx="3829050" cy="1914525"/>
            <wp:effectExtent l="0" t="0" r="0" b="0"/>
            <wp:docPr id="666549850" name="Picture 66654985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549850"/>
                    <pic:cNvPicPr/>
                  </pic:nvPicPr>
                  <pic:blipFill>
                    <a:blip r:embed="rId35">
                      <a:extLst>
                        <a:ext uri="{28A0092B-C50C-407E-A947-70E740481C1C}">
                          <a14:useLocalDpi xmlns:a14="http://schemas.microsoft.com/office/drawing/2010/main" val="0"/>
                        </a:ext>
                      </a:extLst>
                    </a:blip>
                    <a:stretch>
                      <a:fillRect/>
                    </a:stretch>
                  </pic:blipFill>
                  <pic:spPr>
                    <a:xfrm>
                      <a:off x="0" y="0"/>
                      <a:ext cx="3829050" cy="1914525"/>
                    </a:xfrm>
                    <a:prstGeom prst="rect">
                      <a:avLst/>
                    </a:prstGeom>
                  </pic:spPr>
                </pic:pic>
              </a:graphicData>
            </a:graphic>
          </wp:inline>
        </w:drawing>
      </w:r>
    </w:p>
    <w:p w14:paraId="2DEEEA89" w14:textId="354DD198" w:rsidR="2488696C" w:rsidRDefault="2488696C" w:rsidP="3E398DC7">
      <w:pPr>
        <w:jc w:val="center"/>
      </w:pPr>
      <w:r>
        <w:rPr>
          <w:noProof/>
          <w:color w:val="2B579A"/>
          <w:shd w:val="clear" w:color="auto" w:fill="E6E6E6"/>
        </w:rPr>
        <w:drawing>
          <wp:inline distT="0" distB="0" distL="0" distR="0" wp14:anchorId="4B4B8948" wp14:editId="615C828B">
            <wp:extent cx="3829050" cy="1914525"/>
            <wp:effectExtent l="0" t="0" r="0" b="0"/>
            <wp:docPr id="93054262" name="Picture 93054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054262"/>
                    <pic:cNvPicPr/>
                  </pic:nvPicPr>
                  <pic:blipFill>
                    <a:blip r:embed="rId36">
                      <a:extLst>
                        <a:ext uri="{28A0092B-C50C-407E-A947-70E740481C1C}">
                          <a14:useLocalDpi xmlns:a14="http://schemas.microsoft.com/office/drawing/2010/main" val="0"/>
                        </a:ext>
                      </a:extLst>
                    </a:blip>
                    <a:stretch>
                      <a:fillRect/>
                    </a:stretch>
                  </pic:blipFill>
                  <pic:spPr>
                    <a:xfrm>
                      <a:off x="0" y="0"/>
                      <a:ext cx="3829050" cy="1914525"/>
                    </a:xfrm>
                    <a:prstGeom prst="rect">
                      <a:avLst/>
                    </a:prstGeom>
                  </pic:spPr>
                </pic:pic>
              </a:graphicData>
            </a:graphic>
          </wp:inline>
        </w:drawing>
      </w:r>
    </w:p>
    <w:p w14:paraId="147F6C99" w14:textId="2066D229" w:rsidR="2488696C" w:rsidRDefault="2488696C" w:rsidP="3E398DC7">
      <w:pPr>
        <w:jc w:val="center"/>
      </w:pPr>
      <w:r>
        <w:rPr>
          <w:noProof/>
          <w:color w:val="2B579A"/>
          <w:shd w:val="clear" w:color="auto" w:fill="E6E6E6"/>
        </w:rPr>
        <w:lastRenderedPageBreak/>
        <w:drawing>
          <wp:inline distT="0" distB="0" distL="0" distR="0" wp14:anchorId="26C32C0B" wp14:editId="12312B1E">
            <wp:extent cx="4000500" cy="2000250"/>
            <wp:effectExtent l="0" t="0" r="0" b="0"/>
            <wp:docPr id="141794604" name="Picture 14179460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794604"/>
                    <pic:cNvPicPr/>
                  </pic:nvPicPr>
                  <pic:blipFill>
                    <a:blip r:embed="rId37">
                      <a:extLst>
                        <a:ext uri="{28A0092B-C50C-407E-A947-70E740481C1C}">
                          <a14:useLocalDpi xmlns:a14="http://schemas.microsoft.com/office/drawing/2010/main" val="0"/>
                        </a:ext>
                      </a:extLst>
                    </a:blip>
                    <a:stretch>
                      <a:fillRect/>
                    </a:stretch>
                  </pic:blipFill>
                  <pic:spPr>
                    <a:xfrm>
                      <a:off x="0" y="0"/>
                      <a:ext cx="4000500" cy="2000250"/>
                    </a:xfrm>
                    <a:prstGeom prst="rect">
                      <a:avLst/>
                    </a:prstGeom>
                  </pic:spPr>
                </pic:pic>
              </a:graphicData>
            </a:graphic>
          </wp:inline>
        </w:drawing>
      </w:r>
    </w:p>
    <w:p w14:paraId="11BDBA93" w14:textId="5D58BDCB" w:rsidR="2488696C" w:rsidRDefault="2488696C" w:rsidP="3E398DC7">
      <w:pPr>
        <w:jc w:val="center"/>
      </w:pPr>
      <w:r>
        <w:rPr>
          <w:noProof/>
          <w:color w:val="2B579A"/>
          <w:shd w:val="clear" w:color="auto" w:fill="E6E6E6"/>
        </w:rPr>
        <w:drawing>
          <wp:inline distT="0" distB="0" distL="0" distR="0" wp14:anchorId="3CF1310A" wp14:editId="735FCA95">
            <wp:extent cx="4000500" cy="2000250"/>
            <wp:effectExtent l="0" t="0" r="0" b="0"/>
            <wp:docPr id="572537829" name="Picture 572537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537829"/>
                    <pic:cNvPicPr/>
                  </pic:nvPicPr>
                  <pic:blipFill>
                    <a:blip r:embed="rId38">
                      <a:extLst>
                        <a:ext uri="{28A0092B-C50C-407E-A947-70E740481C1C}">
                          <a14:useLocalDpi xmlns:a14="http://schemas.microsoft.com/office/drawing/2010/main" val="0"/>
                        </a:ext>
                      </a:extLst>
                    </a:blip>
                    <a:stretch>
                      <a:fillRect/>
                    </a:stretch>
                  </pic:blipFill>
                  <pic:spPr>
                    <a:xfrm>
                      <a:off x="0" y="0"/>
                      <a:ext cx="4000500" cy="2000250"/>
                    </a:xfrm>
                    <a:prstGeom prst="rect">
                      <a:avLst/>
                    </a:prstGeom>
                  </pic:spPr>
                </pic:pic>
              </a:graphicData>
            </a:graphic>
          </wp:inline>
        </w:drawing>
      </w:r>
    </w:p>
    <w:p w14:paraId="04EA6B42" w14:textId="49BAE0D4" w:rsidR="2488696C" w:rsidRDefault="2488696C" w:rsidP="74BA3A32">
      <w:pPr>
        <w:jc w:val="center"/>
      </w:pPr>
      <w:r>
        <w:rPr>
          <w:noProof/>
          <w:color w:val="2B579A"/>
          <w:shd w:val="clear" w:color="auto" w:fill="E6E6E6"/>
        </w:rPr>
        <w:drawing>
          <wp:inline distT="0" distB="0" distL="0" distR="0" wp14:anchorId="3EA23B64" wp14:editId="6C264EB2">
            <wp:extent cx="4057650" cy="2028825"/>
            <wp:effectExtent l="0" t="0" r="0" b="0"/>
            <wp:docPr id="678908655" name="Picture 678908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908655"/>
                    <pic:cNvPicPr/>
                  </pic:nvPicPr>
                  <pic:blipFill>
                    <a:blip r:embed="rId39">
                      <a:extLst>
                        <a:ext uri="{28A0092B-C50C-407E-A947-70E740481C1C}">
                          <a14:useLocalDpi xmlns:a14="http://schemas.microsoft.com/office/drawing/2010/main" val="0"/>
                        </a:ext>
                      </a:extLst>
                    </a:blip>
                    <a:stretch>
                      <a:fillRect/>
                    </a:stretch>
                  </pic:blipFill>
                  <pic:spPr>
                    <a:xfrm>
                      <a:off x="0" y="0"/>
                      <a:ext cx="4057650" cy="2028825"/>
                    </a:xfrm>
                    <a:prstGeom prst="rect">
                      <a:avLst/>
                    </a:prstGeom>
                  </pic:spPr>
                </pic:pic>
              </a:graphicData>
            </a:graphic>
          </wp:inline>
        </w:drawing>
      </w:r>
    </w:p>
    <w:p w14:paraId="75EB2599" w14:textId="4F830C6C" w:rsidR="00543CAE" w:rsidRDefault="5BE68BF1" w:rsidP="00E67A8A">
      <w:pPr>
        <w:pStyle w:val="Caption"/>
        <w:jc w:val="center"/>
      </w:pPr>
      <w:bookmarkStart w:id="104" w:name="_Toc165330022"/>
      <w:r>
        <w:t xml:space="preserve">Figure </w:t>
      </w:r>
      <w:r w:rsidR="00EC1B2A">
        <w:rPr>
          <w:color w:val="2B579A"/>
          <w:shd w:val="clear" w:color="auto" w:fill="E6E6E6"/>
        </w:rPr>
        <w:fldChar w:fldCharType="begin"/>
      </w:r>
      <w:r w:rsidR="00EC1B2A">
        <w:instrText>SEQ Figure \* ARABIC</w:instrText>
      </w:r>
      <w:r w:rsidR="00EC1B2A">
        <w:rPr>
          <w:color w:val="2B579A"/>
          <w:shd w:val="clear" w:color="auto" w:fill="E6E6E6"/>
        </w:rPr>
        <w:fldChar w:fldCharType="separate"/>
      </w:r>
      <w:r w:rsidR="00EC1B2A">
        <w:rPr>
          <w:noProof/>
          <w:color w:val="2B579A"/>
          <w:shd w:val="clear" w:color="auto" w:fill="E6E6E6"/>
        </w:rPr>
        <w:t>10</w:t>
      </w:r>
      <w:r w:rsidR="00EC1B2A">
        <w:rPr>
          <w:color w:val="2B579A"/>
          <w:shd w:val="clear" w:color="auto" w:fill="E6E6E6"/>
        </w:rPr>
        <w:fldChar w:fldCharType="end"/>
      </w:r>
      <w:r w:rsidR="00EC1B2A">
        <w:t>:</w:t>
      </w:r>
      <w:r>
        <w:t xml:space="preserve"> </w:t>
      </w:r>
      <w:r w:rsidRPr="04F8163E">
        <w:t xml:space="preserve">Results of the model prediction after </w:t>
      </w:r>
      <w:r w:rsidR="21447502" w:rsidRPr="04F8163E">
        <w:t>50</w:t>
      </w:r>
      <w:r w:rsidRPr="04F8163E">
        <w:t xml:space="preserve"> epochs</w:t>
      </w:r>
      <w:bookmarkEnd w:id="104"/>
    </w:p>
    <w:p w14:paraId="1FFC8DF0" w14:textId="2A990277" w:rsidR="00543CAE" w:rsidRDefault="5BE68BF1" w:rsidP="4CACB01B">
      <w:pPr>
        <w:spacing w:before="200" w:after="300" w:line="240" w:lineRule="auto"/>
        <w:jc w:val="center"/>
      </w:pPr>
      <w:r>
        <w:lastRenderedPageBreak/>
        <w:br/>
      </w:r>
      <w:r w:rsidR="1DD2EC3C">
        <w:rPr>
          <w:noProof/>
          <w:color w:val="2B579A"/>
          <w:shd w:val="clear" w:color="auto" w:fill="E6E6E6"/>
        </w:rPr>
        <w:drawing>
          <wp:inline distT="0" distB="0" distL="0" distR="0" wp14:anchorId="61BDFD95" wp14:editId="3654C156">
            <wp:extent cx="5683540" cy="1892397"/>
            <wp:effectExtent l="0" t="0" r="0" b="0"/>
            <wp:docPr id="1493186647" name="Picture 1493186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683540" cy="1892397"/>
                    </a:xfrm>
                    <a:prstGeom prst="rect">
                      <a:avLst/>
                    </a:prstGeom>
                  </pic:spPr>
                </pic:pic>
              </a:graphicData>
            </a:graphic>
          </wp:inline>
        </w:drawing>
      </w:r>
    </w:p>
    <w:p w14:paraId="470DAAA0" w14:textId="4410D60B" w:rsidR="65CDC0CB" w:rsidRDefault="65CDC0CB" w:rsidP="4F50919B">
      <w:pPr>
        <w:spacing w:before="200" w:after="300" w:line="240" w:lineRule="auto"/>
        <w:jc w:val="center"/>
      </w:pPr>
    </w:p>
    <w:p w14:paraId="3B0EE868" w14:textId="71D517E1" w:rsidR="0F01B16B" w:rsidRDefault="04EC0E56" w:rsidP="4F50919B">
      <w:pPr>
        <w:spacing w:before="200" w:after="300" w:line="240" w:lineRule="auto"/>
        <w:jc w:val="center"/>
      </w:pPr>
      <w:r>
        <w:rPr>
          <w:noProof/>
          <w:color w:val="2B579A"/>
          <w:shd w:val="clear" w:color="auto" w:fill="E6E6E6"/>
        </w:rPr>
        <w:drawing>
          <wp:inline distT="0" distB="0" distL="0" distR="0" wp14:anchorId="7E95C7FD" wp14:editId="6D689DF2">
            <wp:extent cx="5607338" cy="1873346"/>
            <wp:effectExtent l="0" t="0" r="0" b="0"/>
            <wp:docPr id="1131266911" name="Picture 1131266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607338" cy="1873346"/>
                    </a:xfrm>
                    <a:prstGeom prst="rect">
                      <a:avLst/>
                    </a:prstGeom>
                  </pic:spPr>
                </pic:pic>
              </a:graphicData>
            </a:graphic>
          </wp:inline>
        </w:drawing>
      </w:r>
    </w:p>
    <w:p w14:paraId="7A0FFE09" w14:textId="3669CDC5" w:rsidR="12EEF0D5" w:rsidRDefault="12EEF0D5" w:rsidP="65CDC0CB">
      <w:pPr>
        <w:pStyle w:val="Caption"/>
        <w:jc w:val="center"/>
        <w:rPr>
          <w:rFonts w:ascii="Calibri" w:eastAsia="Calibri" w:hAnsi="Calibri" w:cs="Calibri"/>
        </w:rPr>
      </w:pPr>
      <w:bookmarkStart w:id="105" w:name="_Toc165330023"/>
      <w:r>
        <w:t xml:space="preserve">Figure </w:t>
      </w:r>
      <w:r w:rsidR="00EC1B2A">
        <w:rPr>
          <w:color w:val="2B579A"/>
          <w:shd w:val="clear" w:color="auto" w:fill="E6E6E6"/>
        </w:rPr>
        <w:fldChar w:fldCharType="begin"/>
      </w:r>
      <w:r w:rsidR="00EC1B2A">
        <w:instrText>SEQ Figure \* ARABIC</w:instrText>
      </w:r>
      <w:r w:rsidR="00EC1B2A">
        <w:rPr>
          <w:color w:val="2B579A"/>
          <w:shd w:val="clear" w:color="auto" w:fill="E6E6E6"/>
        </w:rPr>
        <w:fldChar w:fldCharType="separate"/>
      </w:r>
      <w:r w:rsidR="00EC1B2A">
        <w:rPr>
          <w:noProof/>
          <w:color w:val="2B579A"/>
          <w:shd w:val="clear" w:color="auto" w:fill="E6E6E6"/>
        </w:rPr>
        <w:t>11</w:t>
      </w:r>
      <w:r w:rsidR="00EC1B2A">
        <w:rPr>
          <w:color w:val="2B579A"/>
          <w:shd w:val="clear" w:color="auto" w:fill="E6E6E6"/>
        </w:rPr>
        <w:fldChar w:fldCharType="end"/>
      </w:r>
      <w:r w:rsidR="00EC1B2A">
        <w:t>:</w:t>
      </w:r>
      <w:r>
        <w:t xml:space="preserve"> </w:t>
      </w:r>
      <w:r w:rsidRPr="65CDC0CB">
        <w:rPr>
          <w:rFonts w:ascii="Calibri" w:eastAsia="Calibri" w:hAnsi="Calibri" w:cs="Calibri"/>
        </w:rPr>
        <w:t xml:space="preserve">Results </w:t>
      </w:r>
      <w:r w:rsidR="1A11A5BD" w:rsidRPr="135F0433">
        <w:rPr>
          <w:rFonts w:ascii="Calibri" w:eastAsia="Calibri" w:hAnsi="Calibri" w:cs="Calibri"/>
        </w:rPr>
        <w:t>and loss graphs</w:t>
      </w:r>
      <w:r w:rsidRPr="135F0433">
        <w:rPr>
          <w:rFonts w:ascii="Calibri" w:eastAsia="Calibri" w:hAnsi="Calibri" w:cs="Calibri"/>
        </w:rPr>
        <w:t xml:space="preserve"> </w:t>
      </w:r>
      <w:r w:rsidRPr="65CDC0CB">
        <w:rPr>
          <w:rFonts w:ascii="Calibri" w:eastAsia="Calibri" w:hAnsi="Calibri" w:cs="Calibri"/>
        </w:rPr>
        <w:t xml:space="preserve">of the </w:t>
      </w:r>
      <w:r w:rsidR="131427B4" w:rsidRPr="65CDC0CB">
        <w:rPr>
          <w:rFonts w:ascii="Calibri" w:eastAsia="Calibri" w:hAnsi="Calibri" w:cs="Calibri"/>
        </w:rPr>
        <w:t>MSE and MAE</w:t>
      </w:r>
      <w:r w:rsidRPr="65CDC0CB">
        <w:rPr>
          <w:rFonts w:ascii="Calibri" w:eastAsia="Calibri" w:hAnsi="Calibri" w:cs="Calibri"/>
        </w:rPr>
        <w:t xml:space="preserve"> </w:t>
      </w:r>
      <w:r w:rsidR="7D27854F" w:rsidRPr="65CDC0CB">
        <w:rPr>
          <w:rFonts w:ascii="Calibri" w:eastAsia="Calibri" w:hAnsi="Calibri" w:cs="Calibri"/>
        </w:rPr>
        <w:t>calculations</w:t>
      </w:r>
      <w:r w:rsidRPr="65CDC0CB">
        <w:rPr>
          <w:rFonts w:ascii="Calibri" w:eastAsia="Calibri" w:hAnsi="Calibri" w:cs="Calibri"/>
        </w:rPr>
        <w:t xml:space="preserve"> after </w:t>
      </w:r>
      <w:r w:rsidR="7F390639" w:rsidRPr="4F50919B">
        <w:rPr>
          <w:rFonts w:ascii="Calibri" w:eastAsia="Calibri" w:hAnsi="Calibri" w:cs="Calibri"/>
        </w:rPr>
        <w:t>5</w:t>
      </w:r>
      <w:r w:rsidR="60955085" w:rsidRPr="4F50919B">
        <w:rPr>
          <w:rFonts w:ascii="Calibri" w:eastAsia="Calibri" w:hAnsi="Calibri" w:cs="Calibri"/>
        </w:rPr>
        <w:t>0</w:t>
      </w:r>
      <w:r w:rsidRPr="65CDC0CB">
        <w:rPr>
          <w:rFonts w:ascii="Calibri" w:eastAsia="Calibri" w:hAnsi="Calibri" w:cs="Calibri"/>
        </w:rPr>
        <w:t xml:space="preserve"> epochs</w:t>
      </w:r>
      <w:bookmarkEnd w:id="105"/>
    </w:p>
    <w:p w14:paraId="2D4D52AD" w14:textId="12728C9D" w:rsidR="65CDC0CB" w:rsidRDefault="6DFE523B" w:rsidP="4F50919B">
      <w:pPr>
        <w:jc w:val="both"/>
      </w:pPr>
      <w:r>
        <w:t>Stock market forecasting is a complex endeavor, and our project aimed to develop a multivariate time series forecasting model tailored to capture the intricate patterns within stock data. The training and validation graphs provide a comprehensive overview of the model's performance across 50 training epochs. During the validation phase, we observed a Mean Squared Error (MSE) of approximately 0.013886 and a Mean Absolute Error (MAE) of around 0.069274. These metrics suggest that the model exhibited proficiency in identifying the underlying dynamics of the stock market variables utilized for validation, potentially indicating a robust predictive capability within the confines of the validation dataset.</w:t>
      </w:r>
    </w:p>
    <w:p w14:paraId="289FDCF8" w14:textId="71215FB2" w:rsidR="65CDC0CB" w:rsidRDefault="6DFE523B" w:rsidP="4F50919B">
      <w:pPr>
        <w:jc w:val="both"/>
      </w:pPr>
      <w:r>
        <w:t>However, the test set evaluation revealed a divergence in model performance when applied to out-of-sample data. The test set exhibited higher error values, with an MSE of 0.101004 and an MAE of 0.160934. This notable increase in error suggests that the model's performance deteriorated when encountered with previously unseen data. Several factors could contribute to this phenomenon, including overfitting to the validation set, a shift in market conditions not represented in the training data, or the inherent unpredictability and noise associated with financial time series data.</w:t>
      </w:r>
    </w:p>
    <w:p w14:paraId="419E239D" w14:textId="06C3C581" w:rsidR="65CDC0CB" w:rsidRDefault="6DFE523B" w:rsidP="65CDC0CB">
      <w:r>
        <w:t xml:space="preserve"> These findings underscore the intricate nature of stock data forecasting and the importance of rigorous model evaluation. It is crucial to assess a model's generalization capability through comprehensive testing on out-of-sample data, as this can reveal potential limitations and areas for improvement. Additionally, the discrepancy between validation and test set performance highlights the need for continuous model monitoring and adaptation to account for evolving market dynamics.</w:t>
      </w:r>
    </w:p>
    <w:p w14:paraId="7269EE16" w14:textId="3D686765" w:rsidR="00CA454F" w:rsidRPr="00CA454F" w:rsidRDefault="00CA6D56" w:rsidP="3E7F0787">
      <w:pPr>
        <w:pStyle w:val="Heading1"/>
      </w:pPr>
      <w:bookmarkStart w:id="106" w:name="_Toc165318619"/>
      <w:commentRangeStart w:id="107"/>
      <w:r>
        <w:lastRenderedPageBreak/>
        <w:t>Findings</w:t>
      </w:r>
      <w:commentRangeEnd w:id="107"/>
      <w:r w:rsidR="0074197A">
        <w:rPr>
          <w:rStyle w:val="CommentReference"/>
        </w:rPr>
        <w:commentReference w:id="107"/>
      </w:r>
      <w:bookmarkEnd w:id="106"/>
    </w:p>
    <w:p w14:paraId="3236829C" w14:textId="3B09A15F" w:rsidR="0D35DFB2" w:rsidRDefault="0D35DFB2" w:rsidP="6132664F">
      <w:pPr>
        <w:spacing w:after="0"/>
        <w:jc w:val="both"/>
        <w:rPr>
          <w:rFonts w:ascii="Calibri" w:eastAsia="Calibri" w:hAnsi="Calibri" w:cs="Calibri"/>
        </w:rPr>
      </w:pPr>
      <w:r w:rsidRPr="6132664F">
        <w:rPr>
          <w:rFonts w:ascii="Calibri" w:eastAsia="Calibri" w:hAnsi="Calibri" w:cs="Calibri"/>
        </w:rPr>
        <w:t xml:space="preserve">We have successfully implemented a </w:t>
      </w:r>
      <w:proofErr w:type="spellStart"/>
      <w:r w:rsidRPr="6132664F">
        <w:rPr>
          <w:rFonts w:ascii="Calibri" w:eastAsia="Calibri" w:hAnsi="Calibri" w:cs="Calibri"/>
        </w:rPr>
        <w:t>PatchTST</w:t>
      </w:r>
      <w:proofErr w:type="spellEnd"/>
      <w:r w:rsidRPr="6132664F">
        <w:rPr>
          <w:rFonts w:ascii="Calibri" w:eastAsia="Calibri" w:hAnsi="Calibri" w:cs="Calibri"/>
        </w:rPr>
        <w:t xml:space="preserve"> framework using a model architecture with 3-layer encoders, 4 attention heads, and appropriate dimensions for the model and fully connected networks. Systematic hyperparameter tuning played a critical role in optimizing the model's performance. Hyperparameter exploration included the number of layers, attention heads, model dimensions, and the dimensions of the feed-forward network.</w:t>
      </w:r>
    </w:p>
    <w:p w14:paraId="11752345" w14:textId="6D6CBD39" w:rsidR="6132664F" w:rsidRDefault="6132664F" w:rsidP="6132664F">
      <w:pPr>
        <w:spacing w:after="0"/>
        <w:jc w:val="both"/>
        <w:rPr>
          <w:rFonts w:ascii="Calibri" w:eastAsia="Calibri" w:hAnsi="Calibri" w:cs="Calibri"/>
        </w:rPr>
      </w:pPr>
    </w:p>
    <w:p w14:paraId="2800CD78" w14:textId="78182333" w:rsidR="6E5DF899" w:rsidRDefault="6E5DF899" w:rsidP="0018FCCE">
      <w:pPr>
        <w:jc w:val="both"/>
      </w:pPr>
      <w:r>
        <w:t xml:space="preserve">The analysis of the healthcare dataset using the </w:t>
      </w:r>
      <w:proofErr w:type="spellStart"/>
      <w:r>
        <w:t>PatchTST</w:t>
      </w:r>
      <w:proofErr w:type="spellEnd"/>
      <w:r>
        <w:t xml:space="preserve"> model architecture has yielded insightful results, reflective of the model’s ability to learn and predict health-related outcomes. Through the training over 50 epochs, the loss metrics have shown a promising downward trend for both training and validation, suggesting the model's good fit. Validation MSE and MAE stand at 0.362872 and 0.382686, respectively, indicating a solid grasp of the dataset's patterns.</w:t>
      </w:r>
    </w:p>
    <w:p w14:paraId="3B204555" w14:textId="0B995397" w:rsidR="6E5DF899" w:rsidRDefault="6E5DF899" w:rsidP="776BD0CC">
      <w:r>
        <w:t>However, when assessing the model against the unseen test set, the errors increased, with the MSE rising to 1.439492 and the MAE to 0.765352. This highlights a potential overfitting to the validation set or a difference in the distribution between the training/validation and the test sets. It also underscores the complexities of predictive modeling in the healthcare field, where numerous variables can affect outcomes.</w:t>
      </w:r>
    </w:p>
    <w:p w14:paraId="1911B0CD" w14:textId="26E219BE" w:rsidR="6E5DF899" w:rsidRDefault="6E5DF899" w:rsidP="0018FCCE">
      <w:r>
        <w:t>The length of the forecasting horizon was also a critical factor in the model's performance. Finding the optimal balance between past information used for predictions and the future horizon remains a challenge, particularly for health-related data, which is subject to rapid and often unpredictable changes.</w:t>
      </w:r>
    </w:p>
    <w:p w14:paraId="3E052082" w14:textId="0A68FF2D" w:rsidR="6E5DF899" w:rsidRDefault="6E5DF899" w:rsidP="3C7DAD97">
      <w:pPr>
        <w:spacing w:after="0"/>
        <w:jc w:val="both"/>
      </w:pPr>
      <w:r w:rsidRPr="3C7DAD97">
        <w:rPr>
          <w:rFonts w:ascii="Calibri" w:eastAsia="Calibri" w:hAnsi="Calibri" w:cs="Calibri"/>
        </w:rPr>
        <w:t>Despite the model effectively identifying general trends, it experienced difficulties in pinpointing specific peaks and troughs, a common challenge in time-series forecasting. This emphasizes the need for ongoing model refinement and testing to ensure that it can adapt to new patterns and maintain accuracy over time. The findings from this analysis stress the importance of continuous model evaluation and enhancement to achieve the highest predictive accuracy in healthcare applications.</w:t>
      </w:r>
    </w:p>
    <w:p w14:paraId="35BE0AC2" w14:textId="1A5DBD38" w:rsidR="26F45C6E" w:rsidRDefault="26F45C6E" w:rsidP="26F45C6E">
      <w:pPr>
        <w:spacing w:after="0"/>
        <w:jc w:val="both"/>
        <w:rPr>
          <w:rFonts w:ascii="Calibri" w:eastAsia="Calibri" w:hAnsi="Calibri" w:cs="Calibri"/>
        </w:rPr>
      </w:pPr>
    </w:p>
    <w:p w14:paraId="7665AE0F" w14:textId="41274C63" w:rsidR="0D35DFB2" w:rsidRDefault="0D35DFB2" w:rsidP="6132664F">
      <w:pPr>
        <w:spacing w:after="0"/>
        <w:jc w:val="both"/>
        <w:rPr>
          <w:rFonts w:ascii="Calibri" w:eastAsia="Calibri" w:hAnsi="Calibri" w:cs="Calibri"/>
        </w:rPr>
      </w:pPr>
      <w:r w:rsidRPr="6132664F">
        <w:rPr>
          <w:rFonts w:ascii="Calibri" w:eastAsia="Calibri" w:hAnsi="Calibri" w:cs="Calibri"/>
        </w:rPr>
        <w:t xml:space="preserve">The model training was conducted over 50 epochs, with close monitoring of losses on both training and validation datasets. The losses converged well, with the final validation losses indicating a good fit of the model on the validation set. </w:t>
      </w:r>
      <w:r w:rsidRPr="64CE7E56">
        <w:rPr>
          <w:rFonts w:ascii="Calibri" w:eastAsia="Calibri" w:hAnsi="Calibri" w:cs="Calibri"/>
        </w:rPr>
        <w:t xml:space="preserve">The </w:t>
      </w:r>
      <w:r w:rsidRPr="6132664F">
        <w:rPr>
          <w:rFonts w:ascii="Calibri" w:eastAsia="Calibri" w:hAnsi="Calibri" w:cs="Calibri"/>
        </w:rPr>
        <w:t>MSE and MAE</w:t>
      </w:r>
      <w:r w:rsidR="4E925931" w:rsidRPr="64CE7E56">
        <w:rPr>
          <w:rFonts w:ascii="Calibri" w:eastAsia="Calibri" w:hAnsi="Calibri" w:cs="Calibri"/>
        </w:rPr>
        <w:t xml:space="preserve"> (as shown in Figure 11</w:t>
      </w:r>
      <w:r w:rsidRPr="6132664F">
        <w:rPr>
          <w:rFonts w:ascii="Calibri" w:eastAsia="Calibri" w:hAnsi="Calibri" w:cs="Calibri"/>
        </w:rPr>
        <w:t>) were 0.013886 and 0.069274, respectively, after 50 epochs.</w:t>
      </w:r>
    </w:p>
    <w:p w14:paraId="7F557F20" w14:textId="0FB36977" w:rsidR="529B0ED0" w:rsidRDefault="529B0ED0" w:rsidP="529B0ED0">
      <w:pPr>
        <w:spacing w:after="0"/>
        <w:jc w:val="both"/>
        <w:rPr>
          <w:rFonts w:ascii="Calibri" w:eastAsia="Calibri" w:hAnsi="Calibri" w:cs="Calibri"/>
        </w:rPr>
      </w:pPr>
    </w:p>
    <w:p w14:paraId="27E19432" w14:textId="70D0CBA6" w:rsidR="0D35DFB2" w:rsidRDefault="0D35DFB2" w:rsidP="6132664F">
      <w:pPr>
        <w:spacing w:after="0"/>
        <w:jc w:val="both"/>
        <w:rPr>
          <w:rFonts w:ascii="Calibri" w:eastAsia="Calibri" w:hAnsi="Calibri" w:cs="Calibri"/>
        </w:rPr>
      </w:pPr>
      <w:r w:rsidRPr="6132664F">
        <w:rPr>
          <w:rFonts w:ascii="Calibri" w:eastAsia="Calibri" w:hAnsi="Calibri" w:cs="Calibri"/>
        </w:rPr>
        <w:t>The length of the forecasting horizon was identified as a significant factor in the model’s predictive performance. The choice of how far back to look (past horizon) and how far ahead to predict (future horizon) greatly influenced the accuracy of the model's predictions.</w:t>
      </w:r>
    </w:p>
    <w:p w14:paraId="60FBA0F3" w14:textId="36A9B6C4" w:rsidR="6132664F" w:rsidRDefault="6132664F" w:rsidP="6132664F">
      <w:pPr>
        <w:spacing w:after="0"/>
        <w:jc w:val="both"/>
        <w:rPr>
          <w:rFonts w:ascii="Calibri" w:eastAsia="Calibri" w:hAnsi="Calibri" w:cs="Calibri"/>
        </w:rPr>
      </w:pPr>
    </w:p>
    <w:p w14:paraId="5D6754B5" w14:textId="3345BB77" w:rsidR="0D35DFB2" w:rsidRDefault="0D35DFB2" w:rsidP="6132664F">
      <w:pPr>
        <w:spacing w:after="0"/>
        <w:jc w:val="both"/>
        <w:rPr>
          <w:rFonts w:ascii="Calibri" w:eastAsia="Calibri" w:hAnsi="Calibri" w:cs="Calibri"/>
        </w:rPr>
      </w:pPr>
      <w:r w:rsidRPr="6132664F">
        <w:rPr>
          <w:rFonts w:ascii="Calibri" w:eastAsia="Calibri" w:hAnsi="Calibri" w:cs="Calibri"/>
        </w:rPr>
        <w:t>A notable divergence in performance was observed on the held-out test set, with higher error values (MSE of 0.101004 and MAE of 0.160934). This could suggest overfitting to the validation set, shifts in market conditions not represented in the training data, or the unpredictable nature of financial time series data.</w:t>
      </w:r>
    </w:p>
    <w:p w14:paraId="5765A2F7" w14:textId="62946DBF" w:rsidR="6132664F" w:rsidRDefault="6132664F" w:rsidP="6132664F">
      <w:pPr>
        <w:spacing w:after="0"/>
        <w:jc w:val="both"/>
        <w:rPr>
          <w:rFonts w:ascii="Calibri" w:eastAsia="Calibri" w:hAnsi="Calibri" w:cs="Calibri"/>
        </w:rPr>
      </w:pPr>
    </w:p>
    <w:p w14:paraId="57EE65E8" w14:textId="6E69B04C" w:rsidR="0D35DFB2" w:rsidRDefault="0D35DFB2" w:rsidP="6132664F">
      <w:pPr>
        <w:spacing w:after="0"/>
        <w:jc w:val="both"/>
        <w:rPr>
          <w:rFonts w:ascii="Calibri" w:eastAsia="Calibri" w:hAnsi="Calibri" w:cs="Calibri"/>
        </w:rPr>
      </w:pPr>
      <w:r w:rsidRPr="6132664F">
        <w:rPr>
          <w:rFonts w:ascii="Calibri" w:eastAsia="Calibri" w:hAnsi="Calibri" w:cs="Calibri"/>
        </w:rPr>
        <w:t>Qualitative analysis through visualizations showed that the model effectively captured overall trends and patterns in stock market indicators. However, the model faced challenges in accurately predicting specific local peaks and troughs, indicating potential areas for improvement in precise value prediction, especially during volatile market periods. The study highlights the necessity of continuous model monitoring and adaptation, especially considering the evolving nature of market dynamics that may affect the predictive performance.</w:t>
      </w:r>
    </w:p>
    <w:p w14:paraId="1D6113F6" w14:textId="3695CE82" w:rsidR="6132664F" w:rsidRDefault="6132664F" w:rsidP="6132664F">
      <w:pPr>
        <w:spacing w:after="0"/>
        <w:jc w:val="both"/>
        <w:rPr>
          <w:rFonts w:ascii="Calibri" w:eastAsia="Calibri" w:hAnsi="Calibri" w:cs="Calibri"/>
        </w:rPr>
      </w:pPr>
    </w:p>
    <w:p w14:paraId="474590E0" w14:textId="222F3CA0" w:rsidR="0D35DFB2" w:rsidRDefault="0D35DFB2" w:rsidP="6132664F">
      <w:pPr>
        <w:spacing w:after="0"/>
        <w:jc w:val="both"/>
        <w:rPr>
          <w:rFonts w:ascii="Calibri" w:eastAsia="Calibri" w:hAnsi="Calibri" w:cs="Calibri"/>
        </w:rPr>
      </w:pPr>
      <w:r w:rsidRPr="6132664F">
        <w:rPr>
          <w:rFonts w:ascii="Calibri" w:eastAsia="Calibri" w:hAnsi="Calibri" w:cs="Calibri"/>
        </w:rPr>
        <w:lastRenderedPageBreak/>
        <w:t xml:space="preserve">The number of past and future time steps used for forecasting were critical to the model’s output. The challenge </w:t>
      </w:r>
      <w:r w:rsidR="35D4C646" w:rsidRPr="529B0ED0">
        <w:rPr>
          <w:rFonts w:ascii="Calibri" w:eastAsia="Calibri" w:hAnsi="Calibri" w:cs="Calibri"/>
        </w:rPr>
        <w:t>lay</w:t>
      </w:r>
      <w:r w:rsidRPr="6132664F">
        <w:rPr>
          <w:rFonts w:ascii="Calibri" w:eastAsia="Calibri" w:hAnsi="Calibri" w:cs="Calibri"/>
        </w:rPr>
        <w:t xml:space="preserve"> in selecting robust values for these parameters to achieve accurate predictions. The findings stress the importance of evaluating the model's ability to generalize beyond the training data. Comprehensive testing of</w:t>
      </w:r>
      <w:r w:rsidR="55077EC6" w:rsidRPr="64CE7E56">
        <w:rPr>
          <w:rFonts w:ascii="Calibri" w:eastAsia="Calibri" w:hAnsi="Calibri" w:cs="Calibri"/>
        </w:rPr>
        <w:t xml:space="preserve"> </w:t>
      </w:r>
      <w:r w:rsidRPr="6132664F">
        <w:rPr>
          <w:rFonts w:ascii="Calibri" w:eastAsia="Calibri" w:hAnsi="Calibri" w:cs="Calibri"/>
        </w:rPr>
        <w:t xml:space="preserve">sample data is crucial to </w:t>
      </w:r>
      <w:r w:rsidR="6AA0C8B9" w:rsidRPr="64CE7E56">
        <w:rPr>
          <w:rFonts w:ascii="Calibri" w:eastAsia="Calibri" w:hAnsi="Calibri" w:cs="Calibri"/>
        </w:rPr>
        <w:t>find</w:t>
      </w:r>
      <w:r w:rsidRPr="6132664F">
        <w:rPr>
          <w:rFonts w:ascii="Calibri" w:eastAsia="Calibri" w:hAnsi="Calibri" w:cs="Calibri"/>
        </w:rPr>
        <w:t xml:space="preserve"> potential limitations and further model refinements.</w:t>
      </w:r>
    </w:p>
    <w:p w14:paraId="4D4948D9" w14:textId="5C121296" w:rsidR="2CBC450F" w:rsidRDefault="2CBC450F" w:rsidP="2CBC450F">
      <w:pPr>
        <w:spacing w:after="0"/>
        <w:jc w:val="both"/>
        <w:rPr>
          <w:rFonts w:ascii="Calibri" w:eastAsia="Calibri" w:hAnsi="Calibri" w:cs="Calibri"/>
        </w:rPr>
      </w:pPr>
    </w:p>
    <w:p w14:paraId="3AE9C0B1" w14:textId="3A597439" w:rsidR="00785EDA" w:rsidRDefault="000757AD" w:rsidP="00785EDA">
      <w:pPr>
        <w:pStyle w:val="Heading1"/>
      </w:pPr>
      <w:bookmarkStart w:id="108" w:name="_Toc165318620"/>
      <w:r>
        <w:t>Summary</w:t>
      </w:r>
      <w:bookmarkEnd w:id="108"/>
    </w:p>
    <w:p w14:paraId="22DE720D" w14:textId="2D15602D" w:rsidR="00DB04C3" w:rsidRDefault="00980267" w:rsidP="00193376">
      <w:pPr>
        <w:jc w:val="both"/>
      </w:pPr>
      <w:r>
        <w:t xml:space="preserve">This </w:t>
      </w:r>
      <w:r w:rsidR="6146D9B2">
        <w:t>project</w:t>
      </w:r>
      <w:r>
        <w:t>, titled</w:t>
      </w:r>
      <w:r w:rsidR="6146D9B2">
        <w:t xml:space="preserve"> </w:t>
      </w:r>
      <w:r>
        <w:t>“</w:t>
      </w:r>
      <w:r w:rsidR="6146D9B2">
        <w:t>Multivariate</w:t>
      </w:r>
      <w:r w:rsidR="1D87E231">
        <w:t xml:space="preserve"> Timeseries Forecasting with Generative AI</w:t>
      </w:r>
      <w:r>
        <w:t>”</w:t>
      </w:r>
      <w:r w:rsidR="7BC027F7">
        <w:t xml:space="preserve"> </w:t>
      </w:r>
      <w:r w:rsidR="00D10ED3">
        <w:t xml:space="preserve">focused on </w:t>
      </w:r>
      <w:r w:rsidR="1D87E231">
        <w:t>advanc</w:t>
      </w:r>
      <w:r w:rsidR="00D10ED3">
        <w:t>ing</w:t>
      </w:r>
      <w:r w:rsidR="1D87E231">
        <w:t xml:space="preserve"> forecasting capabilities </w:t>
      </w:r>
      <w:r w:rsidR="00D10ED3">
        <w:t xml:space="preserve">through the application of </w:t>
      </w:r>
      <w:r w:rsidR="1D87E231">
        <w:t>Transformer neural network architectures across various domains. Th</w:t>
      </w:r>
      <w:r w:rsidR="00BF5A0F">
        <w:t xml:space="preserve">ese </w:t>
      </w:r>
      <w:r w:rsidR="1D87E231">
        <w:t>model</w:t>
      </w:r>
      <w:r w:rsidR="00BF5A0F">
        <w:t>s</w:t>
      </w:r>
      <w:r w:rsidR="1D87E231">
        <w:t xml:space="preserve"> utilized the self-attention mechanisms </w:t>
      </w:r>
      <w:r w:rsidR="00437E33">
        <w:t xml:space="preserve">inherent in </w:t>
      </w:r>
      <w:r w:rsidR="1D87E231">
        <w:t>Transformers to effectively model complex dependencies and temporal sequences in multivariate time series data.</w:t>
      </w:r>
    </w:p>
    <w:p w14:paraId="284109E3" w14:textId="7CD69838" w:rsidR="30D87B94" w:rsidRDefault="00437E33" w:rsidP="00193376">
      <w:pPr>
        <w:jc w:val="both"/>
      </w:pPr>
      <w:r>
        <w:t xml:space="preserve">The primary objective was </w:t>
      </w:r>
      <w:r w:rsidR="055BEB7D">
        <w:t>to develop and evaluate a multivariate time series forecasting model using</w:t>
      </w:r>
      <w:r w:rsidR="3C641D94">
        <w:t xml:space="preserve"> </w:t>
      </w:r>
      <w:r w:rsidR="055BEB7D">
        <w:t>different datasets</w:t>
      </w:r>
      <w:r w:rsidR="005D07DC">
        <w:t>, including</w:t>
      </w:r>
      <w:r w:rsidR="055BEB7D">
        <w:t xml:space="preserve"> an influenza virus dataset and a stock market dataset with technical indicators. The influenza virus dataset contained variables such as age, virus weightage, total occupancy, and other </w:t>
      </w:r>
      <w:r w:rsidR="009B0700">
        <w:t xml:space="preserve">healthcare-related </w:t>
      </w:r>
      <w:r w:rsidR="055BEB7D">
        <w:t xml:space="preserve">factors. The stock market dataset </w:t>
      </w:r>
      <w:r w:rsidR="00D8563B">
        <w:t xml:space="preserve">was composed of </w:t>
      </w:r>
      <w:r w:rsidR="055BEB7D">
        <w:t>features like open, close, high, low, volume, and 55 technical indicators.</w:t>
      </w:r>
    </w:p>
    <w:p w14:paraId="08B4DB76" w14:textId="7098FAB6" w:rsidR="00890BDE" w:rsidRDefault="00D8563B" w:rsidP="00254D2C">
      <w:pPr>
        <w:jc w:val="both"/>
      </w:pPr>
      <w:r>
        <w:t xml:space="preserve">In the </w:t>
      </w:r>
      <w:r w:rsidR="00F55A56">
        <w:t xml:space="preserve">analysis </w:t>
      </w:r>
      <w:r>
        <w:t xml:space="preserve">of </w:t>
      </w:r>
      <w:r w:rsidR="055BEB7D">
        <w:t xml:space="preserve">the influenza virus dataset, the model achieved </w:t>
      </w:r>
      <w:r w:rsidR="00F55A56">
        <w:t xml:space="preserve">demonstrated </w:t>
      </w:r>
      <w:r w:rsidR="00D73F37">
        <w:t xml:space="preserve">effective </w:t>
      </w:r>
      <w:r w:rsidR="055BEB7D">
        <w:t xml:space="preserve">forecasting </w:t>
      </w:r>
      <w:r w:rsidR="00F55A56">
        <w:t xml:space="preserve">capabilities </w:t>
      </w:r>
      <w:r w:rsidR="055BEB7D">
        <w:t xml:space="preserve">for the 6 target variables. The </w:t>
      </w:r>
      <w:r w:rsidR="00D73F37">
        <w:t xml:space="preserve">convergence of the </w:t>
      </w:r>
      <w:r w:rsidR="055BEB7D">
        <w:t xml:space="preserve">training and validation loss curves </w:t>
      </w:r>
      <w:r w:rsidR="00D73F37">
        <w:t xml:space="preserve">suggested a </w:t>
      </w:r>
      <w:r w:rsidR="00B143A9">
        <w:t>robust model fit</w:t>
      </w:r>
      <w:r w:rsidR="055BEB7D">
        <w:t xml:space="preserve">. The final validation </w:t>
      </w:r>
      <w:r w:rsidR="00B143A9">
        <w:t xml:space="preserve">metrics, </w:t>
      </w:r>
      <w:r w:rsidR="055BEB7D">
        <w:t xml:space="preserve">mean squared error (MSE) </w:t>
      </w:r>
      <w:r w:rsidR="00B143A9">
        <w:t xml:space="preserve">of 0.362872 and </w:t>
      </w:r>
      <w:r w:rsidR="055BEB7D">
        <w:t xml:space="preserve">mean absolute error (MAE) </w:t>
      </w:r>
      <w:r w:rsidR="002B4DD7">
        <w:t xml:space="preserve">of </w:t>
      </w:r>
      <w:r w:rsidR="055BEB7D">
        <w:t xml:space="preserve">0.382886, </w:t>
      </w:r>
      <w:r w:rsidR="002B4DD7">
        <w:t xml:space="preserve">indicated </w:t>
      </w:r>
      <w:r w:rsidR="055BEB7D">
        <w:t>accurate predictions.</w:t>
      </w:r>
      <w:r w:rsidR="540A9E89">
        <w:t xml:space="preserve"> </w:t>
      </w:r>
      <w:r w:rsidR="004E0A50">
        <w:t xml:space="preserve">Due to </w:t>
      </w:r>
      <w:r w:rsidR="00FC5811">
        <w:t>the volatile</w:t>
      </w:r>
      <w:r w:rsidR="004E0A50">
        <w:t xml:space="preserve"> nature of stock data</w:t>
      </w:r>
      <w:r w:rsidR="005216DE">
        <w:t xml:space="preserve">, the model trained on the stock market dataset showed potential for determining short-period forecasting and </w:t>
      </w:r>
      <w:r w:rsidR="004E0A50">
        <w:t xml:space="preserve">possible </w:t>
      </w:r>
      <w:r w:rsidR="36A6515D">
        <w:t>future</w:t>
      </w:r>
      <w:r w:rsidR="004E0A50">
        <w:t xml:space="preserve"> </w:t>
      </w:r>
      <w:r w:rsidR="00254D2C">
        <w:t>trends</w:t>
      </w:r>
      <w:r w:rsidR="00AB632C">
        <w:t>. Comparative qualitative analysis between the performance of these two domains</w:t>
      </w:r>
      <w:r w:rsidR="00FC5811">
        <w:t xml:space="preserve"> revealed that the forecasting performance was more effective for healthcare data</w:t>
      </w:r>
      <w:r w:rsidR="00B84791">
        <w:t>set rather than for the stock marke</w:t>
      </w:r>
      <w:r w:rsidR="00254D2C">
        <w:t>t</w:t>
      </w:r>
      <w:r w:rsidR="00B84791">
        <w:t xml:space="preserve"> data. The</w:t>
      </w:r>
      <w:r w:rsidR="00254D2C">
        <w:t xml:space="preserve"> difference is</w:t>
      </w:r>
      <w:r w:rsidR="540A9E89">
        <w:t xml:space="preserve"> likely due to the inherent complexity and volatility of stock market data.</w:t>
      </w:r>
    </w:p>
    <w:p w14:paraId="0CF8E7C7" w14:textId="286DD6E5" w:rsidR="540A9E89" w:rsidRDefault="540A9E89" w:rsidP="00254D2C">
      <w:pPr>
        <w:jc w:val="both"/>
      </w:pPr>
      <w:r>
        <w:t xml:space="preserve">The findings suggest that the proposed multivariate time series forecasting approach is well-suited for </w:t>
      </w:r>
      <w:r w:rsidR="00466DDB">
        <w:t>applications in</w:t>
      </w:r>
      <w:r w:rsidR="00B45D78">
        <w:t xml:space="preserve"> which </w:t>
      </w:r>
      <w:r w:rsidR="00295384">
        <w:t>volatility</w:t>
      </w:r>
      <w:r w:rsidR="00B45D78">
        <w:t xml:space="preserve"> and unexpected values </w:t>
      </w:r>
      <w:r w:rsidR="00D64197">
        <w:t>occur infrequently</w:t>
      </w:r>
      <w:r w:rsidR="00E23455">
        <w:t xml:space="preserve">. </w:t>
      </w:r>
      <w:r w:rsidR="00F2491F">
        <w:t>For instance</w:t>
      </w:r>
      <w:r w:rsidR="00E23455">
        <w:t>, in healthcare</w:t>
      </w:r>
      <w:r w:rsidR="00F2491F">
        <w:t xml:space="preserve"> settings</w:t>
      </w:r>
      <w:r w:rsidR="00E23455">
        <w:t>,</w:t>
      </w:r>
      <w:r>
        <w:t xml:space="preserve"> accurate predictions of variables like occupancy and virus weightage are crucial for resource planning and disease </w:t>
      </w:r>
      <w:r w:rsidR="4CD63D11">
        <w:t>management. For</w:t>
      </w:r>
      <w:r>
        <w:t xml:space="preserve"> stock data forecasting, the model can be reliable for short-term trading strategies but may require further enhancements or the incorporation of additional relevant features to improve long-term forecasting accuracy.</w:t>
      </w:r>
    </w:p>
    <w:p w14:paraId="72CF9FDF" w14:textId="14CC7EF5" w:rsidR="00785EDA" w:rsidRDefault="00A42B88" w:rsidP="3E7F0787">
      <w:pPr>
        <w:pStyle w:val="Heading1"/>
        <w:rPr>
          <w:noProof/>
        </w:rPr>
      </w:pPr>
      <w:bookmarkStart w:id="109" w:name="_Toc165318621"/>
      <w:r w:rsidRPr="715E53AA">
        <w:rPr>
          <w:noProof/>
        </w:rPr>
        <w:t>Future Work</w:t>
      </w:r>
      <w:bookmarkEnd w:id="109"/>
    </w:p>
    <w:p w14:paraId="794AF4E0" w14:textId="3E40C52F" w:rsidR="54A83C3A" w:rsidRDefault="00855C19" w:rsidP="715E53AA">
      <w:pPr>
        <w:jc w:val="both"/>
      </w:pPr>
      <w:r>
        <w:t xml:space="preserve">There is a potential in developing </w:t>
      </w:r>
      <w:r w:rsidR="54A83C3A">
        <w:t xml:space="preserve">hybrid models that combine traditional time series forecasting methods with machine learning </w:t>
      </w:r>
      <w:r>
        <w:t xml:space="preserve">algorithms. This approach aims to </w:t>
      </w:r>
      <w:r w:rsidR="54A83C3A">
        <w:t xml:space="preserve">leverage the strengths of both </w:t>
      </w:r>
      <w:r w:rsidR="00B56644">
        <w:t>methods</w:t>
      </w:r>
      <w:r w:rsidR="003E50EA">
        <w:t xml:space="preserve">. Additionally, </w:t>
      </w:r>
      <w:r w:rsidR="54A83C3A">
        <w:t xml:space="preserve">extensive hyperparameter tuning and optimization </w:t>
      </w:r>
      <w:r w:rsidR="003E50EA">
        <w:t xml:space="preserve">pipeline </w:t>
      </w:r>
      <w:r w:rsidR="004176AB">
        <w:t xml:space="preserve">should be developed </w:t>
      </w:r>
      <w:r w:rsidR="54A83C3A">
        <w:t>to find the optimal model configuration, potentially leading to improved forecasting accuracy.</w:t>
      </w:r>
    </w:p>
    <w:p w14:paraId="0224237F" w14:textId="7723C67D" w:rsidR="00713BC8" w:rsidRDefault="00B56644" w:rsidP="00B40558">
      <w:pPr>
        <w:jc w:val="both"/>
      </w:pPr>
      <w:r>
        <w:t xml:space="preserve">Engaging </w:t>
      </w:r>
      <w:r w:rsidR="2E1EC199">
        <w:t xml:space="preserve">domain experts (e.g., healthcare professionals or financial analysts) </w:t>
      </w:r>
      <w:r w:rsidR="00695520">
        <w:t>in the modeling process is recommended</w:t>
      </w:r>
      <w:r w:rsidR="008652D5">
        <w:t>.</w:t>
      </w:r>
      <w:r w:rsidR="00695520">
        <w:t xml:space="preserve"> </w:t>
      </w:r>
      <w:r w:rsidR="008652D5">
        <w:t xml:space="preserve">Their </w:t>
      </w:r>
      <w:r w:rsidR="2E1EC199">
        <w:t xml:space="preserve">domain-specific knowledge and </w:t>
      </w:r>
      <w:r w:rsidR="00B40558">
        <w:t>constraints</w:t>
      </w:r>
      <w:r w:rsidR="2E1EC199">
        <w:t xml:space="preserve"> </w:t>
      </w:r>
      <w:r w:rsidR="00143091">
        <w:t xml:space="preserve">could be invaluable in enhancing </w:t>
      </w:r>
      <w:r w:rsidR="2E1EC199">
        <w:t>interpretab</w:t>
      </w:r>
      <w:r w:rsidR="00143091">
        <w:t>ility</w:t>
      </w:r>
      <w:r w:rsidR="2E1EC199">
        <w:t xml:space="preserve"> and </w:t>
      </w:r>
      <w:r w:rsidR="00713BC8">
        <w:t>reliability of the forecasting models</w:t>
      </w:r>
      <w:r w:rsidR="2E1EC199">
        <w:t>.</w:t>
      </w:r>
    </w:p>
    <w:p w14:paraId="3F726952" w14:textId="590D30E6" w:rsidR="00713BC8" w:rsidRDefault="00713BC8" w:rsidP="00713BC8">
      <w:pPr>
        <w:jc w:val="both"/>
      </w:pPr>
      <w:r>
        <w:t xml:space="preserve">Investigating the inclusion of additional data types, such as news </w:t>
      </w:r>
      <w:r w:rsidR="0024785D">
        <w:t xml:space="preserve">content, into </w:t>
      </w:r>
      <w:r>
        <w:t xml:space="preserve">the </w:t>
      </w:r>
      <w:r w:rsidR="0024785D">
        <w:t xml:space="preserve">forecasting model could </w:t>
      </w:r>
      <w:r w:rsidR="00B40558">
        <w:t>also be</w:t>
      </w:r>
      <w:r w:rsidR="0024785D">
        <w:t xml:space="preserve"> beneficial. This aim</w:t>
      </w:r>
      <w:r w:rsidR="00B40558">
        <w:t>s</w:t>
      </w:r>
      <w:r w:rsidR="0024785D">
        <w:t xml:space="preserve"> </w:t>
      </w:r>
      <w:r w:rsidR="00B40558">
        <w:t>to</w:t>
      </w:r>
      <w:r w:rsidR="0024785D">
        <w:t xml:space="preserve"> incorporate other </w:t>
      </w:r>
      <w:r>
        <w:t xml:space="preserve">influential attributes </w:t>
      </w:r>
      <w:r w:rsidR="00B40558">
        <w:t>that could reveal uncaptured trends in the forecasting pipeline</w:t>
      </w:r>
      <w:r>
        <w:t>.</w:t>
      </w:r>
    </w:p>
    <w:p w14:paraId="77564F3E" w14:textId="4BC4B364" w:rsidR="000A3B62" w:rsidRDefault="003F3521" w:rsidP="00CC70BC">
      <w:pPr>
        <w:jc w:val="both"/>
      </w:pPr>
      <w:r>
        <w:t xml:space="preserve">Additionally, </w:t>
      </w:r>
      <w:r w:rsidR="00CB1744">
        <w:t xml:space="preserve">implementing </w:t>
      </w:r>
      <w:r w:rsidR="000A3B62">
        <w:t xml:space="preserve">feature engineering techniques, such as feature interactions or dimensionality reduction </w:t>
      </w:r>
      <w:r w:rsidR="00193376">
        <w:t>methods before</w:t>
      </w:r>
      <w:r w:rsidR="00CB1744">
        <w:t xml:space="preserve"> the forecasting pipeline </w:t>
      </w:r>
      <w:r w:rsidR="00193376">
        <w:t xml:space="preserve">will be critical in </w:t>
      </w:r>
      <w:r w:rsidR="000A3B62">
        <w:t>captur</w:t>
      </w:r>
      <w:r w:rsidR="00193376">
        <w:t>ing</w:t>
      </w:r>
      <w:r w:rsidR="000A3B62">
        <w:t xml:space="preserve"> complex patterns </w:t>
      </w:r>
      <w:r w:rsidR="00193376">
        <w:t>within</w:t>
      </w:r>
      <w:r w:rsidR="000A3B62">
        <w:t xml:space="preserve"> the data.</w:t>
      </w:r>
    </w:p>
    <w:p w14:paraId="55FD1468" w14:textId="3C5B9535" w:rsidR="715E53AA" w:rsidRDefault="715E53AA" w:rsidP="715E53AA">
      <w:pPr>
        <w:jc w:val="both"/>
      </w:pPr>
    </w:p>
    <w:p w14:paraId="35DB0594" w14:textId="3F07C151" w:rsidR="715E53AA" w:rsidRDefault="715E53AA" w:rsidP="715E53AA">
      <w:pPr>
        <w:jc w:val="both"/>
      </w:pPr>
    </w:p>
    <w:p w14:paraId="213ABA2E" w14:textId="7C66CBD4" w:rsidR="715E53AA" w:rsidRDefault="715E53AA" w:rsidP="715E53AA">
      <w:pPr>
        <w:jc w:val="both"/>
      </w:pPr>
    </w:p>
    <w:p w14:paraId="489F3AE0" w14:textId="051895D9" w:rsidR="00DB04C3" w:rsidRDefault="00DB04C3" w:rsidP="00DB04C3"/>
    <w:p w14:paraId="0E3083E3" w14:textId="5D1649D0" w:rsidR="003A5710" w:rsidRDefault="003A5710" w:rsidP="00DB04C3"/>
    <w:p w14:paraId="3B1A8AC7" w14:textId="77777777" w:rsidR="00434B77" w:rsidRPr="00DB04C3" w:rsidRDefault="00434B77" w:rsidP="00DB04C3"/>
    <w:p w14:paraId="181FD5AF" w14:textId="77777777" w:rsidR="00434B77" w:rsidRDefault="00434B77" w:rsidP="00A42B88">
      <w:pPr>
        <w:pStyle w:val="ChapterTitle"/>
        <w:sectPr w:rsidR="00434B77" w:rsidSect="00B43C89">
          <w:type w:val="oddPage"/>
          <w:pgSz w:w="12240" w:h="15840" w:code="1"/>
          <w:pgMar w:top="720" w:right="1080" w:bottom="720" w:left="1080" w:header="706" w:footer="706" w:gutter="0"/>
          <w:cols w:space="851"/>
          <w:docGrid w:linePitch="360"/>
        </w:sectPr>
      </w:pPr>
    </w:p>
    <w:p w14:paraId="31645627" w14:textId="29EDB1EC" w:rsidR="000757AD" w:rsidRPr="00A42B88" w:rsidRDefault="00A42B88" w:rsidP="00A42B88">
      <w:pPr>
        <w:pStyle w:val="ChapterTitle"/>
      </w:pPr>
      <w:r w:rsidRPr="00A42B88">
        <w:lastRenderedPageBreak/>
        <w:t>Appendi</w:t>
      </w:r>
      <w:r>
        <w:t>x</w:t>
      </w:r>
    </w:p>
    <w:p w14:paraId="7A6D3581" w14:textId="5A997533" w:rsidR="00A600CA" w:rsidRDefault="00C402B9" w:rsidP="004B478A">
      <w:pPr>
        <w:pStyle w:val="SectionHeading"/>
      </w:pPr>
      <w:bookmarkStart w:id="110" w:name="_Toc165318622"/>
      <w:r>
        <w:t>Appendix A: Glossary</w:t>
      </w:r>
      <w:bookmarkEnd w:id="110"/>
    </w:p>
    <w:tbl>
      <w:tblPr>
        <w:tblStyle w:val="ListTable6Colorful-Accent6"/>
        <w:tblW w:w="0" w:type="auto"/>
        <w:tblLook w:val="04A0" w:firstRow="1" w:lastRow="0" w:firstColumn="1" w:lastColumn="0" w:noHBand="0" w:noVBand="1"/>
      </w:tblPr>
      <w:tblGrid>
        <w:gridCol w:w="2155"/>
        <w:gridCol w:w="7915"/>
      </w:tblGrid>
      <w:tr w:rsidR="004B478A" w14:paraId="29FB3E03" w14:textId="77777777" w:rsidTr="2D8BC7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F5CABDF" w14:textId="1D34F298" w:rsidR="004B478A" w:rsidRDefault="004B478A" w:rsidP="00C402B9">
            <w:r>
              <w:t>Term</w:t>
            </w:r>
          </w:p>
        </w:tc>
        <w:tc>
          <w:tcPr>
            <w:tcW w:w="7915" w:type="dxa"/>
          </w:tcPr>
          <w:p w14:paraId="313A7084" w14:textId="2EB7BD1C" w:rsidR="004B478A" w:rsidRDefault="004B478A" w:rsidP="00C402B9">
            <w:pPr>
              <w:cnfStyle w:val="100000000000" w:firstRow="1" w:lastRow="0" w:firstColumn="0" w:lastColumn="0" w:oddVBand="0" w:evenVBand="0" w:oddHBand="0" w:evenHBand="0" w:firstRowFirstColumn="0" w:firstRowLastColumn="0" w:lastRowFirstColumn="0" w:lastRowLastColumn="0"/>
            </w:pPr>
            <w:r>
              <w:t>Definition</w:t>
            </w:r>
          </w:p>
        </w:tc>
      </w:tr>
      <w:tr w:rsidR="60860B43" w14:paraId="6DA5DC23" w14:textId="77777777" w:rsidTr="2D8BC78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Pr>
          <w:p w14:paraId="3FF099BB" w14:textId="1BD49D4D" w:rsidR="16B4437C" w:rsidRDefault="16B4437C" w:rsidP="60860B43">
            <w:r>
              <w:t>AI (Artificial Intelligence)</w:t>
            </w:r>
          </w:p>
        </w:tc>
        <w:tc>
          <w:tcPr>
            <w:tcW w:w="7915" w:type="dxa"/>
          </w:tcPr>
          <w:p w14:paraId="4B277567" w14:textId="6C09D0FB" w:rsidR="71423A08" w:rsidRDefault="71423A08" w:rsidP="60860B43">
            <w:pPr>
              <w:cnfStyle w:val="000000100000" w:firstRow="0" w:lastRow="0" w:firstColumn="0" w:lastColumn="0" w:oddVBand="0" w:evenVBand="0" w:oddHBand="1" w:evenHBand="0" w:firstRowFirstColumn="0" w:firstRowLastColumn="0" w:lastRowFirstColumn="0" w:lastRowLastColumn="0"/>
            </w:pPr>
            <w:r>
              <w:t>Machines mimicking human thinking, including learning and problem-solving.</w:t>
            </w:r>
          </w:p>
        </w:tc>
      </w:tr>
      <w:tr w:rsidR="60860B43" w14:paraId="107FEF94" w14:textId="77777777" w:rsidTr="2D8BC78F">
        <w:trPr>
          <w:trHeight w:val="300"/>
        </w:trPr>
        <w:tc>
          <w:tcPr>
            <w:cnfStyle w:val="001000000000" w:firstRow="0" w:lastRow="0" w:firstColumn="1" w:lastColumn="0" w:oddVBand="0" w:evenVBand="0" w:oddHBand="0" w:evenHBand="0" w:firstRowFirstColumn="0" w:firstRowLastColumn="0" w:lastRowFirstColumn="0" w:lastRowLastColumn="0"/>
            <w:tcW w:w="2155" w:type="dxa"/>
          </w:tcPr>
          <w:p w14:paraId="122860E7" w14:textId="09AA512D" w:rsidR="2B9D085F" w:rsidRDefault="2B9D085F" w:rsidP="60860B43">
            <w:r>
              <w:t>AIOps (Artificial Intelligence for IT Operations)</w:t>
            </w:r>
          </w:p>
        </w:tc>
        <w:tc>
          <w:tcPr>
            <w:tcW w:w="7915" w:type="dxa"/>
          </w:tcPr>
          <w:p w14:paraId="1C8B10AF" w14:textId="24D23587" w:rsidR="0C7C2BD8" w:rsidRDefault="0C7C2BD8" w:rsidP="60860B43">
            <w:pPr>
              <w:cnfStyle w:val="000000000000" w:firstRow="0" w:lastRow="0" w:firstColumn="0" w:lastColumn="0" w:oddVBand="0" w:evenVBand="0" w:oddHBand="0" w:evenHBand="0" w:firstRowFirstColumn="0" w:firstRowLastColumn="0" w:lastRowFirstColumn="0" w:lastRowLastColumn="0"/>
            </w:pPr>
            <w:r>
              <w:t>AI and machine learning applied to automate and improve IT operations.</w:t>
            </w:r>
          </w:p>
        </w:tc>
      </w:tr>
      <w:tr w:rsidR="004B478A" w14:paraId="4CE3CC4B" w14:textId="77777777" w:rsidTr="2D8BC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56CA903" w14:textId="6A8631E0" w:rsidR="004B478A" w:rsidRDefault="469C1062" w:rsidP="00C402B9">
            <w:r>
              <w:t>Internet of Things (IoT)</w:t>
            </w:r>
          </w:p>
        </w:tc>
        <w:tc>
          <w:tcPr>
            <w:tcW w:w="7915" w:type="dxa"/>
          </w:tcPr>
          <w:p w14:paraId="1C627121" w14:textId="787676B6" w:rsidR="004B478A" w:rsidRDefault="5CC47B68" w:rsidP="00C402B9">
            <w:pPr>
              <w:cnfStyle w:val="000000100000" w:firstRow="0" w:lastRow="0" w:firstColumn="0" w:lastColumn="0" w:oddVBand="0" w:evenVBand="0" w:oddHBand="1" w:evenHBand="0" w:firstRowFirstColumn="0" w:firstRowLastColumn="0" w:lastRowFirstColumn="0" w:lastRowLastColumn="0"/>
            </w:pPr>
            <w:r>
              <w:t>A statistical model for analyzing and forecasting time series, ideal for single-variable data.</w:t>
            </w:r>
          </w:p>
        </w:tc>
      </w:tr>
      <w:tr w:rsidR="60860B43" w14:paraId="27D2CA2C" w14:textId="77777777" w:rsidTr="2D8BC78F">
        <w:trPr>
          <w:trHeight w:val="300"/>
        </w:trPr>
        <w:tc>
          <w:tcPr>
            <w:cnfStyle w:val="001000000000" w:firstRow="0" w:lastRow="0" w:firstColumn="1" w:lastColumn="0" w:oddVBand="0" w:evenVBand="0" w:oddHBand="0" w:evenHBand="0" w:firstRowFirstColumn="0" w:firstRowLastColumn="0" w:lastRowFirstColumn="0" w:lastRowLastColumn="0"/>
            <w:tcW w:w="2155" w:type="dxa"/>
          </w:tcPr>
          <w:p w14:paraId="2C5C0B02" w14:textId="15D72049" w:rsidR="53733315" w:rsidRDefault="53733315" w:rsidP="60860B43">
            <w:r>
              <w:t>CNN (Convolutional Neural Network)</w:t>
            </w:r>
          </w:p>
        </w:tc>
        <w:tc>
          <w:tcPr>
            <w:tcW w:w="7915" w:type="dxa"/>
          </w:tcPr>
          <w:p w14:paraId="4D9F15A9" w14:textId="0C27830C" w:rsidR="5A62C29A" w:rsidRDefault="1EBAACDA" w:rsidP="60860B43">
            <w:pPr>
              <w:cnfStyle w:val="000000000000" w:firstRow="0" w:lastRow="0" w:firstColumn="0" w:lastColumn="0" w:oddVBand="0" w:evenVBand="0" w:oddHBand="0" w:evenHBand="0" w:firstRowFirstColumn="0" w:firstRowLastColumn="0" w:lastRowFirstColumn="0" w:lastRowLastColumn="0"/>
            </w:pPr>
            <w:r>
              <w:t xml:space="preserve">Deep neural networks </w:t>
            </w:r>
            <w:bookmarkStart w:id="111" w:name="_Int_C72MkBGH"/>
            <w:r w:rsidR="1137A7E1">
              <w:t>are best</w:t>
            </w:r>
            <w:bookmarkEnd w:id="111"/>
            <w:r>
              <w:t xml:space="preserve"> for image analysis, recognized for pattern recognition.</w:t>
            </w:r>
          </w:p>
        </w:tc>
      </w:tr>
      <w:tr w:rsidR="60860B43" w14:paraId="287E32C9" w14:textId="77777777" w:rsidTr="2D8BC78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Pr>
          <w:p w14:paraId="3678B3A8" w14:textId="5D18A501" w:rsidR="2B9D085F" w:rsidRDefault="2B9D085F" w:rsidP="60860B43">
            <w:r>
              <w:t>ECG (Electrocardiogram)</w:t>
            </w:r>
          </w:p>
        </w:tc>
        <w:tc>
          <w:tcPr>
            <w:tcW w:w="7915" w:type="dxa"/>
          </w:tcPr>
          <w:p w14:paraId="0745CF9F" w14:textId="7B79F75B" w:rsidR="3D24249F" w:rsidRDefault="3D24249F" w:rsidP="60860B43">
            <w:pPr>
              <w:cnfStyle w:val="000000100000" w:firstRow="0" w:lastRow="0" w:firstColumn="0" w:lastColumn="0" w:oddVBand="0" w:evenVBand="0" w:oddHBand="1" w:evenHBand="0" w:firstRowFirstColumn="0" w:firstRowLastColumn="0" w:lastRowFirstColumn="0" w:lastRowLastColumn="0"/>
            </w:pPr>
            <w:r>
              <w:t>A test to check the heart's electrical activity and health, useful for detecting cardiac issues.</w:t>
            </w:r>
          </w:p>
        </w:tc>
      </w:tr>
      <w:tr w:rsidR="2D8BC78F" w14:paraId="2E25845B" w14:textId="77777777" w:rsidTr="2D8BC78F">
        <w:trPr>
          <w:trHeight w:val="300"/>
        </w:trPr>
        <w:tc>
          <w:tcPr>
            <w:cnfStyle w:val="001000000000" w:firstRow="0" w:lastRow="0" w:firstColumn="1" w:lastColumn="0" w:oddVBand="0" w:evenVBand="0" w:oddHBand="0" w:evenHBand="0" w:firstRowFirstColumn="0" w:firstRowLastColumn="0" w:lastRowFirstColumn="0" w:lastRowLastColumn="0"/>
            <w:tcW w:w="2155" w:type="dxa"/>
          </w:tcPr>
          <w:p w14:paraId="703A8686" w14:textId="4A580B53" w:rsidR="19779B11" w:rsidRDefault="19779B11" w:rsidP="2D8BC78F">
            <w:r>
              <w:t>Fin GAN</w:t>
            </w:r>
          </w:p>
        </w:tc>
        <w:tc>
          <w:tcPr>
            <w:tcW w:w="7915" w:type="dxa"/>
          </w:tcPr>
          <w:p w14:paraId="72249279" w14:textId="48879BB3" w:rsidR="19779B11" w:rsidRDefault="19779B11" w:rsidP="2D8BC78F">
            <w:pPr>
              <w:cnfStyle w:val="000000000000" w:firstRow="0" w:lastRow="0" w:firstColumn="0" w:lastColumn="0" w:oddVBand="0" w:evenVBand="0" w:oddHBand="0" w:evenHBand="0" w:firstRowFirstColumn="0" w:firstRowLastColumn="0" w:lastRowFirstColumn="0" w:lastRowLastColumn="0"/>
            </w:pPr>
            <w:r>
              <w:t>A pipeline focuses on probabilistic forecasting and introduces a novel economics-driven loss function, repositioning GANs for classification tasks and enabling comprehensive conditional probability distributions for price returns.</w:t>
            </w:r>
          </w:p>
        </w:tc>
      </w:tr>
      <w:tr w:rsidR="60860B43" w14:paraId="7BE8B7D5" w14:textId="77777777" w:rsidTr="2D8BC78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Pr>
          <w:p w14:paraId="519FCB43" w14:textId="6973501E" w:rsidR="53733315" w:rsidRDefault="53733315" w:rsidP="60860B43">
            <w:r>
              <w:t>GAN (Generative Adversarial Network)</w:t>
            </w:r>
          </w:p>
        </w:tc>
        <w:tc>
          <w:tcPr>
            <w:tcW w:w="7915" w:type="dxa"/>
          </w:tcPr>
          <w:p w14:paraId="69A61C33" w14:textId="623438D5" w:rsidR="7A50CCEF" w:rsidRDefault="7A50CCEF" w:rsidP="60860B43">
            <w:pPr>
              <w:cnfStyle w:val="000000100000" w:firstRow="0" w:lastRow="0" w:firstColumn="0" w:lastColumn="0" w:oddVBand="0" w:evenVBand="0" w:oddHBand="1" w:evenHBand="0" w:firstRowFirstColumn="0" w:firstRowLastColumn="0" w:lastRowFirstColumn="0" w:lastRowLastColumn="0"/>
            </w:pPr>
            <w:r>
              <w:t>A machine learning setup where two neural networks compete, commonly used in unsupervised learning.</w:t>
            </w:r>
          </w:p>
        </w:tc>
      </w:tr>
      <w:tr w:rsidR="60860B43" w14:paraId="18568A51" w14:textId="77777777" w:rsidTr="2D8BC78F">
        <w:trPr>
          <w:trHeight w:val="300"/>
        </w:trPr>
        <w:tc>
          <w:tcPr>
            <w:cnfStyle w:val="001000000000" w:firstRow="0" w:lastRow="0" w:firstColumn="1" w:lastColumn="0" w:oddVBand="0" w:evenVBand="0" w:oddHBand="0" w:evenHBand="0" w:firstRowFirstColumn="0" w:firstRowLastColumn="0" w:lastRowFirstColumn="0" w:lastRowLastColumn="0"/>
            <w:tcW w:w="2155" w:type="dxa"/>
          </w:tcPr>
          <w:p w14:paraId="38B278F4" w14:textId="5D6EC938" w:rsidR="53733315" w:rsidRDefault="53733315" w:rsidP="60860B43">
            <w:r>
              <w:t>GDP (Gross Domestic Product)</w:t>
            </w:r>
          </w:p>
        </w:tc>
        <w:tc>
          <w:tcPr>
            <w:tcW w:w="7915" w:type="dxa"/>
          </w:tcPr>
          <w:p w14:paraId="0B72DBE7" w14:textId="4149B5D9" w:rsidR="5C9528F7" w:rsidRDefault="44A9265D" w:rsidP="60860B43">
            <w:pPr>
              <w:cnfStyle w:val="000000000000" w:firstRow="0" w:lastRow="0" w:firstColumn="0" w:lastColumn="0" w:oddVBand="0" w:evenVBand="0" w:oddHBand="0" w:evenHBand="0" w:firstRowFirstColumn="0" w:firstRowLastColumn="0" w:lastRowFirstColumn="0" w:lastRowLastColumn="0"/>
            </w:pPr>
            <w:r>
              <w:t xml:space="preserve">The total value of goods and services produced in a </w:t>
            </w:r>
            <w:bookmarkStart w:id="112" w:name="_Int_2yYwA8yy"/>
            <w:r w:rsidR="6F45A381">
              <w:t>country</w:t>
            </w:r>
            <w:bookmarkEnd w:id="112"/>
            <w:r>
              <w:t xml:space="preserve"> </w:t>
            </w:r>
            <w:bookmarkStart w:id="113" w:name="_Int_wBEixyZS"/>
            <w:r w:rsidR="0C7D12C1">
              <w:t>indicates</w:t>
            </w:r>
            <w:bookmarkEnd w:id="113"/>
            <w:r>
              <w:t xml:space="preserve"> economic health.</w:t>
            </w:r>
          </w:p>
        </w:tc>
      </w:tr>
      <w:tr w:rsidR="60860B43" w14:paraId="31ACC04C" w14:textId="77777777" w:rsidTr="2D8BC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C217D69" w14:textId="7E00707A" w:rsidR="20470885" w:rsidRDefault="20470885">
            <w:r>
              <w:t>Generative AI</w:t>
            </w:r>
          </w:p>
        </w:tc>
        <w:tc>
          <w:tcPr>
            <w:tcW w:w="7915" w:type="dxa"/>
          </w:tcPr>
          <w:p w14:paraId="1C662C4A" w14:textId="28818E90" w:rsidR="632D18D9" w:rsidRDefault="632D18D9">
            <w:pPr>
              <w:cnfStyle w:val="000000100000" w:firstRow="0" w:lastRow="0" w:firstColumn="0" w:lastColumn="0" w:oddVBand="0" w:evenVBand="0" w:oddHBand="1" w:evenHBand="0" w:firstRowFirstColumn="0" w:firstRowLastColumn="0" w:lastRowFirstColumn="0" w:lastRowLastColumn="0"/>
            </w:pPr>
            <w:r>
              <w:t>AI that creates new data and results, not just categorizing existing information.</w:t>
            </w:r>
          </w:p>
        </w:tc>
      </w:tr>
      <w:tr w:rsidR="003B3D92" w14:paraId="7AB3EF49" w14:textId="77777777" w:rsidTr="2D8BC78F">
        <w:tc>
          <w:tcPr>
            <w:cnfStyle w:val="001000000000" w:firstRow="0" w:lastRow="0" w:firstColumn="1" w:lastColumn="0" w:oddVBand="0" w:evenVBand="0" w:oddHBand="0" w:evenHBand="0" w:firstRowFirstColumn="0" w:firstRowLastColumn="0" w:lastRowFirstColumn="0" w:lastRowLastColumn="0"/>
            <w:tcW w:w="2155" w:type="dxa"/>
          </w:tcPr>
          <w:p w14:paraId="5A21345C" w14:textId="7E00707A" w:rsidR="004B478A" w:rsidRDefault="469C1062" w:rsidP="00C402B9">
            <w:r>
              <w:t>Generative AI</w:t>
            </w:r>
          </w:p>
        </w:tc>
        <w:tc>
          <w:tcPr>
            <w:tcW w:w="7915" w:type="dxa"/>
          </w:tcPr>
          <w:p w14:paraId="449CC2A3" w14:textId="69A8B49D" w:rsidR="004B478A" w:rsidRDefault="587EC29D" w:rsidP="00C402B9">
            <w:pPr>
              <w:cnfStyle w:val="000000000000" w:firstRow="0" w:lastRow="0" w:firstColumn="0" w:lastColumn="0" w:oddVBand="0" w:evenVBand="0" w:oddHBand="0" w:evenHBand="0" w:firstRowFirstColumn="0" w:firstRowLastColumn="0" w:lastRowFirstColumn="0" w:lastRowLastColumn="0"/>
            </w:pPr>
            <w:r>
              <w:t>A network of devices connected via sensors and software, sharing data over the internet.</w:t>
            </w:r>
          </w:p>
        </w:tc>
      </w:tr>
      <w:tr w:rsidR="2D8BC78F" w14:paraId="27924FCE" w14:textId="77777777" w:rsidTr="2D8BC78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Pr>
          <w:p w14:paraId="29CB19A9" w14:textId="2326F5BE" w:rsidR="54E03546" w:rsidRDefault="54E03546" w:rsidP="2D8BC78F">
            <w:r>
              <w:t>Index GAN</w:t>
            </w:r>
          </w:p>
        </w:tc>
        <w:tc>
          <w:tcPr>
            <w:tcW w:w="7915" w:type="dxa"/>
          </w:tcPr>
          <w:p w14:paraId="5770977A" w14:textId="48E10666" w:rsidR="54E03546" w:rsidRDefault="54E03546" w:rsidP="2D8BC78F">
            <w:pPr>
              <w:cnfStyle w:val="000000100000" w:firstRow="0" w:lastRow="0" w:firstColumn="0" w:lastColumn="0" w:oddVBand="0" w:evenVBand="0" w:oddHBand="1" w:evenHBand="0" w:firstRowFirstColumn="0" w:firstRowLastColumn="0" w:lastRowFirstColumn="0" w:lastRowLastColumn="0"/>
            </w:pPr>
            <w:r>
              <w:t xml:space="preserve">The platform for integrating financial domain knowledge, news context, and a multi-step attentive seq2seq learning network, which operates within a Wasserstein GAN framework, uniquely incorporates market sentiment and news analysis, reflecting the stock market's inherent characteristics and demonstrating enhanced predictive performance in real-world indices. </w:t>
            </w:r>
          </w:p>
        </w:tc>
      </w:tr>
      <w:tr w:rsidR="60860B43" w14:paraId="0F44EBA3" w14:textId="77777777" w:rsidTr="2D8BC78F">
        <w:trPr>
          <w:trHeight w:val="300"/>
        </w:trPr>
        <w:tc>
          <w:tcPr>
            <w:cnfStyle w:val="001000000000" w:firstRow="0" w:lastRow="0" w:firstColumn="1" w:lastColumn="0" w:oddVBand="0" w:evenVBand="0" w:oddHBand="0" w:evenHBand="0" w:firstRowFirstColumn="0" w:firstRowLastColumn="0" w:lastRowFirstColumn="0" w:lastRowLastColumn="0"/>
            <w:tcW w:w="2155" w:type="dxa"/>
          </w:tcPr>
          <w:p w14:paraId="672808D9" w14:textId="2892AC5E" w:rsidR="53733315" w:rsidRDefault="53733315" w:rsidP="60860B43">
            <w:r>
              <w:t>LSTM (Long Short-Term Memory)</w:t>
            </w:r>
          </w:p>
        </w:tc>
        <w:tc>
          <w:tcPr>
            <w:tcW w:w="7915" w:type="dxa"/>
          </w:tcPr>
          <w:p w14:paraId="63D01F03" w14:textId="53E499AC" w:rsidR="44CFE41D" w:rsidRDefault="44CFE41D" w:rsidP="60860B43">
            <w:pPr>
              <w:cnfStyle w:val="000000000000" w:firstRow="0" w:lastRow="0" w:firstColumn="0" w:lastColumn="0" w:oddVBand="0" w:evenVBand="0" w:oddHBand="0" w:evenHBand="0" w:firstRowFirstColumn="0" w:firstRowLastColumn="0" w:lastRowFirstColumn="0" w:lastRowLastColumn="0"/>
            </w:pPr>
            <w:r>
              <w:t>A type of RNN effective in learning from long-term data, crucial for time series analysis.</w:t>
            </w:r>
          </w:p>
        </w:tc>
      </w:tr>
      <w:tr w:rsidR="60860B43" w14:paraId="796735CE" w14:textId="77777777" w:rsidTr="2D8BC78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Pr>
          <w:p w14:paraId="4A3D79D6" w14:textId="1D7D7111" w:rsidR="53733315" w:rsidRDefault="53733315" w:rsidP="60860B43">
            <w:r>
              <w:t>MLP (Multi-Layer Perceptron)</w:t>
            </w:r>
          </w:p>
        </w:tc>
        <w:tc>
          <w:tcPr>
            <w:tcW w:w="7915" w:type="dxa"/>
          </w:tcPr>
          <w:p w14:paraId="74685B2C" w14:textId="411A5E56" w:rsidR="6AA59B27" w:rsidRDefault="6AA59B27" w:rsidP="60860B43">
            <w:pPr>
              <w:cnfStyle w:val="000000100000" w:firstRow="0" w:lastRow="0" w:firstColumn="0" w:lastColumn="0" w:oddVBand="0" w:evenVBand="0" w:oddHBand="1" w:evenHBand="0" w:firstRowFirstColumn="0" w:firstRowLastColumn="0" w:lastRowFirstColumn="0" w:lastRowLastColumn="0"/>
            </w:pPr>
            <w:r>
              <w:t>A neural network with multiple layers, using backpropagation for training.</w:t>
            </w:r>
          </w:p>
        </w:tc>
      </w:tr>
      <w:tr w:rsidR="60860B43" w14:paraId="21A3BCA9" w14:textId="77777777" w:rsidTr="2D8BC78F">
        <w:trPr>
          <w:trHeight w:val="300"/>
        </w:trPr>
        <w:tc>
          <w:tcPr>
            <w:cnfStyle w:val="001000000000" w:firstRow="0" w:lastRow="0" w:firstColumn="1" w:lastColumn="0" w:oddVBand="0" w:evenVBand="0" w:oddHBand="0" w:evenHBand="0" w:firstRowFirstColumn="0" w:firstRowLastColumn="0" w:lastRowFirstColumn="0" w:lastRowLastColumn="0"/>
            <w:tcW w:w="2155" w:type="dxa"/>
          </w:tcPr>
          <w:p w14:paraId="42537DE6" w14:textId="13724CA1" w:rsidR="2B9D085F" w:rsidRDefault="2B9D085F" w:rsidP="60860B43">
            <w:r>
              <w:t>MTS (Multivariate Time Series)</w:t>
            </w:r>
          </w:p>
        </w:tc>
        <w:tc>
          <w:tcPr>
            <w:tcW w:w="7915" w:type="dxa"/>
          </w:tcPr>
          <w:p w14:paraId="11785737" w14:textId="46B3FE97" w:rsidR="2EB0A8D7" w:rsidRDefault="2EB0A8D7" w:rsidP="60860B43">
            <w:pPr>
              <w:cnfStyle w:val="000000000000" w:firstRow="0" w:lastRow="0" w:firstColumn="0" w:lastColumn="0" w:oddVBand="0" w:evenVBand="0" w:oddHBand="0" w:evenHBand="0" w:firstRowFirstColumn="0" w:firstRowLastColumn="0" w:lastRowFirstColumn="0" w:lastRowLastColumn="0"/>
            </w:pPr>
            <w:r>
              <w:t>Data sequences over time involving several related variables, used in complex forecasting.</w:t>
            </w:r>
          </w:p>
        </w:tc>
      </w:tr>
      <w:tr w:rsidR="60860B43" w14:paraId="41B69E6C" w14:textId="77777777" w:rsidTr="2D8BC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8F6F9FD" w14:textId="3CE8DE65" w:rsidR="7FAA2622" w:rsidRDefault="7FAA2622">
            <w:r>
              <w:t>Predictive Modeling</w:t>
            </w:r>
          </w:p>
        </w:tc>
        <w:tc>
          <w:tcPr>
            <w:tcW w:w="7915" w:type="dxa"/>
          </w:tcPr>
          <w:p w14:paraId="06A447C3" w14:textId="3F805C3C" w:rsidR="6009D5EC" w:rsidRDefault="6009D5EC" w:rsidP="60860B43">
            <w:pPr>
              <w:spacing w:line="259" w:lineRule="auto"/>
              <w:cnfStyle w:val="000000100000" w:firstRow="0" w:lastRow="0" w:firstColumn="0" w:lastColumn="0" w:oddVBand="0" w:evenVBand="0" w:oddHBand="1" w:evenHBand="0" w:firstRowFirstColumn="0" w:firstRowLastColumn="0" w:lastRowFirstColumn="0" w:lastRowLastColumn="0"/>
            </w:pPr>
            <w:r>
              <w:t>Using statistical and machine learning methods to forecast future events based on past data.</w:t>
            </w:r>
          </w:p>
        </w:tc>
      </w:tr>
      <w:tr w:rsidR="60860B43" w14:paraId="58F0F889" w14:textId="77777777" w:rsidTr="2D8BC78F">
        <w:tc>
          <w:tcPr>
            <w:cnfStyle w:val="001000000000" w:firstRow="0" w:lastRow="0" w:firstColumn="1" w:lastColumn="0" w:oddVBand="0" w:evenVBand="0" w:oddHBand="0" w:evenHBand="0" w:firstRowFirstColumn="0" w:firstRowLastColumn="0" w:lastRowFirstColumn="0" w:lastRowLastColumn="0"/>
            <w:tcW w:w="2155" w:type="dxa"/>
          </w:tcPr>
          <w:p w14:paraId="261FAFF6" w14:textId="2F6D4279" w:rsidR="53733315" w:rsidRDefault="53733315">
            <w:r>
              <w:t>RNN (Recurrent Neural Network)</w:t>
            </w:r>
          </w:p>
        </w:tc>
        <w:tc>
          <w:tcPr>
            <w:tcW w:w="7915" w:type="dxa"/>
          </w:tcPr>
          <w:p w14:paraId="57B3470B" w14:textId="49121489" w:rsidR="4A13E6EB" w:rsidRDefault="4A13E6EB" w:rsidP="60860B43">
            <w:pPr>
              <w:spacing w:line="259" w:lineRule="auto"/>
              <w:cnfStyle w:val="000000000000" w:firstRow="0" w:lastRow="0" w:firstColumn="0" w:lastColumn="0" w:oddVBand="0" w:evenVBand="0" w:oddHBand="0" w:evenHBand="0" w:firstRowFirstColumn="0" w:firstRowLastColumn="0" w:lastRowFirstColumn="0" w:lastRowLastColumn="0"/>
            </w:pPr>
            <w:r>
              <w:t>A neural network where data flows through time-sequenced nodes, ideal for language and speech tasks.</w:t>
            </w:r>
          </w:p>
        </w:tc>
      </w:tr>
      <w:tr w:rsidR="003B3D92" w14:paraId="31788F32" w14:textId="77777777" w:rsidTr="2D8BC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FA811EA" w14:textId="3CE8DE65" w:rsidR="004B478A" w:rsidRDefault="4A41BC6D" w:rsidP="00C402B9">
            <w:r>
              <w:t>Predictive Modeling</w:t>
            </w:r>
          </w:p>
        </w:tc>
        <w:tc>
          <w:tcPr>
            <w:tcW w:w="7915" w:type="dxa"/>
          </w:tcPr>
          <w:p w14:paraId="7F6B2B01" w14:textId="413D5559" w:rsidR="004B478A" w:rsidRDefault="3F5C4885" w:rsidP="00C402B9">
            <w:pPr>
              <w:cnfStyle w:val="000000100000" w:firstRow="0" w:lastRow="0" w:firstColumn="0" w:lastColumn="0" w:oddVBand="0" w:evenVBand="0" w:oddHBand="1" w:evenHBand="0" w:firstRowFirstColumn="0" w:firstRowLastColumn="0" w:lastRowFirstColumn="0" w:lastRowLastColumn="0"/>
            </w:pPr>
            <w:r>
              <w:t>Analyzing ordered data points to spot trends and predict future values.</w:t>
            </w:r>
          </w:p>
        </w:tc>
      </w:tr>
      <w:tr w:rsidR="60860B43" w14:paraId="5DE2FA29" w14:textId="77777777" w:rsidTr="2D8BC78F">
        <w:trPr>
          <w:trHeight w:val="300"/>
        </w:trPr>
        <w:tc>
          <w:tcPr>
            <w:cnfStyle w:val="001000000000" w:firstRow="0" w:lastRow="0" w:firstColumn="1" w:lastColumn="0" w:oddVBand="0" w:evenVBand="0" w:oddHBand="0" w:evenHBand="0" w:firstRowFirstColumn="0" w:firstRowLastColumn="0" w:lastRowFirstColumn="0" w:lastRowLastColumn="0"/>
            <w:tcW w:w="2155" w:type="dxa"/>
          </w:tcPr>
          <w:p w14:paraId="4A66C7CA" w14:textId="22EB8BEB" w:rsidR="53733315" w:rsidRDefault="53733315" w:rsidP="60860B43">
            <w:r>
              <w:t>VAE (Variational Autoencoders)</w:t>
            </w:r>
          </w:p>
        </w:tc>
        <w:tc>
          <w:tcPr>
            <w:tcW w:w="7915" w:type="dxa"/>
          </w:tcPr>
          <w:p w14:paraId="6BFC9446" w14:textId="169BA26C" w:rsidR="2AF7B5C4" w:rsidRDefault="627590BD" w:rsidP="60860B43">
            <w:pPr>
              <w:cnfStyle w:val="000000000000" w:firstRow="0" w:lastRow="0" w:firstColumn="0" w:lastColumn="0" w:oddVBand="0" w:evenVBand="0" w:oddHBand="0" w:evenHBand="0" w:firstRowFirstColumn="0" w:firstRowLastColumn="0" w:lastRowFirstColumn="0" w:lastRowLastColumn="0"/>
            </w:pPr>
            <w:bookmarkStart w:id="114" w:name="_Int_TQd7My3K"/>
            <w:r>
              <w:t>Autoencoders</w:t>
            </w:r>
            <w:bookmarkEnd w:id="114"/>
            <w:r w:rsidR="3E575146">
              <w:t xml:space="preserve"> handle data in a probabilistic way, often in </w:t>
            </w:r>
            <w:r w:rsidR="55CDE9C4">
              <w:t>image</w:t>
            </w:r>
            <w:r w:rsidR="3E575146">
              <w:t xml:space="preserve"> processing.</w:t>
            </w:r>
          </w:p>
        </w:tc>
      </w:tr>
    </w:tbl>
    <w:p w14:paraId="0ADEF7DC" w14:textId="7B6015E4" w:rsidR="00A600CA" w:rsidRDefault="00F37A7D" w:rsidP="00F37A7D">
      <w:pPr>
        <w:pStyle w:val="Caption"/>
      </w:pPr>
      <w:bookmarkStart w:id="115" w:name="_Toc135641683"/>
      <w:bookmarkStart w:id="116" w:name="_Toc165330024"/>
      <w:r>
        <w:t xml:space="preserve">Table </w:t>
      </w:r>
      <w:r w:rsidRPr="7F3E8C6A">
        <w:rPr>
          <w:color w:val="2B579A"/>
        </w:rPr>
        <w:fldChar w:fldCharType="begin"/>
      </w:r>
      <w:r>
        <w:instrText>SEQ Table \* ARABIC</w:instrText>
      </w:r>
      <w:r w:rsidRPr="7F3E8C6A">
        <w:rPr>
          <w:color w:val="2B579A"/>
        </w:rPr>
        <w:fldChar w:fldCharType="separate"/>
      </w:r>
      <w:r w:rsidRPr="7F3E8C6A">
        <w:rPr>
          <w:color w:val="2B579A"/>
        </w:rPr>
        <w:fldChar w:fldCharType="end"/>
      </w:r>
      <w:r>
        <w:t>: Glossary Table</w:t>
      </w:r>
      <w:bookmarkEnd w:id="115"/>
      <w:bookmarkEnd w:id="116"/>
    </w:p>
    <w:p w14:paraId="15B9A146" w14:textId="1B5D5186" w:rsidR="00A42B88" w:rsidRDefault="00A12EDF" w:rsidP="00F85F38">
      <w:pPr>
        <w:pStyle w:val="SectionHeading"/>
      </w:pPr>
      <w:bookmarkStart w:id="117" w:name="_Toc165318623"/>
      <w:r>
        <w:lastRenderedPageBreak/>
        <w:t xml:space="preserve">Appendix </w:t>
      </w:r>
      <w:r w:rsidR="00A600CA">
        <w:t>B</w:t>
      </w:r>
      <w:r>
        <w:t xml:space="preserve">: </w:t>
      </w:r>
      <w:r w:rsidR="00E85557">
        <w:t>GitHub Repository</w:t>
      </w:r>
      <w:bookmarkEnd w:id="117"/>
    </w:p>
    <w:p w14:paraId="636EC67E" w14:textId="2BDEC477" w:rsidR="00E85557" w:rsidRDefault="008D0122" w:rsidP="00573ACD">
      <w:pPr>
        <w:pStyle w:val="SectionSubheading"/>
      </w:pPr>
      <w:bookmarkStart w:id="118" w:name="_Toc165318624"/>
      <w:r>
        <w:t>Overview</w:t>
      </w:r>
      <w:bookmarkEnd w:id="118"/>
    </w:p>
    <w:p w14:paraId="6C48F2D0" w14:textId="5865D0C9" w:rsidR="132235E3" w:rsidRDefault="132235E3" w:rsidP="2E87CB91">
      <w:pPr>
        <w:jc w:val="both"/>
      </w:pPr>
      <w:r>
        <w:t>There is a need to predict future values to pursue critical, cost-effective paths in business operations or in providing safety impacting tools for government agencies. Multivariate time series forecasting faces the challenge of analyzing complex and interrelated data. However, limited datasets create obstacles in this process. Every traditional model from the basic regression to LSTM-RNN has limitations such as needing epoch volumes of data or only identifying linear relationships. There is a need for a system that can find subtle relationships in data and make accurate forecasts from multiple factors over time. The solution is the usage of a transformer algorithm to process smaller volumes of data. A transformer uses multi-headed attention parallel processing with weighted positional encoding to yield more accurate predictive values.</w:t>
      </w:r>
    </w:p>
    <w:p w14:paraId="46A3389D" w14:textId="77777777" w:rsidR="008D0122" w:rsidRPr="00573ACD" w:rsidRDefault="008D0122" w:rsidP="00573ACD">
      <w:pPr>
        <w:pStyle w:val="SectionSubheading"/>
      </w:pPr>
      <w:bookmarkStart w:id="119" w:name="_Toc165318625"/>
      <w:r w:rsidRPr="00573ACD">
        <w:t>GitHub Repository Link</w:t>
      </w:r>
      <w:bookmarkEnd w:id="119"/>
    </w:p>
    <w:bookmarkStart w:id="120" w:name="_Toc165318626"/>
    <w:p w14:paraId="0ACCBEE1" w14:textId="10D50EE9" w:rsidR="003E09BE" w:rsidRPr="00777020" w:rsidRDefault="003E09BE" w:rsidP="003E09BE">
      <w:r>
        <w:fldChar w:fldCharType="begin"/>
      </w:r>
      <w:r>
        <w:instrText>HYPERLINK "https://github.com/jash-gmu/Multivariate-Timeseries-Forecasting-with-PatchTST.git"</w:instrText>
      </w:r>
      <w:r>
        <w:fldChar w:fldCharType="separate"/>
      </w:r>
      <w:r w:rsidRPr="003E09BE">
        <w:rPr>
          <w:rStyle w:val="Hyperlink"/>
        </w:rPr>
        <w:t>https://github.com/jash-gmu/Multivariate-Timeseries-Forecasting-with</w:t>
      </w:r>
      <w:r w:rsidRPr="003E09BE">
        <w:rPr>
          <w:rStyle w:val="Hyperlink"/>
        </w:rPr>
        <w:t>-</w:t>
      </w:r>
      <w:r w:rsidRPr="003E09BE">
        <w:rPr>
          <w:rStyle w:val="Hyperlink"/>
        </w:rPr>
        <w:t>PatchTST.git</w:t>
      </w:r>
      <w:r>
        <w:fldChar w:fldCharType="end"/>
      </w:r>
    </w:p>
    <w:p w14:paraId="25375284" w14:textId="7A6D1609" w:rsidR="00C34AEE" w:rsidRPr="00573ACD" w:rsidRDefault="00D24253" w:rsidP="00573ACD">
      <w:pPr>
        <w:pStyle w:val="SectionSubheading"/>
      </w:pPr>
      <w:r w:rsidRPr="00573ACD">
        <w:t>GitHub Repository Contents</w:t>
      </w:r>
      <w:bookmarkEnd w:id="120"/>
    </w:p>
    <w:p w14:paraId="2545D855" w14:textId="24B0A0FD" w:rsidR="00014A9A" w:rsidRDefault="35557324">
      <w:r>
        <w:t>The repository will include the source code, dataset, and instructions on how to use it.</w:t>
      </w:r>
    </w:p>
    <w:p w14:paraId="40A011AE" w14:textId="6C9B356D" w:rsidR="00E85557" w:rsidRPr="004C7897" w:rsidRDefault="00E85557" w:rsidP="00F85F38">
      <w:pPr>
        <w:pStyle w:val="SectionHeading"/>
      </w:pPr>
      <w:bookmarkStart w:id="121" w:name="_Toc165318627"/>
      <w:r>
        <w:t xml:space="preserve">Appendix </w:t>
      </w:r>
      <w:r w:rsidR="00D6361E">
        <w:t>C</w:t>
      </w:r>
      <w:r>
        <w:t xml:space="preserve">: </w:t>
      </w:r>
      <w:r w:rsidR="004C7897">
        <w:t>Risks</w:t>
      </w:r>
      <w:bookmarkEnd w:id="121"/>
    </w:p>
    <w:p w14:paraId="6EAF4992" w14:textId="35F71FE0" w:rsidR="001B3140" w:rsidRDefault="00FF4650" w:rsidP="2D8BC78F">
      <w:pPr>
        <w:pStyle w:val="SectionSubheading"/>
      </w:pPr>
      <w:bookmarkStart w:id="122" w:name="_Toc165318628"/>
      <w:r>
        <w:t>Sprint 1 Risks</w:t>
      </w:r>
      <w:bookmarkEnd w:id="122"/>
    </w:p>
    <w:tbl>
      <w:tblPr>
        <w:tblStyle w:val="ListTable6Colorful-Accent6"/>
        <w:tblW w:w="0" w:type="auto"/>
        <w:tblLook w:val="04A0" w:firstRow="1" w:lastRow="0" w:firstColumn="1" w:lastColumn="0" w:noHBand="0" w:noVBand="1"/>
      </w:tblPr>
      <w:tblGrid>
        <w:gridCol w:w="2014"/>
        <w:gridCol w:w="2014"/>
        <w:gridCol w:w="2014"/>
        <w:gridCol w:w="2014"/>
        <w:gridCol w:w="2014"/>
      </w:tblGrid>
      <w:tr w:rsidR="00267621" w14:paraId="0BF9EE5C" w14:textId="77777777" w:rsidTr="62A8C4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56EB5C9F" w14:textId="7812AA07" w:rsidR="00267621" w:rsidRDefault="00D939B4" w:rsidP="00E85557">
            <w:r>
              <w:t>Risk</w:t>
            </w:r>
          </w:p>
        </w:tc>
        <w:tc>
          <w:tcPr>
            <w:tcW w:w="2014" w:type="dxa"/>
          </w:tcPr>
          <w:p w14:paraId="1E4D175B" w14:textId="0A863434" w:rsidR="00267621" w:rsidRDefault="00D939B4" w:rsidP="00E85557">
            <w:pPr>
              <w:cnfStyle w:val="100000000000" w:firstRow="1" w:lastRow="0" w:firstColumn="0" w:lastColumn="0" w:oddVBand="0" w:evenVBand="0" w:oddHBand="0" w:evenHBand="0" w:firstRowFirstColumn="0" w:firstRowLastColumn="0" w:lastRowFirstColumn="0" w:lastRowLastColumn="0"/>
            </w:pPr>
            <w:r>
              <w:t>Description</w:t>
            </w:r>
          </w:p>
        </w:tc>
        <w:tc>
          <w:tcPr>
            <w:tcW w:w="2014" w:type="dxa"/>
          </w:tcPr>
          <w:p w14:paraId="0E85BE80" w14:textId="0285A070" w:rsidR="00267621" w:rsidRDefault="00D939B4" w:rsidP="00E85557">
            <w:pPr>
              <w:cnfStyle w:val="100000000000" w:firstRow="1" w:lastRow="0" w:firstColumn="0" w:lastColumn="0" w:oddVBand="0" w:evenVBand="0" w:oddHBand="0" w:evenHBand="0" w:firstRowFirstColumn="0" w:firstRowLastColumn="0" w:lastRowFirstColumn="0" w:lastRowLastColumn="0"/>
            </w:pPr>
            <w:r>
              <w:t>Probability</w:t>
            </w:r>
          </w:p>
        </w:tc>
        <w:tc>
          <w:tcPr>
            <w:tcW w:w="2014" w:type="dxa"/>
          </w:tcPr>
          <w:p w14:paraId="3BE9F012" w14:textId="3930A202" w:rsidR="00267621" w:rsidRDefault="00D939B4" w:rsidP="00E85557">
            <w:pPr>
              <w:cnfStyle w:val="100000000000" w:firstRow="1" w:lastRow="0" w:firstColumn="0" w:lastColumn="0" w:oddVBand="0" w:evenVBand="0" w:oddHBand="0" w:evenHBand="0" w:firstRowFirstColumn="0" w:firstRowLastColumn="0" w:lastRowFirstColumn="0" w:lastRowLastColumn="0"/>
            </w:pPr>
            <w:r>
              <w:t>Impact</w:t>
            </w:r>
          </w:p>
        </w:tc>
        <w:tc>
          <w:tcPr>
            <w:tcW w:w="2014" w:type="dxa"/>
          </w:tcPr>
          <w:p w14:paraId="18ABA587" w14:textId="51774212" w:rsidR="00267621" w:rsidRDefault="003851C8" w:rsidP="00E85557">
            <w:pPr>
              <w:cnfStyle w:val="100000000000" w:firstRow="1" w:lastRow="0" w:firstColumn="0" w:lastColumn="0" w:oddVBand="0" w:evenVBand="0" w:oddHBand="0" w:evenHBand="0" w:firstRowFirstColumn="0" w:firstRowLastColumn="0" w:lastRowFirstColumn="0" w:lastRowLastColumn="0"/>
            </w:pPr>
            <w:r>
              <w:t>Mitigation</w:t>
            </w:r>
          </w:p>
        </w:tc>
      </w:tr>
      <w:tr w:rsidR="00267621" w14:paraId="2AFB8AD1" w14:textId="77777777" w:rsidTr="62A8C4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0E39E963" w14:textId="79392853" w:rsidR="00267621" w:rsidRDefault="18260198" w:rsidP="00E85557">
            <w:r>
              <w:t>Algorithm Bias</w:t>
            </w:r>
          </w:p>
        </w:tc>
        <w:tc>
          <w:tcPr>
            <w:tcW w:w="2014" w:type="dxa"/>
          </w:tcPr>
          <w:p w14:paraId="5EBB23A6" w14:textId="36E1A32A" w:rsidR="00267621" w:rsidRDefault="214270AF" w:rsidP="00E85557">
            <w:pPr>
              <w:cnfStyle w:val="000000100000" w:firstRow="0" w:lastRow="0" w:firstColumn="0" w:lastColumn="0" w:oddVBand="0" w:evenVBand="0" w:oddHBand="1" w:evenHBand="0" w:firstRowFirstColumn="0" w:firstRowLastColumn="0" w:lastRowFirstColumn="0" w:lastRowLastColumn="0"/>
            </w:pPr>
            <w:r>
              <w:t>Imbalanced</w:t>
            </w:r>
            <w:r w:rsidR="18260198">
              <w:t xml:space="preserve"> Weights</w:t>
            </w:r>
          </w:p>
        </w:tc>
        <w:tc>
          <w:tcPr>
            <w:tcW w:w="2014" w:type="dxa"/>
          </w:tcPr>
          <w:p w14:paraId="4C538958" w14:textId="1A42DA39" w:rsidR="00267621" w:rsidRDefault="033450BC" w:rsidP="00E85557">
            <w:pPr>
              <w:cnfStyle w:val="000000100000" w:firstRow="0" w:lastRow="0" w:firstColumn="0" w:lastColumn="0" w:oddVBand="0" w:evenVBand="0" w:oddHBand="1" w:evenHBand="0" w:firstRowFirstColumn="0" w:firstRowLastColumn="0" w:lastRowFirstColumn="0" w:lastRowLastColumn="0"/>
            </w:pPr>
            <w:r>
              <w:t>Medium</w:t>
            </w:r>
          </w:p>
        </w:tc>
        <w:tc>
          <w:tcPr>
            <w:tcW w:w="2014" w:type="dxa"/>
          </w:tcPr>
          <w:p w14:paraId="3BC8E057" w14:textId="53B3CFA8" w:rsidR="00267621" w:rsidRDefault="6B662B1D" w:rsidP="00E85557">
            <w:pPr>
              <w:cnfStyle w:val="000000100000" w:firstRow="0" w:lastRow="0" w:firstColumn="0" w:lastColumn="0" w:oddVBand="0" w:evenVBand="0" w:oddHBand="1" w:evenHBand="0" w:firstRowFirstColumn="0" w:firstRowLastColumn="0" w:lastRowFirstColumn="0" w:lastRowLastColumn="0"/>
            </w:pPr>
            <w:r>
              <w:t>High</w:t>
            </w:r>
          </w:p>
        </w:tc>
        <w:tc>
          <w:tcPr>
            <w:tcW w:w="2014" w:type="dxa"/>
          </w:tcPr>
          <w:p w14:paraId="24534E9C" w14:textId="597D6836" w:rsidR="00267621" w:rsidRDefault="5B761EE8" w:rsidP="00E85557">
            <w:pPr>
              <w:cnfStyle w:val="000000100000" w:firstRow="0" w:lastRow="0" w:firstColumn="0" w:lastColumn="0" w:oddVBand="0" w:evenVBand="0" w:oddHBand="1" w:evenHBand="0" w:firstRowFirstColumn="0" w:firstRowLastColumn="0" w:lastRowFirstColumn="0" w:lastRowLastColumn="0"/>
            </w:pPr>
            <w:r>
              <w:t>Hyper-parameter Tuning</w:t>
            </w:r>
          </w:p>
        </w:tc>
      </w:tr>
      <w:tr w:rsidR="00267621" w14:paraId="7949EDBE" w14:textId="77777777" w:rsidTr="62A8C4D3">
        <w:tc>
          <w:tcPr>
            <w:cnfStyle w:val="001000000000" w:firstRow="0" w:lastRow="0" w:firstColumn="1" w:lastColumn="0" w:oddVBand="0" w:evenVBand="0" w:oddHBand="0" w:evenHBand="0" w:firstRowFirstColumn="0" w:firstRowLastColumn="0" w:lastRowFirstColumn="0" w:lastRowLastColumn="0"/>
            <w:tcW w:w="2014" w:type="dxa"/>
          </w:tcPr>
          <w:p w14:paraId="644A88E3" w14:textId="206245C8" w:rsidR="00267621" w:rsidRDefault="18260198" w:rsidP="00E85557">
            <w:r>
              <w:t>Ethics</w:t>
            </w:r>
          </w:p>
        </w:tc>
        <w:tc>
          <w:tcPr>
            <w:tcW w:w="2014" w:type="dxa"/>
          </w:tcPr>
          <w:p w14:paraId="1A724662" w14:textId="1F78BAA9" w:rsidR="00267621" w:rsidRDefault="18260198" w:rsidP="00E85557">
            <w:pPr>
              <w:cnfStyle w:val="000000000000" w:firstRow="0" w:lastRow="0" w:firstColumn="0" w:lastColumn="0" w:oddVBand="0" w:evenVBand="0" w:oddHBand="0" w:evenHBand="0" w:firstRowFirstColumn="0" w:firstRowLastColumn="0" w:lastRowFirstColumn="0" w:lastRowLastColumn="0"/>
            </w:pPr>
            <w:r>
              <w:t>Decision Amb</w:t>
            </w:r>
            <w:r w:rsidR="41A8FB62">
              <w:t>iguity</w:t>
            </w:r>
          </w:p>
        </w:tc>
        <w:tc>
          <w:tcPr>
            <w:tcW w:w="2014" w:type="dxa"/>
          </w:tcPr>
          <w:p w14:paraId="2D02CFE1" w14:textId="662AEEC3" w:rsidR="00267621" w:rsidRDefault="61B83EEA" w:rsidP="00E85557">
            <w:pPr>
              <w:cnfStyle w:val="000000000000" w:firstRow="0" w:lastRow="0" w:firstColumn="0" w:lastColumn="0" w:oddVBand="0" w:evenVBand="0" w:oddHBand="0" w:evenHBand="0" w:firstRowFirstColumn="0" w:firstRowLastColumn="0" w:lastRowFirstColumn="0" w:lastRowLastColumn="0"/>
            </w:pPr>
            <w:r>
              <w:t>Medium</w:t>
            </w:r>
          </w:p>
        </w:tc>
        <w:tc>
          <w:tcPr>
            <w:tcW w:w="2014" w:type="dxa"/>
          </w:tcPr>
          <w:p w14:paraId="5FEDC001" w14:textId="166D761F" w:rsidR="00267621" w:rsidRDefault="0C25F3B6" w:rsidP="00E85557">
            <w:pPr>
              <w:cnfStyle w:val="000000000000" w:firstRow="0" w:lastRow="0" w:firstColumn="0" w:lastColumn="0" w:oddVBand="0" w:evenVBand="0" w:oddHBand="0" w:evenHBand="0" w:firstRowFirstColumn="0" w:firstRowLastColumn="0" w:lastRowFirstColumn="0" w:lastRowLastColumn="0"/>
            </w:pPr>
            <w:r>
              <w:t>High</w:t>
            </w:r>
          </w:p>
        </w:tc>
        <w:tc>
          <w:tcPr>
            <w:tcW w:w="2014" w:type="dxa"/>
          </w:tcPr>
          <w:p w14:paraId="3EEBDB54" w14:textId="67D73A35" w:rsidR="00267621" w:rsidRDefault="7E2F7DCD" w:rsidP="00E85557">
            <w:pPr>
              <w:cnfStyle w:val="000000000000" w:firstRow="0" w:lastRow="0" w:firstColumn="0" w:lastColumn="0" w:oddVBand="0" w:evenVBand="0" w:oddHBand="0" w:evenHBand="0" w:firstRowFirstColumn="0" w:firstRowLastColumn="0" w:lastRowFirstColumn="0" w:lastRowLastColumn="0"/>
            </w:pPr>
            <w:r>
              <w:t>Policy</w:t>
            </w:r>
          </w:p>
        </w:tc>
      </w:tr>
      <w:tr w:rsidR="00267621" w14:paraId="1F0C611C" w14:textId="77777777" w:rsidTr="62A8C4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4451BAD9" w14:textId="4A12451C" w:rsidR="00267621" w:rsidRDefault="18260198" w:rsidP="00E85557">
            <w:r>
              <w:t>Inaccuracy</w:t>
            </w:r>
          </w:p>
        </w:tc>
        <w:tc>
          <w:tcPr>
            <w:tcW w:w="2014" w:type="dxa"/>
          </w:tcPr>
          <w:p w14:paraId="0E79F253" w14:textId="08962CE9" w:rsidR="00267621" w:rsidRDefault="1F1631B9" w:rsidP="00E85557">
            <w:pPr>
              <w:cnfStyle w:val="000000100000" w:firstRow="0" w:lastRow="0" w:firstColumn="0" w:lastColumn="0" w:oddVBand="0" w:evenVBand="0" w:oddHBand="1" w:evenHBand="0" w:firstRowFirstColumn="0" w:firstRowLastColumn="0" w:lastRowFirstColumn="0" w:lastRowLastColumn="0"/>
            </w:pPr>
            <w:r>
              <w:t xml:space="preserve">No crystal </w:t>
            </w:r>
            <w:r w:rsidR="3796F46E">
              <w:t>balls</w:t>
            </w:r>
          </w:p>
        </w:tc>
        <w:tc>
          <w:tcPr>
            <w:tcW w:w="2014" w:type="dxa"/>
          </w:tcPr>
          <w:p w14:paraId="7752054F" w14:textId="36D18593" w:rsidR="00267621" w:rsidRDefault="4690884C" w:rsidP="00E85557">
            <w:pPr>
              <w:cnfStyle w:val="000000100000" w:firstRow="0" w:lastRow="0" w:firstColumn="0" w:lastColumn="0" w:oddVBand="0" w:evenVBand="0" w:oddHBand="1" w:evenHBand="0" w:firstRowFirstColumn="0" w:firstRowLastColumn="0" w:lastRowFirstColumn="0" w:lastRowLastColumn="0"/>
            </w:pPr>
            <w:r>
              <w:t>Medium</w:t>
            </w:r>
          </w:p>
        </w:tc>
        <w:tc>
          <w:tcPr>
            <w:tcW w:w="2014" w:type="dxa"/>
          </w:tcPr>
          <w:p w14:paraId="20A29984" w14:textId="49C1301D" w:rsidR="00267621" w:rsidRDefault="5340C527" w:rsidP="00E85557">
            <w:pPr>
              <w:cnfStyle w:val="000000100000" w:firstRow="0" w:lastRow="0" w:firstColumn="0" w:lastColumn="0" w:oddVBand="0" w:evenVBand="0" w:oddHBand="1" w:evenHBand="0" w:firstRowFirstColumn="0" w:firstRowLastColumn="0" w:lastRowFirstColumn="0" w:lastRowLastColumn="0"/>
            </w:pPr>
            <w:r>
              <w:t>Medium</w:t>
            </w:r>
          </w:p>
        </w:tc>
        <w:tc>
          <w:tcPr>
            <w:tcW w:w="2014" w:type="dxa"/>
          </w:tcPr>
          <w:p w14:paraId="18E8337F" w14:textId="06AAD425" w:rsidR="00267621" w:rsidRDefault="6A1FF210" w:rsidP="00267621">
            <w:pPr>
              <w:keepNext/>
              <w:cnfStyle w:val="000000100000" w:firstRow="0" w:lastRow="0" w:firstColumn="0" w:lastColumn="0" w:oddVBand="0" w:evenVBand="0" w:oddHBand="1" w:evenHBand="0" w:firstRowFirstColumn="0" w:firstRowLastColumn="0" w:lastRowFirstColumn="0" w:lastRowLastColumn="0"/>
            </w:pPr>
            <w:r>
              <w:t>Ensemble Training</w:t>
            </w:r>
          </w:p>
        </w:tc>
      </w:tr>
    </w:tbl>
    <w:p w14:paraId="3C88A7B9" w14:textId="3034D76C" w:rsidR="001B3140" w:rsidRDefault="00267621" w:rsidP="00267621">
      <w:pPr>
        <w:pStyle w:val="Caption"/>
      </w:pPr>
      <w:bookmarkStart w:id="123" w:name="_Toc135641684"/>
      <w:bookmarkStart w:id="124" w:name="_Toc165330025"/>
      <w:r>
        <w:t xml:space="preserve">Table </w:t>
      </w:r>
      <w:r>
        <w:rPr>
          <w:color w:val="2B579A"/>
          <w:shd w:val="clear" w:color="auto" w:fill="E6E6E6"/>
        </w:rPr>
        <w:fldChar w:fldCharType="begin"/>
      </w:r>
      <w:r>
        <w:instrText>SEQ Table \* ARABIC</w:instrText>
      </w:r>
      <w:r>
        <w:rPr>
          <w:color w:val="2B579A"/>
          <w:shd w:val="clear" w:color="auto" w:fill="E6E6E6"/>
        </w:rPr>
        <w:fldChar w:fldCharType="separate"/>
      </w:r>
      <w:r>
        <w:rPr>
          <w:color w:val="2B579A"/>
          <w:shd w:val="clear" w:color="auto" w:fill="E6E6E6"/>
        </w:rPr>
        <w:fldChar w:fldCharType="end"/>
      </w:r>
      <w:r w:rsidR="003851C8">
        <w:t>: Sprint 1 Risks</w:t>
      </w:r>
      <w:bookmarkEnd w:id="123"/>
      <w:bookmarkEnd w:id="124"/>
    </w:p>
    <w:p w14:paraId="055C4A91" w14:textId="78A130EF" w:rsidR="771487E4" w:rsidRDefault="771487E4" w:rsidP="2D8BC78F">
      <w:pPr>
        <w:jc w:val="both"/>
      </w:pPr>
      <w:r>
        <w:t>In machine learning and data science, algorithm bias, ethics, and inaccuracy are pivotal considerations. Algorithm bias, characterized by a medium probability and risk, underscores the need for meticulous hyperparameter tuning to counteract biases inherent in model predictions. Meanwhile, ethical concerns, with a medium probability but high risk, necessitate the establishment of robust policies to guide responsible AI deployment and mitigate the potential for discriminatory outcomes. Inaccuracy, presenting a moderate probability and risk, highlights the intrinsic uncertainties in machine learning models, prompting the adoption of ensemble training techniques to bolster predictive reliability. Addressing these challenges requires a multifaceted approach that integrates technical rigor with ethical frameworks and policy development, ensuring the integrity, fairness, and transparency of machine learning applications in diverse domains.</w:t>
      </w:r>
    </w:p>
    <w:p w14:paraId="459BE6DD" w14:textId="7DBC29BB" w:rsidR="5B68C04C" w:rsidRDefault="47A15A61" w:rsidP="5B68C04C">
      <w:pPr>
        <w:jc w:val="both"/>
      </w:pPr>
      <w:r>
        <w:t xml:space="preserve">The risk persists when we are working with </w:t>
      </w:r>
      <w:r w:rsidR="400EAD6D">
        <w:t xml:space="preserve">a </w:t>
      </w:r>
      <w:r>
        <w:t xml:space="preserve">dataset, and we </w:t>
      </w:r>
      <w:r w:rsidR="03B7D05B">
        <w:t>often</w:t>
      </w:r>
      <w:r>
        <w:t xml:space="preserve"> see dataset related risks that are specific to the dataset we chose.</w:t>
      </w:r>
      <w:r w:rsidR="4A383926">
        <w:t xml:space="preserve"> The below table explains the risks and planned mitigations indicating how much they might impact the project and what is the probability.</w:t>
      </w:r>
    </w:p>
    <w:p w14:paraId="77A306D1" w14:textId="53E0FAE6" w:rsidR="00FF4650" w:rsidRPr="00B71117" w:rsidRDefault="00FF4650" w:rsidP="00B71117">
      <w:pPr>
        <w:pStyle w:val="SectionSubheading"/>
      </w:pPr>
      <w:bookmarkStart w:id="125" w:name="_Toc165318629"/>
      <w:r>
        <w:t>Sprint 2 Risks</w:t>
      </w:r>
      <w:bookmarkEnd w:id="125"/>
    </w:p>
    <w:tbl>
      <w:tblPr>
        <w:tblStyle w:val="ListTable6Colorful-Accent6"/>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010"/>
        <w:gridCol w:w="2010"/>
        <w:gridCol w:w="2010"/>
        <w:gridCol w:w="2010"/>
        <w:gridCol w:w="2010"/>
      </w:tblGrid>
      <w:tr w:rsidR="70BDD8CC" w14:paraId="62EE1BD9" w14:textId="77777777" w:rsidTr="62A8C4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0" w:type="dxa"/>
            <w:tcBorders>
              <w:bottom w:val="single" w:sz="6" w:space="0" w:color="3A3A3A" w:themeColor="accent6"/>
            </w:tcBorders>
            <w:tcMar>
              <w:left w:w="105" w:type="dxa"/>
              <w:right w:w="105" w:type="dxa"/>
            </w:tcMar>
          </w:tcPr>
          <w:p w14:paraId="4B20CB2B" w14:textId="5E6341D6" w:rsidR="70BDD8CC" w:rsidRDefault="357F43D5" w:rsidP="62A8C4D3">
            <w:pPr>
              <w:spacing w:line="259" w:lineRule="auto"/>
              <w:rPr>
                <w:rFonts w:ascii="Calibri" w:eastAsia="Calibri" w:hAnsi="Calibri" w:cs="Calibri"/>
              </w:rPr>
            </w:pPr>
            <w:r w:rsidRPr="62A8C4D3">
              <w:rPr>
                <w:rFonts w:ascii="Calibri" w:eastAsia="Calibri" w:hAnsi="Calibri" w:cs="Calibri"/>
              </w:rPr>
              <w:t>Risk</w:t>
            </w:r>
          </w:p>
        </w:tc>
        <w:tc>
          <w:tcPr>
            <w:tcW w:w="2010" w:type="dxa"/>
            <w:tcBorders>
              <w:bottom w:val="single" w:sz="6" w:space="0" w:color="3A3A3A" w:themeColor="accent6"/>
            </w:tcBorders>
            <w:tcMar>
              <w:left w:w="105" w:type="dxa"/>
              <w:right w:w="105" w:type="dxa"/>
            </w:tcMar>
          </w:tcPr>
          <w:p w14:paraId="39F060B1" w14:textId="0FF8B5DA" w:rsidR="70BDD8CC" w:rsidRDefault="357F43D5" w:rsidP="62A8C4D3">
            <w:pPr>
              <w:spacing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sidRPr="62A8C4D3">
              <w:rPr>
                <w:rFonts w:ascii="Calibri" w:eastAsia="Calibri" w:hAnsi="Calibri" w:cs="Calibri"/>
                <w:b w:val="0"/>
                <w:bCs w:val="0"/>
              </w:rPr>
              <w:t>Description</w:t>
            </w:r>
          </w:p>
        </w:tc>
        <w:tc>
          <w:tcPr>
            <w:tcW w:w="2010" w:type="dxa"/>
            <w:tcBorders>
              <w:bottom w:val="single" w:sz="6" w:space="0" w:color="3A3A3A" w:themeColor="accent6"/>
            </w:tcBorders>
            <w:tcMar>
              <w:left w:w="105" w:type="dxa"/>
              <w:right w:w="105" w:type="dxa"/>
            </w:tcMar>
          </w:tcPr>
          <w:p w14:paraId="53C802F3" w14:textId="4A341862" w:rsidR="70BDD8CC" w:rsidRDefault="357F43D5" w:rsidP="62A8C4D3">
            <w:pPr>
              <w:spacing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sidRPr="62A8C4D3">
              <w:rPr>
                <w:rFonts w:ascii="Calibri" w:eastAsia="Calibri" w:hAnsi="Calibri" w:cs="Calibri"/>
                <w:b w:val="0"/>
                <w:bCs w:val="0"/>
              </w:rPr>
              <w:t>Probability</w:t>
            </w:r>
          </w:p>
        </w:tc>
        <w:tc>
          <w:tcPr>
            <w:tcW w:w="2010" w:type="dxa"/>
            <w:tcBorders>
              <w:bottom w:val="single" w:sz="6" w:space="0" w:color="3A3A3A" w:themeColor="accent6"/>
            </w:tcBorders>
            <w:tcMar>
              <w:left w:w="105" w:type="dxa"/>
              <w:right w:w="105" w:type="dxa"/>
            </w:tcMar>
          </w:tcPr>
          <w:p w14:paraId="517BD8A7" w14:textId="7131BA07" w:rsidR="70BDD8CC" w:rsidRDefault="357F43D5" w:rsidP="62A8C4D3">
            <w:pPr>
              <w:spacing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sidRPr="62A8C4D3">
              <w:rPr>
                <w:rFonts w:ascii="Calibri" w:eastAsia="Calibri" w:hAnsi="Calibri" w:cs="Calibri"/>
                <w:b w:val="0"/>
                <w:bCs w:val="0"/>
              </w:rPr>
              <w:t>Impact</w:t>
            </w:r>
          </w:p>
        </w:tc>
        <w:tc>
          <w:tcPr>
            <w:tcW w:w="2010" w:type="dxa"/>
            <w:tcBorders>
              <w:bottom w:val="single" w:sz="6" w:space="0" w:color="3A3A3A" w:themeColor="accent6"/>
            </w:tcBorders>
            <w:tcMar>
              <w:left w:w="105" w:type="dxa"/>
              <w:right w:w="105" w:type="dxa"/>
            </w:tcMar>
          </w:tcPr>
          <w:p w14:paraId="51D83205" w14:textId="6110245F" w:rsidR="70BDD8CC" w:rsidRDefault="357F43D5" w:rsidP="62A8C4D3">
            <w:pPr>
              <w:spacing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sidRPr="62A8C4D3">
              <w:rPr>
                <w:rFonts w:ascii="Calibri" w:eastAsia="Calibri" w:hAnsi="Calibri" w:cs="Calibri"/>
                <w:b w:val="0"/>
                <w:bCs w:val="0"/>
              </w:rPr>
              <w:t>Mitigation</w:t>
            </w:r>
          </w:p>
        </w:tc>
      </w:tr>
      <w:tr w:rsidR="70BDD8CC" w14:paraId="15330C80" w14:textId="77777777" w:rsidTr="62A8C4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0" w:type="dxa"/>
            <w:tcMar>
              <w:left w:w="105" w:type="dxa"/>
              <w:right w:w="105" w:type="dxa"/>
            </w:tcMar>
          </w:tcPr>
          <w:p w14:paraId="500FB565" w14:textId="5D6578EA" w:rsidR="70BDD8CC" w:rsidRDefault="357F43D5" w:rsidP="62A8C4D3">
            <w:pPr>
              <w:spacing w:line="259" w:lineRule="auto"/>
              <w:rPr>
                <w:rFonts w:ascii="Calibri" w:eastAsia="Calibri" w:hAnsi="Calibri" w:cs="Calibri"/>
              </w:rPr>
            </w:pPr>
            <w:r w:rsidRPr="62A8C4D3">
              <w:rPr>
                <w:rFonts w:ascii="Calibri" w:eastAsia="Calibri" w:hAnsi="Calibri" w:cs="Calibri"/>
              </w:rPr>
              <w:t>Algorithm Bias</w:t>
            </w:r>
          </w:p>
        </w:tc>
        <w:tc>
          <w:tcPr>
            <w:tcW w:w="2010" w:type="dxa"/>
            <w:tcMar>
              <w:left w:w="105" w:type="dxa"/>
              <w:right w:w="105" w:type="dxa"/>
            </w:tcMar>
          </w:tcPr>
          <w:p w14:paraId="7AFF05FB" w14:textId="066E0A70" w:rsidR="70BDD8CC" w:rsidRDefault="357F43D5" w:rsidP="62A8C4D3">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62A8C4D3">
              <w:rPr>
                <w:rFonts w:ascii="Calibri" w:eastAsia="Calibri" w:hAnsi="Calibri" w:cs="Calibri"/>
              </w:rPr>
              <w:t>Imbalanced Weights</w:t>
            </w:r>
          </w:p>
        </w:tc>
        <w:tc>
          <w:tcPr>
            <w:tcW w:w="2010" w:type="dxa"/>
            <w:tcMar>
              <w:left w:w="105" w:type="dxa"/>
              <w:right w:w="105" w:type="dxa"/>
            </w:tcMar>
          </w:tcPr>
          <w:p w14:paraId="0BA4AF62" w14:textId="4ABC861B" w:rsidR="70BDD8CC" w:rsidRDefault="357F43D5" w:rsidP="62A8C4D3">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62A8C4D3">
              <w:rPr>
                <w:rFonts w:ascii="Calibri" w:eastAsia="Calibri" w:hAnsi="Calibri" w:cs="Calibri"/>
              </w:rPr>
              <w:t>Medium</w:t>
            </w:r>
          </w:p>
        </w:tc>
        <w:tc>
          <w:tcPr>
            <w:tcW w:w="2010" w:type="dxa"/>
            <w:tcMar>
              <w:left w:w="105" w:type="dxa"/>
              <w:right w:w="105" w:type="dxa"/>
            </w:tcMar>
          </w:tcPr>
          <w:p w14:paraId="0EF14888" w14:textId="644CCFCE" w:rsidR="70BDD8CC" w:rsidRDefault="357F43D5" w:rsidP="62A8C4D3">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62A8C4D3">
              <w:rPr>
                <w:rFonts w:ascii="Calibri" w:eastAsia="Calibri" w:hAnsi="Calibri" w:cs="Calibri"/>
              </w:rPr>
              <w:t>High</w:t>
            </w:r>
          </w:p>
        </w:tc>
        <w:tc>
          <w:tcPr>
            <w:tcW w:w="2010" w:type="dxa"/>
            <w:tcMar>
              <w:left w:w="105" w:type="dxa"/>
              <w:right w:w="105" w:type="dxa"/>
            </w:tcMar>
          </w:tcPr>
          <w:p w14:paraId="643271FA" w14:textId="6FDB2638" w:rsidR="70BDD8CC" w:rsidRDefault="357F43D5" w:rsidP="62A8C4D3">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62A8C4D3">
              <w:rPr>
                <w:rFonts w:ascii="Calibri" w:eastAsia="Calibri" w:hAnsi="Calibri" w:cs="Calibri"/>
              </w:rPr>
              <w:t>Hyper-parameter Tuning</w:t>
            </w:r>
          </w:p>
        </w:tc>
      </w:tr>
      <w:tr w:rsidR="70BDD8CC" w14:paraId="02228ED7" w14:textId="77777777" w:rsidTr="62A8C4D3">
        <w:trPr>
          <w:trHeight w:val="300"/>
        </w:trPr>
        <w:tc>
          <w:tcPr>
            <w:cnfStyle w:val="001000000000" w:firstRow="0" w:lastRow="0" w:firstColumn="1" w:lastColumn="0" w:oddVBand="0" w:evenVBand="0" w:oddHBand="0" w:evenHBand="0" w:firstRowFirstColumn="0" w:firstRowLastColumn="0" w:lastRowFirstColumn="0" w:lastRowLastColumn="0"/>
            <w:tcW w:w="2010" w:type="dxa"/>
            <w:tcMar>
              <w:left w:w="105" w:type="dxa"/>
              <w:right w:w="105" w:type="dxa"/>
            </w:tcMar>
          </w:tcPr>
          <w:p w14:paraId="29572C4B" w14:textId="7B846BD9" w:rsidR="70BDD8CC" w:rsidRDefault="5D9E9581" w:rsidP="62A8C4D3">
            <w:pPr>
              <w:spacing w:line="259" w:lineRule="auto"/>
              <w:rPr>
                <w:rFonts w:ascii="Calibri" w:eastAsia="Calibri" w:hAnsi="Calibri" w:cs="Calibri"/>
              </w:rPr>
            </w:pPr>
            <w:r w:rsidRPr="62A8C4D3">
              <w:rPr>
                <w:rFonts w:ascii="Calibri" w:eastAsia="Calibri" w:hAnsi="Calibri" w:cs="Calibri"/>
              </w:rPr>
              <w:lastRenderedPageBreak/>
              <w:t>False data</w:t>
            </w:r>
          </w:p>
        </w:tc>
        <w:tc>
          <w:tcPr>
            <w:tcW w:w="2010" w:type="dxa"/>
            <w:tcMar>
              <w:left w:w="105" w:type="dxa"/>
              <w:right w:w="105" w:type="dxa"/>
            </w:tcMar>
          </w:tcPr>
          <w:p w14:paraId="118C0120" w14:textId="45160771" w:rsidR="70BDD8CC" w:rsidRDefault="5D9E9581" w:rsidP="62A8C4D3">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62A8C4D3">
              <w:rPr>
                <w:rFonts w:ascii="Calibri" w:eastAsia="Calibri" w:hAnsi="Calibri" w:cs="Calibri"/>
              </w:rPr>
              <w:t>Manipulated</w:t>
            </w:r>
          </w:p>
          <w:p w14:paraId="34B9FF6D" w14:textId="2D34952F" w:rsidR="70BDD8CC" w:rsidRDefault="5D9E9581" w:rsidP="62A8C4D3">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62A8C4D3">
              <w:rPr>
                <w:rFonts w:ascii="Calibri" w:eastAsia="Calibri" w:hAnsi="Calibri" w:cs="Calibri"/>
              </w:rPr>
              <w:t>data</w:t>
            </w:r>
          </w:p>
        </w:tc>
        <w:tc>
          <w:tcPr>
            <w:tcW w:w="2010" w:type="dxa"/>
            <w:tcMar>
              <w:left w:w="105" w:type="dxa"/>
              <w:right w:w="105" w:type="dxa"/>
            </w:tcMar>
          </w:tcPr>
          <w:p w14:paraId="40124450" w14:textId="77B8B6B0" w:rsidR="70BDD8CC" w:rsidRDefault="357F43D5" w:rsidP="62A8C4D3">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62A8C4D3">
              <w:rPr>
                <w:rFonts w:ascii="Calibri" w:eastAsia="Calibri" w:hAnsi="Calibri" w:cs="Calibri"/>
              </w:rPr>
              <w:t>Medium</w:t>
            </w:r>
          </w:p>
        </w:tc>
        <w:tc>
          <w:tcPr>
            <w:tcW w:w="2010" w:type="dxa"/>
            <w:tcMar>
              <w:left w:w="105" w:type="dxa"/>
              <w:right w:w="105" w:type="dxa"/>
            </w:tcMar>
          </w:tcPr>
          <w:p w14:paraId="5D6F9F93" w14:textId="00A0652B" w:rsidR="70BDD8CC" w:rsidRDefault="4382D582" w:rsidP="62A8C4D3">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62A8C4D3">
              <w:rPr>
                <w:rFonts w:ascii="Calibri" w:eastAsia="Calibri" w:hAnsi="Calibri" w:cs="Calibri"/>
              </w:rPr>
              <w:t>High</w:t>
            </w:r>
          </w:p>
        </w:tc>
        <w:tc>
          <w:tcPr>
            <w:tcW w:w="2010" w:type="dxa"/>
            <w:tcMar>
              <w:left w:w="105" w:type="dxa"/>
              <w:right w:w="105" w:type="dxa"/>
            </w:tcMar>
          </w:tcPr>
          <w:p w14:paraId="5AB742D5" w14:textId="5A373392" w:rsidR="70BDD8CC" w:rsidRDefault="4382D582" w:rsidP="62A8C4D3">
            <w:pPr>
              <w:keepNext/>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62A8C4D3">
              <w:rPr>
                <w:rFonts w:ascii="Calibri" w:eastAsia="Calibri" w:hAnsi="Calibri" w:cs="Calibri"/>
              </w:rPr>
              <w:t>Policies</w:t>
            </w:r>
          </w:p>
        </w:tc>
      </w:tr>
      <w:tr w:rsidR="70BDD8CC" w14:paraId="18194DCF" w14:textId="77777777" w:rsidTr="62A8C4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0" w:type="dxa"/>
            <w:tcMar>
              <w:left w:w="105" w:type="dxa"/>
              <w:right w:w="105" w:type="dxa"/>
            </w:tcMar>
          </w:tcPr>
          <w:p w14:paraId="2BCFDEE7" w14:textId="4F12DCD1" w:rsidR="70BDD8CC" w:rsidRDefault="357F43D5" w:rsidP="62A8C4D3">
            <w:pPr>
              <w:spacing w:line="259" w:lineRule="auto"/>
              <w:rPr>
                <w:rFonts w:ascii="Calibri" w:eastAsia="Calibri" w:hAnsi="Calibri" w:cs="Calibri"/>
              </w:rPr>
            </w:pPr>
            <w:r w:rsidRPr="62A8C4D3">
              <w:rPr>
                <w:rFonts w:ascii="Calibri" w:eastAsia="Calibri" w:hAnsi="Calibri" w:cs="Calibri"/>
              </w:rPr>
              <w:t>Overfitting</w:t>
            </w:r>
          </w:p>
        </w:tc>
        <w:tc>
          <w:tcPr>
            <w:tcW w:w="2010" w:type="dxa"/>
            <w:tcMar>
              <w:left w:w="105" w:type="dxa"/>
              <w:right w:w="105" w:type="dxa"/>
            </w:tcMar>
          </w:tcPr>
          <w:p w14:paraId="3232C32B" w14:textId="58918E3D" w:rsidR="70BDD8CC" w:rsidRDefault="357F43D5" w:rsidP="62A8C4D3">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62A8C4D3">
              <w:rPr>
                <w:rFonts w:ascii="Calibri" w:eastAsia="Calibri" w:hAnsi="Calibri" w:cs="Calibri"/>
              </w:rPr>
              <w:t>No diverse</w:t>
            </w:r>
          </w:p>
          <w:p w14:paraId="0F9B0F46" w14:textId="0C6A7D97" w:rsidR="70BDD8CC" w:rsidRDefault="357F43D5" w:rsidP="62A8C4D3">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62A8C4D3">
              <w:rPr>
                <w:rFonts w:ascii="Calibri" w:eastAsia="Calibri" w:hAnsi="Calibri" w:cs="Calibri"/>
              </w:rPr>
              <w:t>performance</w:t>
            </w:r>
          </w:p>
        </w:tc>
        <w:tc>
          <w:tcPr>
            <w:tcW w:w="2010" w:type="dxa"/>
            <w:tcMar>
              <w:left w:w="105" w:type="dxa"/>
              <w:right w:w="105" w:type="dxa"/>
            </w:tcMar>
          </w:tcPr>
          <w:p w14:paraId="015E9DFC" w14:textId="77574D15" w:rsidR="70BDD8CC" w:rsidRDefault="357F43D5" w:rsidP="62A8C4D3">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62A8C4D3">
              <w:rPr>
                <w:rFonts w:ascii="Calibri" w:eastAsia="Calibri" w:hAnsi="Calibri" w:cs="Calibri"/>
              </w:rPr>
              <w:t>Medium</w:t>
            </w:r>
          </w:p>
        </w:tc>
        <w:tc>
          <w:tcPr>
            <w:tcW w:w="2010" w:type="dxa"/>
            <w:tcMar>
              <w:left w:w="105" w:type="dxa"/>
              <w:right w:w="105" w:type="dxa"/>
            </w:tcMar>
          </w:tcPr>
          <w:p w14:paraId="21F1DC4B" w14:textId="0C2A050B" w:rsidR="70BDD8CC" w:rsidRDefault="357F43D5" w:rsidP="62A8C4D3">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62A8C4D3">
              <w:rPr>
                <w:rFonts w:ascii="Calibri" w:eastAsia="Calibri" w:hAnsi="Calibri" w:cs="Calibri"/>
              </w:rPr>
              <w:t>High</w:t>
            </w:r>
          </w:p>
        </w:tc>
        <w:tc>
          <w:tcPr>
            <w:tcW w:w="2010" w:type="dxa"/>
            <w:tcMar>
              <w:left w:w="105" w:type="dxa"/>
              <w:right w:w="105" w:type="dxa"/>
            </w:tcMar>
          </w:tcPr>
          <w:p w14:paraId="0C817FF0" w14:textId="7CD04831" w:rsidR="70BDD8CC" w:rsidRDefault="357F43D5" w:rsidP="62A8C4D3">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62A8C4D3">
              <w:rPr>
                <w:rFonts w:ascii="Calibri" w:eastAsia="Calibri" w:hAnsi="Calibri" w:cs="Calibri"/>
              </w:rPr>
              <w:t>Normalization</w:t>
            </w:r>
          </w:p>
        </w:tc>
      </w:tr>
      <w:tr w:rsidR="70BDD8CC" w14:paraId="41F0E79D" w14:textId="77777777" w:rsidTr="62A8C4D3">
        <w:trPr>
          <w:trHeight w:val="300"/>
        </w:trPr>
        <w:tc>
          <w:tcPr>
            <w:cnfStyle w:val="001000000000" w:firstRow="0" w:lastRow="0" w:firstColumn="1" w:lastColumn="0" w:oddVBand="0" w:evenVBand="0" w:oddHBand="0" w:evenHBand="0" w:firstRowFirstColumn="0" w:firstRowLastColumn="0" w:lastRowFirstColumn="0" w:lastRowLastColumn="0"/>
            <w:tcW w:w="2010" w:type="dxa"/>
            <w:tcMar>
              <w:left w:w="105" w:type="dxa"/>
              <w:right w:w="105" w:type="dxa"/>
            </w:tcMar>
          </w:tcPr>
          <w:p w14:paraId="22188411" w14:textId="0E2522E0" w:rsidR="70BDD8CC" w:rsidRDefault="6663F5F8" w:rsidP="62A8C4D3">
            <w:pPr>
              <w:spacing w:line="259" w:lineRule="auto"/>
              <w:rPr>
                <w:rFonts w:ascii="Calibri" w:eastAsia="Calibri" w:hAnsi="Calibri" w:cs="Calibri"/>
              </w:rPr>
            </w:pPr>
            <w:r w:rsidRPr="62A8C4D3">
              <w:rPr>
                <w:rFonts w:ascii="Calibri" w:eastAsia="Calibri" w:hAnsi="Calibri" w:cs="Calibri"/>
                <w:color w:val="111618"/>
              </w:rPr>
              <w:t>Volatility and Noise</w:t>
            </w:r>
          </w:p>
        </w:tc>
        <w:tc>
          <w:tcPr>
            <w:tcW w:w="2010" w:type="dxa"/>
            <w:tcMar>
              <w:left w:w="105" w:type="dxa"/>
              <w:right w:w="105" w:type="dxa"/>
            </w:tcMar>
          </w:tcPr>
          <w:p w14:paraId="2638F42F" w14:textId="6490C3D6" w:rsidR="70BDD8CC" w:rsidRDefault="161F68B8" w:rsidP="62A8C4D3">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62A8C4D3">
              <w:rPr>
                <w:rFonts w:ascii="Calibri" w:eastAsia="Calibri" w:hAnsi="Calibri" w:cs="Calibri"/>
              </w:rPr>
              <w:t>Stock Markets are</w:t>
            </w:r>
          </w:p>
          <w:p w14:paraId="225D241C" w14:textId="30EED0EB" w:rsidR="70BDD8CC" w:rsidRDefault="161F68B8" w:rsidP="62A8C4D3">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62A8C4D3">
              <w:rPr>
                <w:rFonts w:ascii="Calibri" w:eastAsia="Calibri" w:hAnsi="Calibri" w:cs="Calibri"/>
              </w:rPr>
              <w:t>Volatile &amp; noisy</w:t>
            </w:r>
          </w:p>
        </w:tc>
        <w:tc>
          <w:tcPr>
            <w:tcW w:w="2010" w:type="dxa"/>
            <w:tcMar>
              <w:left w:w="105" w:type="dxa"/>
              <w:right w:w="105" w:type="dxa"/>
            </w:tcMar>
          </w:tcPr>
          <w:p w14:paraId="4F3A6559" w14:textId="598612EA" w:rsidR="70BDD8CC" w:rsidRDefault="161F68B8" w:rsidP="62A8C4D3">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62A8C4D3">
              <w:rPr>
                <w:rFonts w:ascii="Calibri" w:eastAsia="Calibri" w:hAnsi="Calibri" w:cs="Calibri"/>
              </w:rPr>
              <w:t>High</w:t>
            </w:r>
          </w:p>
        </w:tc>
        <w:tc>
          <w:tcPr>
            <w:tcW w:w="2010" w:type="dxa"/>
            <w:tcMar>
              <w:left w:w="105" w:type="dxa"/>
              <w:right w:w="105" w:type="dxa"/>
            </w:tcMar>
          </w:tcPr>
          <w:p w14:paraId="4C1839C7" w14:textId="73713361" w:rsidR="70BDD8CC" w:rsidRDefault="161F68B8" w:rsidP="62A8C4D3">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62A8C4D3">
              <w:rPr>
                <w:rFonts w:ascii="Calibri" w:eastAsia="Calibri" w:hAnsi="Calibri" w:cs="Calibri"/>
              </w:rPr>
              <w:t>Medium</w:t>
            </w:r>
          </w:p>
        </w:tc>
        <w:tc>
          <w:tcPr>
            <w:tcW w:w="2010" w:type="dxa"/>
            <w:tcMar>
              <w:left w:w="105" w:type="dxa"/>
              <w:right w:w="105" w:type="dxa"/>
            </w:tcMar>
          </w:tcPr>
          <w:p w14:paraId="0231F90A" w14:textId="41B0574F" w:rsidR="70BDD8CC" w:rsidRDefault="161F68B8" w:rsidP="62A8C4D3">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62A8C4D3">
              <w:rPr>
                <w:rFonts w:ascii="Calibri" w:eastAsia="Calibri" w:hAnsi="Calibri" w:cs="Calibri"/>
              </w:rPr>
              <w:t>Smoothing Techniques</w:t>
            </w:r>
          </w:p>
        </w:tc>
      </w:tr>
      <w:tr w:rsidR="70BDD8CC" w14:paraId="627A64C0" w14:textId="77777777" w:rsidTr="62A8C4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0" w:type="dxa"/>
            <w:tcMar>
              <w:left w:w="105" w:type="dxa"/>
              <w:right w:w="105" w:type="dxa"/>
            </w:tcMar>
          </w:tcPr>
          <w:p w14:paraId="77664DC8" w14:textId="1F13F513" w:rsidR="70BDD8CC" w:rsidRDefault="161F68B8" w:rsidP="62A8C4D3">
            <w:pPr>
              <w:spacing w:line="259" w:lineRule="auto"/>
              <w:rPr>
                <w:rFonts w:ascii="Calibri" w:eastAsia="Calibri" w:hAnsi="Calibri" w:cs="Calibri"/>
              </w:rPr>
            </w:pPr>
            <w:r w:rsidRPr="62A8C4D3">
              <w:rPr>
                <w:rFonts w:ascii="Calibri" w:eastAsia="Calibri" w:hAnsi="Calibri" w:cs="Calibri"/>
              </w:rPr>
              <w:t>Gradient</w:t>
            </w:r>
          </w:p>
          <w:p w14:paraId="3C6ECC01" w14:textId="3424740A" w:rsidR="70BDD8CC" w:rsidRDefault="161F68B8" w:rsidP="62A8C4D3">
            <w:pPr>
              <w:spacing w:line="259" w:lineRule="auto"/>
              <w:rPr>
                <w:rFonts w:ascii="Calibri" w:eastAsia="Calibri" w:hAnsi="Calibri" w:cs="Calibri"/>
              </w:rPr>
            </w:pPr>
            <w:r w:rsidRPr="62A8C4D3">
              <w:rPr>
                <w:rFonts w:ascii="Calibri" w:eastAsia="Calibri" w:hAnsi="Calibri" w:cs="Calibri"/>
              </w:rPr>
              <w:t>explosion</w:t>
            </w:r>
          </w:p>
        </w:tc>
        <w:tc>
          <w:tcPr>
            <w:tcW w:w="2010" w:type="dxa"/>
            <w:tcMar>
              <w:left w:w="105" w:type="dxa"/>
              <w:right w:w="105" w:type="dxa"/>
            </w:tcMar>
          </w:tcPr>
          <w:p w14:paraId="7022E744" w14:textId="74BA36E5" w:rsidR="70BDD8CC" w:rsidRDefault="161F68B8" w:rsidP="62A8C4D3">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62A8C4D3">
              <w:rPr>
                <w:rFonts w:ascii="Calibri" w:eastAsia="Calibri" w:hAnsi="Calibri" w:cs="Calibri"/>
              </w:rPr>
              <w:t>Model can’t</w:t>
            </w:r>
          </w:p>
          <w:p w14:paraId="39DE3743" w14:textId="00AD2F71" w:rsidR="70BDD8CC" w:rsidRDefault="161F68B8" w:rsidP="62A8C4D3">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62A8C4D3">
              <w:rPr>
                <w:rFonts w:ascii="Calibri" w:eastAsia="Calibri" w:hAnsi="Calibri" w:cs="Calibri"/>
              </w:rPr>
              <w:t>learn</w:t>
            </w:r>
          </w:p>
        </w:tc>
        <w:tc>
          <w:tcPr>
            <w:tcW w:w="2010" w:type="dxa"/>
            <w:tcMar>
              <w:left w:w="105" w:type="dxa"/>
              <w:right w:w="105" w:type="dxa"/>
            </w:tcMar>
          </w:tcPr>
          <w:p w14:paraId="61ED8116" w14:textId="058C077F" w:rsidR="70BDD8CC" w:rsidRDefault="161F68B8" w:rsidP="62A8C4D3">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62A8C4D3">
              <w:rPr>
                <w:rFonts w:ascii="Calibri" w:eastAsia="Calibri" w:hAnsi="Calibri" w:cs="Calibri"/>
              </w:rPr>
              <w:t>Medium</w:t>
            </w:r>
          </w:p>
        </w:tc>
        <w:tc>
          <w:tcPr>
            <w:tcW w:w="2010" w:type="dxa"/>
            <w:tcMar>
              <w:left w:w="105" w:type="dxa"/>
              <w:right w:w="105" w:type="dxa"/>
            </w:tcMar>
          </w:tcPr>
          <w:p w14:paraId="4602072D" w14:textId="1CC70C9D" w:rsidR="70BDD8CC" w:rsidRDefault="161F68B8" w:rsidP="62A8C4D3">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62A8C4D3">
              <w:rPr>
                <w:rFonts w:ascii="Calibri" w:eastAsia="Calibri" w:hAnsi="Calibri" w:cs="Calibri"/>
              </w:rPr>
              <w:t>Medium</w:t>
            </w:r>
          </w:p>
        </w:tc>
        <w:tc>
          <w:tcPr>
            <w:tcW w:w="2010" w:type="dxa"/>
            <w:tcMar>
              <w:left w:w="105" w:type="dxa"/>
              <w:right w:w="105" w:type="dxa"/>
            </w:tcMar>
          </w:tcPr>
          <w:p w14:paraId="4FDCFBCA" w14:textId="7E87A808" w:rsidR="70BDD8CC" w:rsidRDefault="161F68B8" w:rsidP="62A8C4D3">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62A8C4D3">
              <w:rPr>
                <w:rFonts w:ascii="Calibri" w:eastAsia="Calibri" w:hAnsi="Calibri" w:cs="Calibri"/>
              </w:rPr>
              <w:t>Normalization</w:t>
            </w:r>
          </w:p>
        </w:tc>
      </w:tr>
    </w:tbl>
    <w:p w14:paraId="28B497DA" w14:textId="76390CFE" w:rsidR="00EC1B2A" w:rsidRDefault="00EC1B2A" w:rsidP="00EC1B2A">
      <w:pPr>
        <w:pStyle w:val="Caption"/>
      </w:pPr>
      <w:bookmarkStart w:id="126" w:name="_Toc165330026"/>
      <w:r>
        <w:t xml:space="preserve">Table </w:t>
      </w:r>
      <w:r>
        <w:rPr>
          <w:color w:val="2B579A"/>
          <w:shd w:val="clear" w:color="auto" w:fill="E6E6E6"/>
        </w:rPr>
        <w:fldChar w:fldCharType="begin"/>
      </w:r>
      <w:r>
        <w:instrText>SEQ Table \* ARABIC</w:instrText>
      </w:r>
      <w:r>
        <w:rPr>
          <w:color w:val="2B579A"/>
          <w:shd w:val="clear" w:color="auto" w:fill="E6E6E6"/>
        </w:rPr>
        <w:fldChar w:fldCharType="separate"/>
      </w:r>
      <w:r>
        <w:rPr>
          <w:color w:val="2B579A"/>
          <w:shd w:val="clear" w:color="auto" w:fill="E6E6E6"/>
        </w:rPr>
        <w:fldChar w:fldCharType="end"/>
      </w:r>
      <w:r>
        <w:t>: Sprint 2 Risks</w:t>
      </w:r>
      <w:bookmarkEnd w:id="126"/>
    </w:p>
    <w:p w14:paraId="4BEE7885" w14:textId="61CBA291" w:rsidR="00813417" w:rsidRPr="00813417" w:rsidRDefault="00813417" w:rsidP="70BDD8CC"/>
    <w:p w14:paraId="05B7FCBA" w14:textId="5ADCA0BD" w:rsidR="2D8BC78F" w:rsidRDefault="2D8BC78F" w:rsidP="2D8BC78F"/>
    <w:p w14:paraId="206A18DF" w14:textId="00360603" w:rsidR="2D8BC78F" w:rsidRDefault="2D8BC78F" w:rsidP="2D8BC78F"/>
    <w:p w14:paraId="1A71F676" w14:textId="6562345C" w:rsidR="00B270E9" w:rsidRDefault="00FF4650" w:rsidP="2E87CB91">
      <w:pPr>
        <w:pStyle w:val="SectionSubheading"/>
      </w:pPr>
      <w:bookmarkStart w:id="127" w:name="_Toc165318630"/>
      <w:r w:rsidRPr="00B71117">
        <w:t>Sprint 3 Risks</w:t>
      </w:r>
      <w:bookmarkEnd w:id="127"/>
    </w:p>
    <w:tbl>
      <w:tblPr>
        <w:tblStyle w:val="ListTable6Colorful-Accent6"/>
        <w:tblW w:w="0" w:type="auto"/>
        <w:tblLook w:val="04A0" w:firstRow="1" w:lastRow="0" w:firstColumn="1" w:lastColumn="0" w:noHBand="0" w:noVBand="1"/>
      </w:tblPr>
      <w:tblGrid>
        <w:gridCol w:w="2014"/>
        <w:gridCol w:w="2014"/>
        <w:gridCol w:w="2014"/>
        <w:gridCol w:w="2014"/>
        <w:gridCol w:w="2014"/>
      </w:tblGrid>
      <w:tr w:rsidR="004D6C1B" w14:paraId="754C0AF5" w14:textId="77777777" w:rsidTr="005826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3B7910E9" w14:textId="77777777" w:rsidR="004D6C1B" w:rsidRDefault="004D6C1B" w:rsidP="009F3383">
            <w:r>
              <w:t>Risk</w:t>
            </w:r>
          </w:p>
        </w:tc>
        <w:tc>
          <w:tcPr>
            <w:tcW w:w="2014" w:type="dxa"/>
          </w:tcPr>
          <w:p w14:paraId="2E8A9F0D" w14:textId="77777777" w:rsidR="004D6C1B" w:rsidRDefault="004D6C1B" w:rsidP="009F3383">
            <w:pPr>
              <w:cnfStyle w:val="100000000000" w:firstRow="1" w:lastRow="0" w:firstColumn="0" w:lastColumn="0" w:oddVBand="0" w:evenVBand="0" w:oddHBand="0" w:evenHBand="0" w:firstRowFirstColumn="0" w:firstRowLastColumn="0" w:lastRowFirstColumn="0" w:lastRowLastColumn="0"/>
            </w:pPr>
            <w:r>
              <w:t>Description</w:t>
            </w:r>
          </w:p>
        </w:tc>
        <w:tc>
          <w:tcPr>
            <w:tcW w:w="2014" w:type="dxa"/>
          </w:tcPr>
          <w:p w14:paraId="1704787D" w14:textId="77777777" w:rsidR="004D6C1B" w:rsidRDefault="004D6C1B" w:rsidP="009F3383">
            <w:pPr>
              <w:cnfStyle w:val="100000000000" w:firstRow="1" w:lastRow="0" w:firstColumn="0" w:lastColumn="0" w:oddVBand="0" w:evenVBand="0" w:oddHBand="0" w:evenHBand="0" w:firstRowFirstColumn="0" w:firstRowLastColumn="0" w:lastRowFirstColumn="0" w:lastRowLastColumn="0"/>
            </w:pPr>
            <w:r>
              <w:t>Probability</w:t>
            </w:r>
          </w:p>
        </w:tc>
        <w:tc>
          <w:tcPr>
            <w:tcW w:w="2014" w:type="dxa"/>
          </w:tcPr>
          <w:p w14:paraId="218F00D2" w14:textId="77777777" w:rsidR="004D6C1B" w:rsidRDefault="004D6C1B" w:rsidP="009F3383">
            <w:pPr>
              <w:cnfStyle w:val="100000000000" w:firstRow="1" w:lastRow="0" w:firstColumn="0" w:lastColumn="0" w:oddVBand="0" w:evenVBand="0" w:oddHBand="0" w:evenHBand="0" w:firstRowFirstColumn="0" w:firstRowLastColumn="0" w:lastRowFirstColumn="0" w:lastRowLastColumn="0"/>
            </w:pPr>
            <w:r>
              <w:t>Impact</w:t>
            </w:r>
          </w:p>
        </w:tc>
        <w:tc>
          <w:tcPr>
            <w:tcW w:w="2014" w:type="dxa"/>
          </w:tcPr>
          <w:p w14:paraId="061F2E9E" w14:textId="77777777" w:rsidR="004D6C1B" w:rsidRDefault="004D6C1B" w:rsidP="009F3383">
            <w:pPr>
              <w:cnfStyle w:val="100000000000" w:firstRow="1" w:lastRow="0" w:firstColumn="0" w:lastColumn="0" w:oddVBand="0" w:evenVBand="0" w:oddHBand="0" w:evenHBand="0" w:firstRowFirstColumn="0" w:firstRowLastColumn="0" w:lastRowFirstColumn="0" w:lastRowLastColumn="0"/>
            </w:pPr>
            <w:r>
              <w:t>Mitigation</w:t>
            </w:r>
          </w:p>
        </w:tc>
      </w:tr>
      <w:tr w:rsidR="004D6C1B" w14:paraId="092EB116" w14:textId="77777777" w:rsidTr="435A57A8">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2014" w:type="dxa"/>
          </w:tcPr>
          <w:p w14:paraId="014D559D" w14:textId="57E924FF" w:rsidR="004D6C1B" w:rsidRDefault="592E343C" w:rsidP="009F3383">
            <w:pPr>
              <w:rPr>
                <w:rFonts w:ascii="Calibri" w:eastAsia="Calibri" w:hAnsi="Calibri" w:cs="Calibri"/>
              </w:rPr>
            </w:pPr>
            <w:r w:rsidRPr="7172AEA9">
              <w:rPr>
                <w:rFonts w:ascii="Calibri" w:eastAsia="Calibri" w:hAnsi="Calibri" w:cs="Calibri"/>
                <w:b w:val="0"/>
                <w:bCs w:val="0"/>
                <w:color w:val="111618"/>
              </w:rPr>
              <w:t>Data Bias</w:t>
            </w:r>
          </w:p>
        </w:tc>
        <w:tc>
          <w:tcPr>
            <w:tcW w:w="2014" w:type="dxa"/>
          </w:tcPr>
          <w:p w14:paraId="0EDA1E36" w14:textId="3C1C7488" w:rsidR="004D6C1B" w:rsidRDefault="592E343C" w:rsidP="009F338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435A57A8">
              <w:rPr>
                <w:rFonts w:ascii="Calibri" w:eastAsia="Calibri" w:hAnsi="Calibri" w:cs="Calibri"/>
                <w:color w:val="111618"/>
              </w:rPr>
              <w:t>Unfair outcomes</w:t>
            </w:r>
          </w:p>
        </w:tc>
        <w:tc>
          <w:tcPr>
            <w:tcW w:w="2014" w:type="dxa"/>
          </w:tcPr>
          <w:p w14:paraId="60C5BD9B" w14:textId="20CF751A" w:rsidR="004D6C1B" w:rsidRDefault="592E343C" w:rsidP="009F338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435A57A8">
              <w:rPr>
                <w:rFonts w:ascii="Calibri" w:eastAsia="Calibri" w:hAnsi="Calibri" w:cs="Calibri"/>
                <w:color w:val="111618"/>
              </w:rPr>
              <w:t>Medium</w:t>
            </w:r>
          </w:p>
        </w:tc>
        <w:tc>
          <w:tcPr>
            <w:tcW w:w="2014" w:type="dxa"/>
          </w:tcPr>
          <w:p w14:paraId="1D07CD4C" w14:textId="6EDA2EFC" w:rsidR="004D6C1B" w:rsidRDefault="592E343C" w:rsidP="009F338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435A57A8">
              <w:rPr>
                <w:rFonts w:ascii="Calibri" w:eastAsia="Calibri" w:hAnsi="Calibri" w:cs="Calibri"/>
                <w:color w:val="111618"/>
              </w:rPr>
              <w:t>Medium</w:t>
            </w:r>
          </w:p>
        </w:tc>
        <w:tc>
          <w:tcPr>
            <w:tcW w:w="2014" w:type="dxa"/>
          </w:tcPr>
          <w:p w14:paraId="4F5BA0A5" w14:textId="783A1D7B" w:rsidR="004D6C1B" w:rsidRDefault="592E343C" w:rsidP="009F338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111618"/>
              </w:rPr>
            </w:pPr>
            <w:r w:rsidRPr="435A57A8">
              <w:rPr>
                <w:rFonts w:ascii="Calibri" w:eastAsia="Calibri" w:hAnsi="Calibri" w:cs="Calibri"/>
                <w:color w:val="111618"/>
              </w:rPr>
              <w:t xml:space="preserve">Pre-processing </w:t>
            </w:r>
            <w:r w:rsidRPr="634EBFD7">
              <w:rPr>
                <w:rFonts w:ascii="Calibri" w:eastAsia="Calibri" w:hAnsi="Calibri" w:cs="Calibri"/>
                <w:color w:val="111618"/>
              </w:rPr>
              <w:t>method</w:t>
            </w:r>
          </w:p>
        </w:tc>
      </w:tr>
      <w:tr w:rsidR="004D6C1B" w14:paraId="7B721137" w14:textId="77777777" w:rsidTr="005826B3">
        <w:tc>
          <w:tcPr>
            <w:cnfStyle w:val="001000000000" w:firstRow="0" w:lastRow="0" w:firstColumn="1" w:lastColumn="0" w:oddVBand="0" w:evenVBand="0" w:oddHBand="0" w:evenHBand="0" w:firstRowFirstColumn="0" w:firstRowLastColumn="0" w:lastRowFirstColumn="0" w:lastRowLastColumn="0"/>
            <w:tcW w:w="2014" w:type="dxa"/>
          </w:tcPr>
          <w:p w14:paraId="5F4C55FB" w14:textId="437627A1" w:rsidR="004D6C1B" w:rsidRDefault="592E343C" w:rsidP="009F3383">
            <w:pPr>
              <w:rPr>
                <w:rFonts w:ascii="Calibri" w:eastAsia="Calibri" w:hAnsi="Calibri" w:cs="Calibri"/>
              </w:rPr>
            </w:pPr>
            <w:r w:rsidRPr="1615452F">
              <w:rPr>
                <w:rFonts w:ascii="Calibri" w:eastAsia="Calibri" w:hAnsi="Calibri" w:cs="Calibri"/>
                <w:b w:val="0"/>
                <w:color w:val="111618"/>
              </w:rPr>
              <w:t>Gradient explosion</w:t>
            </w:r>
          </w:p>
        </w:tc>
        <w:tc>
          <w:tcPr>
            <w:tcW w:w="2014" w:type="dxa"/>
          </w:tcPr>
          <w:p w14:paraId="0E8B78D8" w14:textId="77B24781" w:rsidR="004D6C1B" w:rsidRDefault="592E343C" w:rsidP="009F338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1615452F">
              <w:rPr>
                <w:rFonts w:ascii="Calibri" w:eastAsia="Calibri" w:hAnsi="Calibri" w:cs="Calibri"/>
                <w:color w:val="111618"/>
              </w:rPr>
              <w:t>Unsuitable training process</w:t>
            </w:r>
          </w:p>
        </w:tc>
        <w:tc>
          <w:tcPr>
            <w:tcW w:w="2014" w:type="dxa"/>
          </w:tcPr>
          <w:p w14:paraId="17A7B736" w14:textId="1F6E29CE" w:rsidR="004D6C1B" w:rsidRDefault="592E343C" w:rsidP="009F338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1615452F">
              <w:rPr>
                <w:rFonts w:ascii="Calibri" w:eastAsia="Calibri" w:hAnsi="Calibri" w:cs="Calibri"/>
                <w:color w:val="111618"/>
              </w:rPr>
              <w:t>High</w:t>
            </w:r>
          </w:p>
        </w:tc>
        <w:tc>
          <w:tcPr>
            <w:tcW w:w="2014" w:type="dxa"/>
          </w:tcPr>
          <w:p w14:paraId="182C43B3" w14:textId="2DA33558" w:rsidR="004D6C1B" w:rsidRDefault="592E343C" w:rsidP="009F338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1615452F">
              <w:rPr>
                <w:rFonts w:ascii="Calibri" w:eastAsia="Calibri" w:hAnsi="Calibri" w:cs="Calibri"/>
                <w:color w:val="111618"/>
              </w:rPr>
              <w:t>High</w:t>
            </w:r>
          </w:p>
        </w:tc>
        <w:tc>
          <w:tcPr>
            <w:tcW w:w="2014" w:type="dxa"/>
          </w:tcPr>
          <w:p w14:paraId="223B1010" w14:textId="5CD7330C" w:rsidR="004D6C1B" w:rsidRDefault="592E343C" w:rsidP="1615452F">
            <w:pPr>
              <w:cnfStyle w:val="000000000000" w:firstRow="0" w:lastRow="0" w:firstColumn="0" w:lastColumn="0" w:oddVBand="0" w:evenVBand="0" w:oddHBand="0" w:evenHBand="0" w:firstRowFirstColumn="0" w:firstRowLastColumn="0" w:lastRowFirstColumn="0" w:lastRowLastColumn="0"/>
            </w:pPr>
            <w:r w:rsidRPr="1615452F">
              <w:t xml:space="preserve">Normalization, </w:t>
            </w:r>
          </w:p>
          <w:p w14:paraId="752DDC87" w14:textId="2AE40D65" w:rsidR="004D6C1B" w:rsidRDefault="592E343C" w:rsidP="009F3383">
            <w:pPr>
              <w:cnfStyle w:val="000000000000" w:firstRow="0" w:lastRow="0" w:firstColumn="0" w:lastColumn="0" w:oddVBand="0" w:evenVBand="0" w:oddHBand="0" w:evenHBand="0" w:firstRowFirstColumn="0" w:firstRowLastColumn="0" w:lastRowFirstColumn="0" w:lastRowLastColumn="0"/>
            </w:pPr>
            <w:r w:rsidRPr="1615452F">
              <w:t>Gradient clipping</w:t>
            </w:r>
          </w:p>
        </w:tc>
      </w:tr>
      <w:tr w:rsidR="004D6C1B" w14:paraId="06C97A44" w14:textId="77777777" w:rsidTr="00582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620B53A7" w14:textId="7C721AE8" w:rsidR="004D6C1B" w:rsidRDefault="592E343C" w:rsidP="009F3383">
            <w:r>
              <w:rPr>
                <w:b w:val="0"/>
                <w:bCs w:val="0"/>
              </w:rPr>
              <w:t>Volatility &amp; noise</w:t>
            </w:r>
          </w:p>
        </w:tc>
        <w:tc>
          <w:tcPr>
            <w:tcW w:w="2014" w:type="dxa"/>
          </w:tcPr>
          <w:p w14:paraId="6795246D" w14:textId="0EC7B7C5" w:rsidR="004D6C1B" w:rsidRDefault="592E343C" w:rsidP="009F3383">
            <w:pPr>
              <w:cnfStyle w:val="000000100000" w:firstRow="0" w:lastRow="0" w:firstColumn="0" w:lastColumn="0" w:oddVBand="0" w:evenVBand="0" w:oddHBand="1" w:evenHBand="0" w:firstRowFirstColumn="0" w:firstRowLastColumn="0" w:lastRowFirstColumn="0" w:lastRowLastColumn="0"/>
            </w:pPr>
            <w:r>
              <w:t>Volatile &amp; noisy data</w:t>
            </w:r>
          </w:p>
        </w:tc>
        <w:tc>
          <w:tcPr>
            <w:tcW w:w="2014" w:type="dxa"/>
          </w:tcPr>
          <w:p w14:paraId="5FA365FA" w14:textId="300CB6AF" w:rsidR="004D6C1B" w:rsidRDefault="592E343C" w:rsidP="009F3383">
            <w:pPr>
              <w:cnfStyle w:val="000000100000" w:firstRow="0" w:lastRow="0" w:firstColumn="0" w:lastColumn="0" w:oddVBand="0" w:evenVBand="0" w:oddHBand="1" w:evenHBand="0" w:firstRowFirstColumn="0" w:firstRowLastColumn="0" w:lastRowFirstColumn="0" w:lastRowLastColumn="0"/>
            </w:pPr>
            <w:r>
              <w:t>High</w:t>
            </w:r>
          </w:p>
        </w:tc>
        <w:tc>
          <w:tcPr>
            <w:tcW w:w="2014" w:type="dxa"/>
          </w:tcPr>
          <w:p w14:paraId="1A8C15BE" w14:textId="7C8A0E5C" w:rsidR="004D6C1B" w:rsidRDefault="592E343C" w:rsidP="009F3383">
            <w:pPr>
              <w:cnfStyle w:val="000000100000" w:firstRow="0" w:lastRow="0" w:firstColumn="0" w:lastColumn="0" w:oddVBand="0" w:evenVBand="0" w:oddHBand="1" w:evenHBand="0" w:firstRowFirstColumn="0" w:firstRowLastColumn="0" w:lastRowFirstColumn="0" w:lastRowLastColumn="0"/>
            </w:pPr>
            <w:r>
              <w:t>High</w:t>
            </w:r>
          </w:p>
        </w:tc>
        <w:tc>
          <w:tcPr>
            <w:tcW w:w="2014" w:type="dxa"/>
          </w:tcPr>
          <w:p w14:paraId="0B2ADF69" w14:textId="2FE23D45" w:rsidR="004D6C1B" w:rsidRDefault="592E343C" w:rsidP="009F3383">
            <w:pPr>
              <w:cnfStyle w:val="000000100000" w:firstRow="0" w:lastRow="0" w:firstColumn="0" w:lastColumn="0" w:oddVBand="0" w:evenVBand="0" w:oddHBand="1" w:evenHBand="0" w:firstRowFirstColumn="0" w:firstRowLastColumn="0" w:lastRowFirstColumn="0" w:lastRowLastColumn="0"/>
            </w:pPr>
            <w:r>
              <w:t>Smoothing Techniques</w:t>
            </w:r>
          </w:p>
        </w:tc>
      </w:tr>
      <w:tr w:rsidR="004D6C1B" w14:paraId="3F12B39F" w14:textId="77777777" w:rsidTr="005826B3">
        <w:tc>
          <w:tcPr>
            <w:cnfStyle w:val="001000000000" w:firstRow="0" w:lastRow="0" w:firstColumn="1" w:lastColumn="0" w:oddVBand="0" w:evenVBand="0" w:oddHBand="0" w:evenHBand="0" w:firstRowFirstColumn="0" w:firstRowLastColumn="0" w:lastRowFirstColumn="0" w:lastRowLastColumn="0"/>
            <w:tcW w:w="2014" w:type="dxa"/>
          </w:tcPr>
          <w:p w14:paraId="7A64423D" w14:textId="77777777" w:rsidR="004D6C1B" w:rsidRDefault="004D6C1B" w:rsidP="009F3383"/>
        </w:tc>
        <w:tc>
          <w:tcPr>
            <w:tcW w:w="2014" w:type="dxa"/>
          </w:tcPr>
          <w:p w14:paraId="734E1F8F" w14:textId="77777777" w:rsidR="004D6C1B" w:rsidRDefault="004D6C1B" w:rsidP="009F3383">
            <w:pPr>
              <w:cnfStyle w:val="000000000000" w:firstRow="0" w:lastRow="0" w:firstColumn="0" w:lastColumn="0" w:oddVBand="0" w:evenVBand="0" w:oddHBand="0" w:evenHBand="0" w:firstRowFirstColumn="0" w:firstRowLastColumn="0" w:lastRowFirstColumn="0" w:lastRowLastColumn="0"/>
            </w:pPr>
          </w:p>
        </w:tc>
        <w:tc>
          <w:tcPr>
            <w:tcW w:w="2014" w:type="dxa"/>
          </w:tcPr>
          <w:p w14:paraId="171DA577" w14:textId="77777777" w:rsidR="004D6C1B" w:rsidRDefault="004D6C1B" w:rsidP="009F3383">
            <w:pPr>
              <w:cnfStyle w:val="000000000000" w:firstRow="0" w:lastRow="0" w:firstColumn="0" w:lastColumn="0" w:oddVBand="0" w:evenVBand="0" w:oddHBand="0" w:evenHBand="0" w:firstRowFirstColumn="0" w:firstRowLastColumn="0" w:lastRowFirstColumn="0" w:lastRowLastColumn="0"/>
            </w:pPr>
          </w:p>
        </w:tc>
        <w:tc>
          <w:tcPr>
            <w:tcW w:w="2014" w:type="dxa"/>
          </w:tcPr>
          <w:p w14:paraId="67618B16" w14:textId="77777777" w:rsidR="004D6C1B" w:rsidRDefault="004D6C1B" w:rsidP="009F3383">
            <w:pPr>
              <w:cnfStyle w:val="000000000000" w:firstRow="0" w:lastRow="0" w:firstColumn="0" w:lastColumn="0" w:oddVBand="0" w:evenVBand="0" w:oddHBand="0" w:evenHBand="0" w:firstRowFirstColumn="0" w:firstRowLastColumn="0" w:lastRowFirstColumn="0" w:lastRowLastColumn="0"/>
            </w:pPr>
          </w:p>
        </w:tc>
        <w:tc>
          <w:tcPr>
            <w:tcW w:w="2014" w:type="dxa"/>
          </w:tcPr>
          <w:p w14:paraId="2421C86D" w14:textId="77777777" w:rsidR="004D6C1B" w:rsidRDefault="004D6C1B" w:rsidP="009F3383">
            <w:pPr>
              <w:cnfStyle w:val="000000000000" w:firstRow="0" w:lastRow="0" w:firstColumn="0" w:lastColumn="0" w:oddVBand="0" w:evenVBand="0" w:oddHBand="0" w:evenHBand="0" w:firstRowFirstColumn="0" w:firstRowLastColumn="0" w:lastRowFirstColumn="0" w:lastRowLastColumn="0"/>
            </w:pPr>
          </w:p>
        </w:tc>
      </w:tr>
      <w:tr w:rsidR="004D6C1B" w14:paraId="0029284D" w14:textId="77777777" w:rsidTr="00582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4B81B32D" w14:textId="6B54A9AB" w:rsidR="004D6C1B" w:rsidRDefault="592E343C" w:rsidP="009F3383">
            <w:pPr>
              <w:rPr>
                <w:b w:val="0"/>
              </w:rPr>
            </w:pPr>
            <w:r>
              <w:rPr>
                <w:b w:val="0"/>
              </w:rPr>
              <w:t>Overfitting</w:t>
            </w:r>
          </w:p>
        </w:tc>
        <w:tc>
          <w:tcPr>
            <w:tcW w:w="2014" w:type="dxa"/>
          </w:tcPr>
          <w:p w14:paraId="49C3AC13" w14:textId="5888305C" w:rsidR="004D6C1B" w:rsidRDefault="592E343C" w:rsidP="009F3383">
            <w:pPr>
              <w:cnfStyle w:val="000000100000" w:firstRow="0" w:lastRow="0" w:firstColumn="0" w:lastColumn="0" w:oddVBand="0" w:evenVBand="0" w:oddHBand="1" w:evenHBand="0" w:firstRowFirstColumn="0" w:firstRowLastColumn="0" w:lastRowFirstColumn="0" w:lastRowLastColumn="0"/>
            </w:pPr>
            <w:r>
              <w:t>No diverse performance</w:t>
            </w:r>
          </w:p>
        </w:tc>
        <w:tc>
          <w:tcPr>
            <w:tcW w:w="2014" w:type="dxa"/>
          </w:tcPr>
          <w:p w14:paraId="72AD2FDD" w14:textId="478D6406" w:rsidR="004D6C1B" w:rsidRDefault="592E343C" w:rsidP="009F3383">
            <w:pPr>
              <w:cnfStyle w:val="000000100000" w:firstRow="0" w:lastRow="0" w:firstColumn="0" w:lastColumn="0" w:oddVBand="0" w:evenVBand="0" w:oddHBand="1" w:evenHBand="0" w:firstRowFirstColumn="0" w:firstRowLastColumn="0" w:lastRowFirstColumn="0" w:lastRowLastColumn="0"/>
            </w:pPr>
            <w:r>
              <w:t>Medium</w:t>
            </w:r>
          </w:p>
        </w:tc>
        <w:tc>
          <w:tcPr>
            <w:tcW w:w="2014" w:type="dxa"/>
          </w:tcPr>
          <w:p w14:paraId="79121EC1" w14:textId="7F9DDC44" w:rsidR="004D6C1B" w:rsidRDefault="592E343C" w:rsidP="009F3383">
            <w:pPr>
              <w:cnfStyle w:val="000000100000" w:firstRow="0" w:lastRow="0" w:firstColumn="0" w:lastColumn="0" w:oddVBand="0" w:evenVBand="0" w:oddHBand="1" w:evenHBand="0" w:firstRowFirstColumn="0" w:firstRowLastColumn="0" w:lastRowFirstColumn="0" w:lastRowLastColumn="0"/>
            </w:pPr>
            <w:r>
              <w:t>High</w:t>
            </w:r>
          </w:p>
        </w:tc>
        <w:tc>
          <w:tcPr>
            <w:tcW w:w="2014" w:type="dxa"/>
          </w:tcPr>
          <w:p w14:paraId="4732BA7D" w14:textId="2F177140" w:rsidR="004D6C1B" w:rsidRDefault="592E343C" w:rsidP="004D6C1B">
            <w:pPr>
              <w:keepNext/>
              <w:cnfStyle w:val="000000100000" w:firstRow="0" w:lastRow="0" w:firstColumn="0" w:lastColumn="0" w:oddVBand="0" w:evenVBand="0" w:oddHBand="1" w:evenHBand="0" w:firstRowFirstColumn="0" w:firstRowLastColumn="0" w:lastRowFirstColumn="0" w:lastRowLastColumn="0"/>
            </w:pPr>
            <w:r>
              <w:t>Regularization</w:t>
            </w:r>
          </w:p>
        </w:tc>
      </w:tr>
    </w:tbl>
    <w:p w14:paraId="17394BBB" w14:textId="05B46669" w:rsidR="00B270E9" w:rsidRDefault="004D6C1B" w:rsidP="004D6C1B">
      <w:pPr>
        <w:pStyle w:val="Caption"/>
      </w:pPr>
      <w:bookmarkStart w:id="128" w:name="_Toc135641686"/>
      <w:bookmarkStart w:id="129" w:name="_Toc165330027"/>
      <w:r>
        <w:t xml:space="preserve">Table </w:t>
      </w:r>
      <w:r>
        <w:rPr>
          <w:color w:val="2B579A"/>
          <w:shd w:val="clear" w:color="auto" w:fill="E6E6E6"/>
        </w:rPr>
        <w:fldChar w:fldCharType="begin"/>
      </w:r>
      <w:r>
        <w:instrText>SEQ Table \* ARABIC</w:instrText>
      </w:r>
      <w:r>
        <w:rPr>
          <w:color w:val="2B579A"/>
          <w:shd w:val="clear" w:color="auto" w:fill="E6E6E6"/>
        </w:rPr>
        <w:fldChar w:fldCharType="separate"/>
      </w:r>
      <w:r>
        <w:rPr>
          <w:color w:val="2B579A"/>
          <w:shd w:val="clear" w:color="auto" w:fill="E6E6E6"/>
        </w:rPr>
        <w:fldChar w:fldCharType="end"/>
      </w:r>
      <w:r>
        <w:t>: Sprint 3 Risks</w:t>
      </w:r>
      <w:bookmarkEnd w:id="128"/>
      <w:bookmarkEnd w:id="129"/>
    </w:p>
    <w:p w14:paraId="64B4790C" w14:textId="2E9E466B" w:rsidR="1BB20B79" w:rsidRDefault="7D3C548C" w:rsidP="1BB20B79">
      <w:r>
        <w:t xml:space="preserve">The table is a concise overview of potential issues in machine learning models along with their likelihood, consequences, and countermeasures. Data Bias could lead to unfair results, but with a moderate chance and seriousness, can be reduced by using pre-processing methods. Gradient Explosion poses an elevated risk and can significantly affect model performance; it is preventable through </w:t>
      </w:r>
      <w:r w:rsidR="002D26F5">
        <w:t>techniques,</w:t>
      </w:r>
      <w:r>
        <w:t xml:space="preserve"> such as normalization and gradient clipping. Volatility and Noise refer to unpredictable data fluctuations and messy data, which are quite likely to occur and have a medium level impact but can be tackled using smoothing techniques to create a more stable model. Lastly, Overfitting happens when a model learns the training data too well and lacks generalization, with medium likelihood and high impact, which is often prevented by regularization to maintain model simplicity and improve its generality.</w:t>
      </w:r>
    </w:p>
    <w:p w14:paraId="1E38F10E" w14:textId="03EB4BF5" w:rsidR="08D61325" w:rsidRDefault="08D61325" w:rsidP="08D61325"/>
    <w:p w14:paraId="361327F7" w14:textId="070F8D73" w:rsidR="00FF4650" w:rsidRPr="00B71117" w:rsidRDefault="00FF4650" w:rsidP="00B71117">
      <w:pPr>
        <w:pStyle w:val="SectionSubheading"/>
      </w:pPr>
      <w:bookmarkStart w:id="130" w:name="_Toc165318631"/>
      <w:r w:rsidRPr="00B71117">
        <w:t>Sprint 4 Risks</w:t>
      </w:r>
      <w:bookmarkEnd w:id="130"/>
    </w:p>
    <w:p w14:paraId="61258432" w14:textId="361E0AF7" w:rsidR="00B270E9" w:rsidRDefault="00B270E9" w:rsidP="00B270E9"/>
    <w:tbl>
      <w:tblPr>
        <w:tblStyle w:val="ListTable6Colorful-Accent6"/>
        <w:tblW w:w="0" w:type="auto"/>
        <w:tblLook w:val="04A0" w:firstRow="1" w:lastRow="0" w:firstColumn="1" w:lastColumn="0" w:noHBand="0" w:noVBand="1"/>
      </w:tblPr>
      <w:tblGrid>
        <w:gridCol w:w="2014"/>
        <w:gridCol w:w="2014"/>
        <w:gridCol w:w="2014"/>
        <w:gridCol w:w="2014"/>
        <w:gridCol w:w="2014"/>
      </w:tblGrid>
      <w:tr w:rsidR="004D6C1B" w14:paraId="2766F629" w14:textId="77777777" w:rsidTr="715E5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2586039B" w14:textId="77777777" w:rsidR="004D6C1B" w:rsidRDefault="004D6C1B" w:rsidP="009F3383">
            <w:r>
              <w:t>Risk</w:t>
            </w:r>
          </w:p>
        </w:tc>
        <w:tc>
          <w:tcPr>
            <w:tcW w:w="2014" w:type="dxa"/>
          </w:tcPr>
          <w:p w14:paraId="21450E3A" w14:textId="77777777" w:rsidR="004D6C1B" w:rsidRDefault="004D6C1B" w:rsidP="009F3383">
            <w:pPr>
              <w:cnfStyle w:val="100000000000" w:firstRow="1" w:lastRow="0" w:firstColumn="0" w:lastColumn="0" w:oddVBand="0" w:evenVBand="0" w:oddHBand="0" w:evenHBand="0" w:firstRowFirstColumn="0" w:firstRowLastColumn="0" w:lastRowFirstColumn="0" w:lastRowLastColumn="0"/>
            </w:pPr>
            <w:r>
              <w:t>Description</w:t>
            </w:r>
          </w:p>
        </w:tc>
        <w:tc>
          <w:tcPr>
            <w:tcW w:w="2014" w:type="dxa"/>
          </w:tcPr>
          <w:p w14:paraId="713F9465" w14:textId="77777777" w:rsidR="004D6C1B" w:rsidRDefault="004D6C1B" w:rsidP="009F3383">
            <w:pPr>
              <w:cnfStyle w:val="100000000000" w:firstRow="1" w:lastRow="0" w:firstColumn="0" w:lastColumn="0" w:oddVBand="0" w:evenVBand="0" w:oddHBand="0" w:evenHBand="0" w:firstRowFirstColumn="0" w:firstRowLastColumn="0" w:lastRowFirstColumn="0" w:lastRowLastColumn="0"/>
            </w:pPr>
            <w:r>
              <w:t>Probability</w:t>
            </w:r>
          </w:p>
        </w:tc>
        <w:tc>
          <w:tcPr>
            <w:tcW w:w="2014" w:type="dxa"/>
          </w:tcPr>
          <w:p w14:paraId="2F2CD1EA" w14:textId="77777777" w:rsidR="004D6C1B" w:rsidRDefault="004D6C1B" w:rsidP="009F3383">
            <w:pPr>
              <w:cnfStyle w:val="100000000000" w:firstRow="1" w:lastRow="0" w:firstColumn="0" w:lastColumn="0" w:oddVBand="0" w:evenVBand="0" w:oddHBand="0" w:evenHBand="0" w:firstRowFirstColumn="0" w:firstRowLastColumn="0" w:lastRowFirstColumn="0" w:lastRowLastColumn="0"/>
            </w:pPr>
            <w:r>
              <w:t>Impact</w:t>
            </w:r>
          </w:p>
        </w:tc>
        <w:tc>
          <w:tcPr>
            <w:tcW w:w="2014" w:type="dxa"/>
          </w:tcPr>
          <w:p w14:paraId="657DD526" w14:textId="77777777" w:rsidR="004D6C1B" w:rsidRDefault="004D6C1B" w:rsidP="009F3383">
            <w:pPr>
              <w:cnfStyle w:val="100000000000" w:firstRow="1" w:lastRow="0" w:firstColumn="0" w:lastColumn="0" w:oddVBand="0" w:evenVBand="0" w:oddHBand="0" w:evenHBand="0" w:firstRowFirstColumn="0" w:firstRowLastColumn="0" w:lastRowFirstColumn="0" w:lastRowLastColumn="0"/>
            </w:pPr>
            <w:r>
              <w:t>Mitigation</w:t>
            </w:r>
          </w:p>
        </w:tc>
      </w:tr>
      <w:tr w:rsidR="004D6C1B" w14:paraId="223047B8" w14:textId="77777777" w:rsidTr="715E53A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4" w:type="dxa"/>
          </w:tcPr>
          <w:p w14:paraId="5F6955C8" w14:textId="5FDEE793" w:rsidR="004D6C1B" w:rsidRDefault="71BA4173" w:rsidP="009F3383">
            <w:pPr>
              <w:rPr>
                <w:b w:val="0"/>
                <w:bCs w:val="0"/>
              </w:rPr>
            </w:pPr>
            <w:r>
              <w:rPr>
                <w:b w:val="0"/>
                <w:bCs w:val="0"/>
              </w:rPr>
              <w:t xml:space="preserve">Hopper cluster </w:t>
            </w:r>
          </w:p>
          <w:p w14:paraId="33FE5731" w14:textId="1E3CB77F" w:rsidR="004D6C1B" w:rsidRDefault="71BA4173" w:rsidP="65CDC0CB">
            <w:pPr>
              <w:rPr>
                <w:b w:val="0"/>
                <w:bCs w:val="0"/>
              </w:rPr>
            </w:pPr>
            <w:r>
              <w:rPr>
                <w:b w:val="0"/>
                <w:bCs w:val="0"/>
              </w:rPr>
              <w:t>availability</w:t>
            </w:r>
          </w:p>
        </w:tc>
        <w:tc>
          <w:tcPr>
            <w:tcW w:w="2014" w:type="dxa"/>
          </w:tcPr>
          <w:p w14:paraId="3F63B38A" w14:textId="341DD193" w:rsidR="004D6C1B" w:rsidRDefault="71BA4173" w:rsidP="009F3383">
            <w:pPr>
              <w:cnfStyle w:val="000000100000" w:firstRow="0" w:lastRow="0" w:firstColumn="0" w:lastColumn="0" w:oddVBand="0" w:evenVBand="0" w:oddHBand="1" w:evenHBand="0" w:firstRowFirstColumn="0" w:firstRowLastColumn="0" w:lastRowFirstColumn="0" w:lastRowLastColumn="0"/>
            </w:pPr>
            <w:r>
              <w:t>HPC wait time</w:t>
            </w:r>
          </w:p>
        </w:tc>
        <w:tc>
          <w:tcPr>
            <w:tcW w:w="2014" w:type="dxa"/>
          </w:tcPr>
          <w:p w14:paraId="6EEB8C92" w14:textId="7947398E" w:rsidR="004D6C1B" w:rsidRDefault="71BA4173" w:rsidP="65CDC0CB">
            <w:pPr>
              <w:spacing w:line="259" w:lineRule="auto"/>
              <w:cnfStyle w:val="000000100000" w:firstRow="0" w:lastRow="0" w:firstColumn="0" w:lastColumn="0" w:oddVBand="0" w:evenVBand="0" w:oddHBand="1" w:evenHBand="0" w:firstRowFirstColumn="0" w:firstRowLastColumn="0" w:lastRowFirstColumn="0" w:lastRowLastColumn="0"/>
            </w:pPr>
            <w:r>
              <w:t>Medium</w:t>
            </w:r>
          </w:p>
        </w:tc>
        <w:tc>
          <w:tcPr>
            <w:tcW w:w="2014" w:type="dxa"/>
          </w:tcPr>
          <w:p w14:paraId="5D7CBC44" w14:textId="1A7A475E" w:rsidR="004D6C1B" w:rsidRDefault="71BA4173" w:rsidP="009F3383">
            <w:pPr>
              <w:cnfStyle w:val="000000100000" w:firstRow="0" w:lastRow="0" w:firstColumn="0" w:lastColumn="0" w:oddVBand="0" w:evenVBand="0" w:oddHBand="1" w:evenHBand="0" w:firstRowFirstColumn="0" w:firstRowLastColumn="0" w:lastRowFirstColumn="0" w:lastRowLastColumn="0"/>
            </w:pPr>
            <w:r>
              <w:t>High</w:t>
            </w:r>
          </w:p>
        </w:tc>
        <w:tc>
          <w:tcPr>
            <w:tcW w:w="2014" w:type="dxa"/>
          </w:tcPr>
          <w:p w14:paraId="154F6708" w14:textId="1179CAE7" w:rsidR="004D6C1B" w:rsidRDefault="71BA4173" w:rsidP="009F3383">
            <w:pPr>
              <w:cnfStyle w:val="000000100000" w:firstRow="0" w:lastRow="0" w:firstColumn="0" w:lastColumn="0" w:oddVBand="0" w:evenVBand="0" w:oddHBand="1" w:evenHBand="0" w:firstRowFirstColumn="0" w:firstRowLastColumn="0" w:lastRowFirstColumn="0" w:lastRowLastColumn="0"/>
            </w:pPr>
            <w:r>
              <w:t>Request early</w:t>
            </w:r>
          </w:p>
        </w:tc>
      </w:tr>
      <w:tr w:rsidR="004D6C1B" w14:paraId="1F1FC6E5" w14:textId="77777777" w:rsidTr="715E53AA">
        <w:tc>
          <w:tcPr>
            <w:cnfStyle w:val="001000000000" w:firstRow="0" w:lastRow="0" w:firstColumn="1" w:lastColumn="0" w:oddVBand="0" w:evenVBand="0" w:oddHBand="0" w:evenHBand="0" w:firstRowFirstColumn="0" w:firstRowLastColumn="0" w:lastRowFirstColumn="0" w:lastRowLastColumn="0"/>
            <w:tcW w:w="2014" w:type="dxa"/>
          </w:tcPr>
          <w:p w14:paraId="313C1EF5" w14:textId="77777777" w:rsidR="004D6C1B" w:rsidRDefault="004D6C1B" w:rsidP="009F3383"/>
        </w:tc>
        <w:tc>
          <w:tcPr>
            <w:tcW w:w="2014" w:type="dxa"/>
          </w:tcPr>
          <w:p w14:paraId="6A7C70EC" w14:textId="77777777" w:rsidR="004D6C1B" w:rsidRDefault="004D6C1B" w:rsidP="009F3383">
            <w:pPr>
              <w:cnfStyle w:val="000000000000" w:firstRow="0" w:lastRow="0" w:firstColumn="0" w:lastColumn="0" w:oddVBand="0" w:evenVBand="0" w:oddHBand="0" w:evenHBand="0" w:firstRowFirstColumn="0" w:firstRowLastColumn="0" w:lastRowFirstColumn="0" w:lastRowLastColumn="0"/>
            </w:pPr>
          </w:p>
        </w:tc>
        <w:tc>
          <w:tcPr>
            <w:tcW w:w="2014" w:type="dxa"/>
          </w:tcPr>
          <w:p w14:paraId="4304F85C" w14:textId="77777777" w:rsidR="004D6C1B" w:rsidRDefault="004D6C1B" w:rsidP="009F3383">
            <w:pPr>
              <w:cnfStyle w:val="000000000000" w:firstRow="0" w:lastRow="0" w:firstColumn="0" w:lastColumn="0" w:oddVBand="0" w:evenVBand="0" w:oddHBand="0" w:evenHBand="0" w:firstRowFirstColumn="0" w:firstRowLastColumn="0" w:lastRowFirstColumn="0" w:lastRowLastColumn="0"/>
            </w:pPr>
          </w:p>
        </w:tc>
        <w:tc>
          <w:tcPr>
            <w:tcW w:w="2014" w:type="dxa"/>
          </w:tcPr>
          <w:p w14:paraId="30B8A71B" w14:textId="77777777" w:rsidR="004D6C1B" w:rsidRDefault="004D6C1B" w:rsidP="009F3383">
            <w:pPr>
              <w:cnfStyle w:val="000000000000" w:firstRow="0" w:lastRow="0" w:firstColumn="0" w:lastColumn="0" w:oddVBand="0" w:evenVBand="0" w:oddHBand="0" w:evenHBand="0" w:firstRowFirstColumn="0" w:firstRowLastColumn="0" w:lastRowFirstColumn="0" w:lastRowLastColumn="0"/>
            </w:pPr>
          </w:p>
        </w:tc>
        <w:tc>
          <w:tcPr>
            <w:tcW w:w="2014" w:type="dxa"/>
          </w:tcPr>
          <w:p w14:paraId="36EF8DCD" w14:textId="77777777" w:rsidR="004D6C1B" w:rsidRDefault="004D6C1B" w:rsidP="009F3383">
            <w:pPr>
              <w:cnfStyle w:val="000000000000" w:firstRow="0" w:lastRow="0" w:firstColumn="0" w:lastColumn="0" w:oddVBand="0" w:evenVBand="0" w:oddHBand="0" w:evenHBand="0" w:firstRowFirstColumn="0" w:firstRowLastColumn="0" w:lastRowFirstColumn="0" w:lastRowLastColumn="0"/>
            </w:pPr>
          </w:p>
        </w:tc>
      </w:tr>
      <w:tr w:rsidR="004D6C1B" w14:paraId="0DE699F3" w14:textId="77777777" w:rsidTr="715E5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43FDE710" w14:textId="437627A1" w:rsidR="65CDC0CB" w:rsidRDefault="65CDC0CB" w:rsidP="65CDC0CB">
            <w:pPr>
              <w:rPr>
                <w:rFonts w:ascii="Calibri" w:eastAsia="Calibri" w:hAnsi="Calibri" w:cs="Calibri"/>
              </w:rPr>
            </w:pPr>
            <w:r w:rsidRPr="65CDC0CB">
              <w:rPr>
                <w:rFonts w:ascii="Calibri" w:eastAsia="Calibri" w:hAnsi="Calibri" w:cs="Calibri"/>
                <w:b w:val="0"/>
                <w:bCs w:val="0"/>
                <w:color w:val="111618"/>
              </w:rPr>
              <w:lastRenderedPageBreak/>
              <w:t>Gradient explosion</w:t>
            </w:r>
          </w:p>
        </w:tc>
        <w:tc>
          <w:tcPr>
            <w:tcW w:w="2014" w:type="dxa"/>
          </w:tcPr>
          <w:p w14:paraId="3C924E55" w14:textId="77B24781" w:rsidR="65CDC0CB" w:rsidRDefault="65CDC0CB" w:rsidP="65CDC0CB">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65CDC0CB">
              <w:rPr>
                <w:rFonts w:ascii="Calibri" w:eastAsia="Calibri" w:hAnsi="Calibri" w:cs="Calibri"/>
                <w:color w:val="111618"/>
              </w:rPr>
              <w:t>Unsuitable training process</w:t>
            </w:r>
          </w:p>
        </w:tc>
        <w:tc>
          <w:tcPr>
            <w:tcW w:w="2014" w:type="dxa"/>
          </w:tcPr>
          <w:p w14:paraId="57A2BE61" w14:textId="1F6E29CE" w:rsidR="65CDC0CB" w:rsidRDefault="65CDC0CB" w:rsidP="65CDC0CB">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65CDC0CB">
              <w:rPr>
                <w:rFonts w:ascii="Calibri" w:eastAsia="Calibri" w:hAnsi="Calibri" w:cs="Calibri"/>
                <w:color w:val="111618"/>
              </w:rPr>
              <w:t>High</w:t>
            </w:r>
          </w:p>
        </w:tc>
        <w:tc>
          <w:tcPr>
            <w:tcW w:w="2014" w:type="dxa"/>
          </w:tcPr>
          <w:p w14:paraId="3E30230E" w14:textId="2DA33558" w:rsidR="65CDC0CB" w:rsidRDefault="65CDC0CB" w:rsidP="65CDC0CB">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65CDC0CB">
              <w:rPr>
                <w:rFonts w:ascii="Calibri" w:eastAsia="Calibri" w:hAnsi="Calibri" w:cs="Calibri"/>
                <w:color w:val="111618"/>
              </w:rPr>
              <w:t>High</w:t>
            </w:r>
          </w:p>
        </w:tc>
        <w:tc>
          <w:tcPr>
            <w:tcW w:w="2014" w:type="dxa"/>
          </w:tcPr>
          <w:p w14:paraId="7E8A2649" w14:textId="5CD7330C" w:rsidR="65CDC0CB" w:rsidRDefault="65CDC0CB">
            <w:pPr>
              <w:cnfStyle w:val="000000100000" w:firstRow="0" w:lastRow="0" w:firstColumn="0" w:lastColumn="0" w:oddVBand="0" w:evenVBand="0" w:oddHBand="1" w:evenHBand="0" w:firstRowFirstColumn="0" w:firstRowLastColumn="0" w:lastRowFirstColumn="0" w:lastRowLastColumn="0"/>
            </w:pPr>
            <w:r>
              <w:t xml:space="preserve">Normalization, </w:t>
            </w:r>
          </w:p>
          <w:p w14:paraId="1B673D07" w14:textId="2AE40D65" w:rsidR="65CDC0CB" w:rsidRDefault="65CDC0CB">
            <w:pPr>
              <w:cnfStyle w:val="000000100000" w:firstRow="0" w:lastRow="0" w:firstColumn="0" w:lastColumn="0" w:oddVBand="0" w:evenVBand="0" w:oddHBand="1" w:evenHBand="0" w:firstRowFirstColumn="0" w:firstRowLastColumn="0" w:lastRowFirstColumn="0" w:lastRowLastColumn="0"/>
            </w:pPr>
            <w:r>
              <w:t>Gradient clipping</w:t>
            </w:r>
          </w:p>
        </w:tc>
      </w:tr>
      <w:tr w:rsidR="004D6C1B" w14:paraId="0EB5567E" w14:textId="77777777" w:rsidTr="715E53AA">
        <w:tc>
          <w:tcPr>
            <w:cnfStyle w:val="001000000000" w:firstRow="0" w:lastRow="0" w:firstColumn="1" w:lastColumn="0" w:oddVBand="0" w:evenVBand="0" w:oddHBand="0" w:evenHBand="0" w:firstRowFirstColumn="0" w:firstRowLastColumn="0" w:lastRowFirstColumn="0" w:lastRowLastColumn="0"/>
            <w:tcW w:w="2014" w:type="dxa"/>
          </w:tcPr>
          <w:p w14:paraId="55FCAD9F" w14:textId="7C721AE8" w:rsidR="65CDC0CB" w:rsidRDefault="65CDC0CB">
            <w:r>
              <w:rPr>
                <w:b w:val="0"/>
                <w:bCs w:val="0"/>
              </w:rPr>
              <w:t>Volatility &amp; noise</w:t>
            </w:r>
          </w:p>
        </w:tc>
        <w:tc>
          <w:tcPr>
            <w:tcW w:w="2014" w:type="dxa"/>
          </w:tcPr>
          <w:p w14:paraId="30E85403" w14:textId="0EC7B7C5" w:rsidR="65CDC0CB" w:rsidRDefault="65CDC0CB">
            <w:pPr>
              <w:cnfStyle w:val="000000000000" w:firstRow="0" w:lastRow="0" w:firstColumn="0" w:lastColumn="0" w:oddVBand="0" w:evenVBand="0" w:oddHBand="0" w:evenHBand="0" w:firstRowFirstColumn="0" w:firstRowLastColumn="0" w:lastRowFirstColumn="0" w:lastRowLastColumn="0"/>
            </w:pPr>
            <w:r>
              <w:t>Volatile &amp; noisy data</w:t>
            </w:r>
          </w:p>
        </w:tc>
        <w:tc>
          <w:tcPr>
            <w:tcW w:w="2014" w:type="dxa"/>
          </w:tcPr>
          <w:p w14:paraId="141262DE" w14:textId="300CB6AF" w:rsidR="65CDC0CB" w:rsidRDefault="65CDC0CB">
            <w:pPr>
              <w:cnfStyle w:val="000000000000" w:firstRow="0" w:lastRow="0" w:firstColumn="0" w:lastColumn="0" w:oddVBand="0" w:evenVBand="0" w:oddHBand="0" w:evenHBand="0" w:firstRowFirstColumn="0" w:firstRowLastColumn="0" w:lastRowFirstColumn="0" w:lastRowLastColumn="0"/>
            </w:pPr>
            <w:r>
              <w:t>High</w:t>
            </w:r>
          </w:p>
        </w:tc>
        <w:tc>
          <w:tcPr>
            <w:tcW w:w="2014" w:type="dxa"/>
          </w:tcPr>
          <w:p w14:paraId="1CC73932" w14:textId="7C8A0E5C" w:rsidR="65CDC0CB" w:rsidRDefault="65CDC0CB">
            <w:pPr>
              <w:cnfStyle w:val="000000000000" w:firstRow="0" w:lastRow="0" w:firstColumn="0" w:lastColumn="0" w:oddVBand="0" w:evenVBand="0" w:oddHBand="0" w:evenHBand="0" w:firstRowFirstColumn="0" w:firstRowLastColumn="0" w:lastRowFirstColumn="0" w:lastRowLastColumn="0"/>
            </w:pPr>
            <w:r>
              <w:t>High</w:t>
            </w:r>
          </w:p>
        </w:tc>
        <w:tc>
          <w:tcPr>
            <w:tcW w:w="2014" w:type="dxa"/>
          </w:tcPr>
          <w:p w14:paraId="261C58FC" w14:textId="2FE23D45" w:rsidR="65CDC0CB" w:rsidRDefault="65CDC0CB">
            <w:pPr>
              <w:cnfStyle w:val="000000000000" w:firstRow="0" w:lastRow="0" w:firstColumn="0" w:lastColumn="0" w:oddVBand="0" w:evenVBand="0" w:oddHBand="0" w:evenHBand="0" w:firstRowFirstColumn="0" w:firstRowLastColumn="0" w:lastRowFirstColumn="0" w:lastRowLastColumn="0"/>
            </w:pPr>
            <w:r>
              <w:t>Smoothing Techniques</w:t>
            </w:r>
          </w:p>
        </w:tc>
      </w:tr>
      <w:tr w:rsidR="004D6C1B" w14:paraId="16C3E4CE" w14:textId="77777777" w:rsidTr="715E5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61F06F57" w14:textId="77777777" w:rsidR="65CDC0CB" w:rsidRDefault="65CDC0CB"/>
        </w:tc>
        <w:tc>
          <w:tcPr>
            <w:tcW w:w="2014" w:type="dxa"/>
          </w:tcPr>
          <w:p w14:paraId="0DFC7CCE" w14:textId="77777777" w:rsidR="65CDC0CB" w:rsidRDefault="65CDC0CB">
            <w:pPr>
              <w:cnfStyle w:val="000000100000" w:firstRow="0" w:lastRow="0" w:firstColumn="0" w:lastColumn="0" w:oddVBand="0" w:evenVBand="0" w:oddHBand="1" w:evenHBand="0" w:firstRowFirstColumn="0" w:firstRowLastColumn="0" w:lastRowFirstColumn="0" w:lastRowLastColumn="0"/>
            </w:pPr>
          </w:p>
        </w:tc>
        <w:tc>
          <w:tcPr>
            <w:tcW w:w="2014" w:type="dxa"/>
          </w:tcPr>
          <w:p w14:paraId="3FB07943" w14:textId="77777777" w:rsidR="65CDC0CB" w:rsidRDefault="65CDC0CB">
            <w:pPr>
              <w:cnfStyle w:val="000000100000" w:firstRow="0" w:lastRow="0" w:firstColumn="0" w:lastColumn="0" w:oddVBand="0" w:evenVBand="0" w:oddHBand="1" w:evenHBand="0" w:firstRowFirstColumn="0" w:firstRowLastColumn="0" w:lastRowFirstColumn="0" w:lastRowLastColumn="0"/>
            </w:pPr>
          </w:p>
        </w:tc>
        <w:tc>
          <w:tcPr>
            <w:tcW w:w="2014" w:type="dxa"/>
          </w:tcPr>
          <w:p w14:paraId="4890B83A" w14:textId="77777777" w:rsidR="65CDC0CB" w:rsidRDefault="65CDC0CB">
            <w:pPr>
              <w:cnfStyle w:val="000000100000" w:firstRow="0" w:lastRow="0" w:firstColumn="0" w:lastColumn="0" w:oddVBand="0" w:evenVBand="0" w:oddHBand="1" w:evenHBand="0" w:firstRowFirstColumn="0" w:firstRowLastColumn="0" w:lastRowFirstColumn="0" w:lastRowLastColumn="0"/>
            </w:pPr>
          </w:p>
        </w:tc>
        <w:tc>
          <w:tcPr>
            <w:tcW w:w="2014" w:type="dxa"/>
          </w:tcPr>
          <w:p w14:paraId="7C8A71C5" w14:textId="77777777" w:rsidR="65CDC0CB" w:rsidRDefault="65CDC0CB">
            <w:pPr>
              <w:cnfStyle w:val="000000100000" w:firstRow="0" w:lastRow="0" w:firstColumn="0" w:lastColumn="0" w:oddVBand="0" w:evenVBand="0" w:oddHBand="1" w:evenHBand="0" w:firstRowFirstColumn="0" w:firstRowLastColumn="0" w:lastRowFirstColumn="0" w:lastRowLastColumn="0"/>
            </w:pPr>
          </w:p>
        </w:tc>
      </w:tr>
      <w:tr w:rsidR="65CDC0CB" w14:paraId="7498CDB7" w14:textId="77777777" w:rsidTr="715E53AA">
        <w:trPr>
          <w:trHeight w:val="300"/>
        </w:trPr>
        <w:tc>
          <w:tcPr>
            <w:cnfStyle w:val="001000000000" w:firstRow="0" w:lastRow="0" w:firstColumn="1" w:lastColumn="0" w:oddVBand="0" w:evenVBand="0" w:oddHBand="0" w:evenHBand="0" w:firstRowFirstColumn="0" w:firstRowLastColumn="0" w:lastRowFirstColumn="0" w:lastRowLastColumn="0"/>
            <w:tcW w:w="2014" w:type="dxa"/>
          </w:tcPr>
          <w:p w14:paraId="2D17EF7C" w14:textId="6B54A9AB" w:rsidR="65CDC0CB" w:rsidRDefault="65CDC0CB">
            <w:pPr>
              <w:rPr>
                <w:b w:val="0"/>
                <w:bCs w:val="0"/>
              </w:rPr>
            </w:pPr>
            <w:r>
              <w:rPr>
                <w:b w:val="0"/>
                <w:bCs w:val="0"/>
              </w:rPr>
              <w:t>Overfitting</w:t>
            </w:r>
          </w:p>
        </w:tc>
        <w:tc>
          <w:tcPr>
            <w:tcW w:w="2014" w:type="dxa"/>
          </w:tcPr>
          <w:p w14:paraId="600AD983" w14:textId="5888305C" w:rsidR="65CDC0CB" w:rsidRDefault="65CDC0CB">
            <w:pPr>
              <w:cnfStyle w:val="000000000000" w:firstRow="0" w:lastRow="0" w:firstColumn="0" w:lastColumn="0" w:oddVBand="0" w:evenVBand="0" w:oddHBand="0" w:evenHBand="0" w:firstRowFirstColumn="0" w:firstRowLastColumn="0" w:lastRowFirstColumn="0" w:lastRowLastColumn="0"/>
            </w:pPr>
            <w:r>
              <w:t>No diverse performance</w:t>
            </w:r>
          </w:p>
        </w:tc>
        <w:tc>
          <w:tcPr>
            <w:tcW w:w="2014" w:type="dxa"/>
          </w:tcPr>
          <w:p w14:paraId="34D4D0E7" w14:textId="478D6406" w:rsidR="65CDC0CB" w:rsidRDefault="65CDC0CB">
            <w:pPr>
              <w:cnfStyle w:val="000000000000" w:firstRow="0" w:lastRow="0" w:firstColumn="0" w:lastColumn="0" w:oddVBand="0" w:evenVBand="0" w:oddHBand="0" w:evenHBand="0" w:firstRowFirstColumn="0" w:firstRowLastColumn="0" w:lastRowFirstColumn="0" w:lastRowLastColumn="0"/>
            </w:pPr>
            <w:r>
              <w:t>Medium</w:t>
            </w:r>
          </w:p>
        </w:tc>
        <w:tc>
          <w:tcPr>
            <w:tcW w:w="2014" w:type="dxa"/>
          </w:tcPr>
          <w:p w14:paraId="03238B50" w14:textId="7F9DDC44" w:rsidR="65CDC0CB" w:rsidRDefault="65CDC0CB">
            <w:pPr>
              <w:cnfStyle w:val="000000000000" w:firstRow="0" w:lastRow="0" w:firstColumn="0" w:lastColumn="0" w:oddVBand="0" w:evenVBand="0" w:oddHBand="0" w:evenHBand="0" w:firstRowFirstColumn="0" w:firstRowLastColumn="0" w:lastRowFirstColumn="0" w:lastRowLastColumn="0"/>
            </w:pPr>
            <w:r>
              <w:t>High</w:t>
            </w:r>
          </w:p>
        </w:tc>
        <w:tc>
          <w:tcPr>
            <w:tcW w:w="2014" w:type="dxa"/>
          </w:tcPr>
          <w:p w14:paraId="6CFEE83C" w14:textId="2F177140" w:rsidR="65CDC0CB" w:rsidRDefault="65CDC0CB" w:rsidP="65CDC0CB">
            <w:pPr>
              <w:keepNext/>
              <w:cnfStyle w:val="000000000000" w:firstRow="0" w:lastRow="0" w:firstColumn="0" w:lastColumn="0" w:oddVBand="0" w:evenVBand="0" w:oddHBand="0" w:evenHBand="0" w:firstRowFirstColumn="0" w:firstRowLastColumn="0" w:lastRowFirstColumn="0" w:lastRowLastColumn="0"/>
            </w:pPr>
            <w:r>
              <w:t>Regularization</w:t>
            </w:r>
          </w:p>
        </w:tc>
      </w:tr>
    </w:tbl>
    <w:p w14:paraId="7AB2325D" w14:textId="74C9809D" w:rsidR="00FF4650" w:rsidRDefault="71075249" w:rsidP="004D6C1B">
      <w:pPr>
        <w:pStyle w:val="Caption"/>
      </w:pPr>
      <w:bookmarkStart w:id="131" w:name="_Toc135641687"/>
      <w:bookmarkStart w:id="132" w:name="_Toc165330028"/>
      <w:r>
        <w:t xml:space="preserve">Table </w:t>
      </w:r>
      <w:r w:rsidR="004D6C1B">
        <w:rPr>
          <w:color w:val="2B579A"/>
          <w:shd w:val="clear" w:color="auto" w:fill="E6E6E6"/>
        </w:rPr>
        <w:fldChar w:fldCharType="begin"/>
      </w:r>
      <w:r w:rsidR="004D6C1B">
        <w:instrText>SEQ Table \* ARABIC</w:instrText>
      </w:r>
      <w:r w:rsidR="004D6C1B">
        <w:rPr>
          <w:color w:val="2B579A"/>
          <w:shd w:val="clear" w:color="auto" w:fill="E6E6E6"/>
        </w:rPr>
        <w:fldChar w:fldCharType="separate"/>
      </w:r>
      <w:r w:rsidR="004D6C1B">
        <w:rPr>
          <w:color w:val="2B579A"/>
          <w:shd w:val="clear" w:color="auto" w:fill="E6E6E6"/>
        </w:rPr>
        <w:fldChar w:fldCharType="end"/>
      </w:r>
      <w:r>
        <w:t>: Sprint 4 Risks</w:t>
      </w:r>
      <w:bookmarkEnd w:id="131"/>
      <w:bookmarkEnd w:id="132"/>
    </w:p>
    <w:p w14:paraId="30CCE34A" w14:textId="04AB3D06" w:rsidR="39FAED34" w:rsidRDefault="39FAED34" w:rsidP="65CDC0CB">
      <w:r>
        <w:t xml:space="preserve">As we worked on the project </w:t>
      </w:r>
      <w:r w:rsidR="790AA2C8">
        <w:t>we faced a few big challenges. First, we needed to use Hopper clusters for our work, but sometimes we had to wait too long to get access. We solved this by asking for these resources early, so we didn't have to wait and slow down our work.</w:t>
      </w:r>
    </w:p>
    <w:p w14:paraId="038F670B" w14:textId="59DE6CC9" w:rsidR="790AA2C8" w:rsidRDefault="790AA2C8" w:rsidP="65CDC0CB">
      <w:r>
        <w:t>Another big issue was gradient explosion. This can make it very hard to train our models correctly. To fix this, we used two methods: normalization and gradient clipping. These methods helped us keep everything under control and train our models the right way.</w:t>
      </w:r>
    </w:p>
    <w:p w14:paraId="5C7EF223" w14:textId="531996AB" w:rsidR="790AA2C8" w:rsidRDefault="790AA2C8" w:rsidP="65CDC0CB">
      <w:r>
        <w:t>We also had to deal with data that was very noisy and unpredictable. This makes it hard for our models to learn properly. To improve this, we used smoothing techniques, which made the data cleaner and easier for the models to understand. This happens when a model is too focused on the training data and does not perform well on new data. We prevented this by using regularization techniques, which helped make our model strong and able to work well with new data.</w:t>
      </w:r>
    </w:p>
    <w:p w14:paraId="09C41634" w14:textId="7B427936" w:rsidR="65CDC0CB" w:rsidRDefault="65CDC0CB" w:rsidP="65CDC0CB"/>
    <w:p w14:paraId="5EAF190F" w14:textId="70C1F4BE" w:rsidR="00B270E9" w:rsidRDefault="1D7D1B7D" w:rsidP="00B270E9">
      <w:r>
        <w:t xml:space="preserve"> </w:t>
      </w:r>
      <w:r w:rsidR="6C82A0FB">
        <w:t>Sprint 5 Risks</w:t>
      </w:r>
    </w:p>
    <w:tbl>
      <w:tblPr>
        <w:tblStyle w:val="ListTable6Colorful-Accent6"/>
        <w:tblW w:w="0" w:type="auto"/>
        <w:tblLook w:val="04A0" w:firstRow="1" w:lastRow="0" w:firstColumn="1" w:lastColumn="0" w:noHBand="0" w:noVBand="1"/>
      </w:tblPr>
      <w:tblGrid>
        <w:gridCol w:w="2014"/>
        <w:gridCol w:w="2014"/>
        <w:gridCol w:w="2014"/>
        <w:gridCol w:w="2014"/>
        <w:gridCol w:w="2014"/>
      </w:tblGrid>
      <w:tr w:rsidR="00B822EF" w14:paraId="626084FC" w14:textId="77777777" w:rsidTr="715E5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43D77382" w14:textId="77777777" w:rsidR="00B822EF" w:rsidRDefault="00B822EF" w:rsidP="009F3383">
            <w:r>
              <w:t>Risk</w:t>
            </w:r>
          </w:p>
        </w:tc>
        <w:tc>
          <w:tcPr>
            <w:tcW w:w="2014" w:type="dxa"/>
          </w:tcPr>
          <w:p w14:paraId="3B7713D3" w14:textId="77777777" w:rsidR="00B822EF" w:rsidRDefault="00B822EF" w:rsidP="009F3383">
            <w:pPr>
              <w:cnfStyle w:val="100000000000" w:firstRow="1" w:lastRow="0" w:firstColumn="0" w:lastColumn="0" w:oddVBand="0" w:evenVBand="0" w:oddHBand="0" w:evenHBand="0" w:firstRowFirstColumn="0" w:firstRowLastColumn="0" w:lastRowFirstColumn="0" w:lastRowLastColumn="0"/>
            </w:pPr>
            <w:r>
              <w:t>Description</w:t>
            </w:r>
          </w:p>
        </w:tc>
        <w:tc>
          <w:tcPr>
            <w:tcW w:w="2014" w:type="dxa"/>
          </w:tcPr>
          <w:p w14:paraId="62405812" w14:textId="77777777" w:rsidR="00B822EF" w:rsidRDefault="00B822EF" w:rsidP="009F3383">
            <w:pPr>
              <w:cnfStyle w:val="100000000000" w:firstRow="1" w:lastRow="0" w:firstColumn="0" w:lastColumn="0" w:oddVBand="0" w:evenVBand="0" w:oddHBand="0" w:evenHBand="0" w:firstRowFirstColumn="0" w:firstRowLastColumn="0" w:lastRowFirstColumn="0" w:lastRowLastColumn="0"/>
            </w:pPr>
            <w:r>
              <w:t>Probability</w:t>
            </w:r>
          </w:p>
        </w:tc>
        <w:tc>
          <w:tcPr>
            <w:tcW w:w="2014" w:type="dxa"/>
          </w:tcPr>
          <w:p w14:paraId="597FA33F" w14:textId="77777777" w:rsidR="00B822EF" w:rsidRDefault="00B822EF" w:rsidP="009F3383">
            <w:pPr>
              <w:cnfStyle w:val="100000000000" w:firstRow="1" w:lastRow="0" w:firstColumn="0" w:lastColumn="0" w:oddVBand="0" w:evenVBand="0" w:oddHBand="0" w:evenHBand="0" w:firstRowFirstColumn="0" w:firstRowLastColumn="0" w:lastRowFirstColumn="0" w:lastRowLastColumn="0"/>
            </w:pPr>
            <w:r>
              <w:t>Impact</w:t>
            </w:r>
          </w:p>
        </w:tc>
        <w:tc>
          <w:tcPr>
            <w:tcW w:w="2014" w:type="dxa"/>
          </w:tcPr>
          <w:p w14:paraId="10A699A2" w14:textId="77777777" w:rsidR="00B822EF" w:rsidRDefault="00B822EF" w:rsidP="009F3383">
            <w:pPr>
              <w:cnfStyle w:val="100000000000" w:firstRow="1" w:lastRow="0" w:firstColumn="0" w:lastColumn="0" w:oddVBand="0" w:evenVBand="0" w:oddHBand="0" w:evenHBand="0" w:firstRowFirstColumn="0" w:firstRowLastColumn="0" w:lastRowFirstColumn="0" w:lastRowLastColumn="0"/>
            </w:pPr>
            <w:r>
              <w:t>Mitigation</w:t>
            </w:r>
          </w:p>
        </w:tc>
      </w:tr>
      <w:tr w:rsidR="00B822EF" w14:paraId="25B965CA" w14:textId="77777777" w:rsidTr="715E5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551F76CD" w14:textId="7EC0E1FE" w:rsidR="715E53AA" w:rsidRDefault="715E53AA" w:rsidP="715E53AA">
            <w:pPr>
              <w:rPr>
                <w:b w:val="0"/>
                <w:bCs w:val="0"/>
              </w:rPr>
            </w:pPr>
            <w:r>
              <w:rPr>
                <w:b w:val="0"/>
                <w:bCs w:val="0"/>
              </w:rPr>
              <w:t>Hopper cluster availability</w:t>
            </w:r>
          </w:p>
        </w:tc>
        <w:tc>
          <w:tcPr>
            <w:tcW w:w="2014" w:type="dxa"/>
          </w:tcPr>
          <w:p w14:paraId="5A997BA1" w14:textId="341DD193" w:rsidR="715E53AA" w:rsidRDefault="715E53AA">
            <w:pPr>
              <w:cnfStyle w:val="000000100000" w:firstRow="0" w:lastRow="0" w:firstColumn="0" w:lastColumn="0" w:oddVBand="0" w:evenVBand="0" w:oddHBand="1" w:evenHBand="0" w:firstRowFirstColumn="0" w:firstRowLastColumn="0" w:lastRowFirstColumn="0" w:lastRowLastColumn="0"/>
            </w:pPr>
            <w:r>
              <w:t>HPC wait time</w:t>
            </w:r>
          </w:p>
        </w:tc>
        <w:tc>
          <w:tcPr>
            <w:tcW w:w="2014" w:type="dxa"/>
          </w:tcPr>
          <w:p w14:paraId="62A01DDA" w14:textId="7947398E" w:rsidR="715E53AA" w:rsidRDefault="715E53AA" w:rsidP="715E53AA">
            <w:pPr>
              <w:spacing w:line="259" w:lineRule="auto"/>
              <w:cnfStyle w:val="000000100000" w:firstRow="0" w:lastRow="0" w:firstColumn="0" w:lastColumn="0" w:oddVBand="0" w:evenVBand="0" w:oddHBand="1" w:evenHBand="0" w:firstRowFirstColumn="0" w:firstRowLastColumn="0" w:lastRowFirstColumn="0" w:lastRowLastColumn="0"/>
            </w:pPr>
            <w:r>
              <w:t>Medium</w:t>
            </w:r>
          </w:p>
        </w:tc>
        <w:tc>
          <w:tcPr>
            <w:tcW w:w="2014" w:type="dxa"/>
          </w:tcPr>
          <w:p w14:paraId="67D77943" w14:textId="1A7A475E" w:rsidR="715E53AA" w:rsidRDefault="715E53AA">
            <w:pPr>
              <w:cnfStyle w:val="000000100000" w:firstRow="0" w:lastRow="0" w:firstColumn="0" w:lastColumn="0" w:oddVBand="0" w:evenVBand="0" w:oddHBand="1" w:evenHBand="0" w:firstRowFirstColumn="0" w:firstRowLastColumn="0" w:lastRowFirstColumn="0" w:lastRowLastColumn="0"/>
            </w:pPr>
            <w:r>
              <w:t>High</w:t>
            </w:r>
          </w:p>
        </w:tc>
        <w:tc>
          <w:tcPr>
            <w:tcW w:w="2014" w:type="dxa"/>
          </w:tcPr>
          <w:p w14:paraId="756F0675" w14:textId="1179CAE7" w:rsidR="715E53AA" w:rsidRDefault="715E53AA">
            <w:pPr>
              <w:cnfStyle w:val="000000100000" w:firstRow="0" w:lastRow="0" w:firstColumn="0" w:lastColumn="0" w:oddVBand="0" w:evenVBand="0" w:oddHBand="1" w:evenHBand="0" w:firstRowFirstColumn="0" w:firstRowLastColumn="0" w:lastRowFirstColumn="0" w:lastRowLastColumn="0"/>
            </w:pPr>
            <w:r>
              <w:t>Request early</w:t>
            </w:r>
          </w:p>
        </w:tc>
      </w:tr>
      <w:tr w:rsidR="00B822EF" w14:paraId="45C3EE40" w14:textId="77777777" w:rsidTr="715E53AA">
        <w:tc>
          <w:tcPr>
            <w:cnfStyle w:val="001000000000" w:firstRow="0" w:lastRow="0" w:firstColumn="1" w:lastColumn="0" w:oddVBand="0" w:evenVBand="0" w:oddHBand="0" w:evenHBand="0" w:firstRowFirstColumn="0" w:firstRowLastColumn="0" w:lastRowFirstColumn="0" w:lastRowLastColumn="0"/>
            <w:tcW w:w="2014" w:type="dxa"/>
          </w:tcPr>
          <w:p w14:paraId="5482AE34" w14:textId="77777777" w:rsidR="00B822EF" w:rsidRDefault="00B822EF" w:rsidP="009F3383"/>
        </w:tc>
        <w:tc>
          <w:tcPr>
            <w:tcW w:w="2014" w:type="dxa"/>
          </w:tcPr>
          <w:p w14:paraId="3461E718" w14:textId="77777777" w:rsidR="00B822EF" w:rsidRDefault="00B822EF" w:rsidP="009F3383">
            <w:pPr>
              <w:cnfStyle w:val="000000000000" w:firstRow="0" w:lastRow="0" w:firstColumn="0" w:lastColumn="0" w:oddVBand="0" w:evenVBand="0" w:oddHBand="0" w:evenHBand="0" w:firstRowFirstColumn="0" w:firstRowLastColumn="0" w:lastRowFirstColumn="0" w:lastRowLastColumn="0"/>
            </w:pPr>
          </w:p>
        </w:tc>
        <w:tc>
          <w:tcPr>
            <w:tcW w:w="2014" w:type="dxa"/>
          </w:tcPr>
          <w:p w14:paraId="2AEB5445" w14:textId="77777777" w:rsidR="00B822EF" w:rsidRDefault="00B822EF" w:rsidP="009F3383">
            <w:pPr>
              <w:cnfStyle w:val="000000000000" w:firstRow="0" w:lastRow="0" w:firstColumn="0" w:lastColumn="0" w:oddVBand="0" w:evenVBand="0" w:oddHBand="0" w:evenHBand="0" w:firstRowFirstColumn="0" w:firstRowLastColumn="0" w:lastRowFirstColumn="0" w:lastRowLastColumn="0"/>
            </w:pPr>
          </w:p>
        </w:tc>
        <w:tc>
          <w:tcPr>
            <w:tcW w:w="2014" w:type="dxa"/>
          </w:tcPr>
          <w:p w14:paraId="210C98A9" w14:textId="77777777" w:rsidR="00B822EF" w:rsidRDefault="00B822EF" w:rsidP="009F3383">
            <w:pPr>
              <w:cnfStyle w:val="000000000000" w:firstRow="0" w:lastRow="0" w:firstColumn="0" w:lastColumn="0" w:oddVBand="0" w:evenVBand="0" w:oddHBand="0" w:evenHBand="0" w:firstRowFirstColumn="0" w:firstRowLastColumn="0" w:lastRowFirstColumn="0" w:lastRowLastColumn="0"/>
            </w:pPr>
          </w:p>
        </w:tc>
        <w:tc>
          <w:tcPr>
            <w:tcW w:w="2014" w:type="dxa"/>
          </w:tcPr>
          <w:p w14:paraId="7B494AB5" w14:textId="77777777" w:rsidR="00B822EF" w:rsidRDefault="00B822EF" w:rsidP="009F3383">
            <w:pPr>
              <w:cnfStyle w:val="000000000000" w:firstRow="0" w:lastRow="0" w:firstColumn="0" w:lastColumn="0" w:oddVBand="0" w:evenVBand="0" w:oddHBand="0" w:evenHBand="0" w:firstRowFirstColumn="0" w:firstRowLastColumn="0" w:lastRowFirstColumn="0" w:lastRowLastColumn="0"/>
            </w:pPr>
          </w:p>
        </w:tc>
      </w:tr>
    </w:tbl>
    <w:p w14:paraId="6883E4B1" w14:textId="6E63999E" w:rsidR="0C082396" w:rsidRDefault="0C082396"/>
    <w:p w14:paraId="0DA2E1C6" w14:textId="48497DC5" w:rsidR="0C082396" w:rsidRDefault="0C082396"/>
    <w:p w14:paraId="57EC673D" w14:textId="71580942" w:rsidR="003A5710" w:rsidRDefault="00B822EF" w:rsidP="00B822EF">
      <w:pPr>
        <w:pStyle w:val="Caption"/>
      </w:pPr>
      <w:bookmarkStart w:id="133" w:name="_Toc135641688"/>
      <w:bookmarkStart w:id="134" w:name="_Toc165330029"/>
      <w:r>
        <w:t xml:space="preserve">Table </w:t>
      </w:r>
      <w:r>
        <w:rPr>
          <w:color w:val="2B579A"/>
          <w:shd w:val="clear" w:color="auto" w:fill="E6E6E6"/>
        </w:rPr>
        <w:fldChar w:fldCharType="begin"/>
      </w:r>
      <w:r>
        <w:instrText>SEQ Table \* ARABIC</w:instrText>
      </w:r>
      <w:r>
        <w:rPr>
          <w:color w:val="2B579A"/>
          <w:shd w:val="clear" w:color="auto" w:fill="E6E6E6"/>
        </w:rPr>
        <w:fldChar w:fldCharType="separate"/>
      </w:r>
      <w:r>
        <w:rPr>
          <w:color w:val="2B579A"/>
          <w:shd w:val="clear" w:color="auto" w:fill="E6E6E6"/>
        </w:rPr>
        <w:fldChar w:fldCharType="end"/>
      </w:r>
      <w:r>
        <w:t>: Sprint 5 Risks</w:t>
      </w:r>
      <w:bookmarkEnd w:id="133"/>
      <w:bookmarkEnd w:id="134"/>
    </w:p>
    <w:p w14:paraId="5E48A314" w14:textId="533C819F" w:rsidR="00A600CA" w:rsidRDefault="00A600CA">
      <w:r>
        <w:br w:type="page"/>
      </w:r>
    </w:p>
    <w:p w14:paraId="16C5A042" w14:textId="711FA8EB" w:rsidR="004C7897" w:rsidRPr="00F85F38" w:rsidRDefault="004C7897" w:rsidP="00F85F38">
      <w:pPr>
        <w:pStyle w:val="SectionHeading"/>
      </w:pPr>
      <w:bookmarkStart w:id="135" w:name="_Toc165318632"/>
      <w:r w:rsidRPr="00F85F38">
        <w:lastRenderedPageBreak/>
        <w:t xml:space="preserve">Appendix </w:t>
      </w:r>
      <w:r w:rsidR="00D6361E">
        <w:t>D</w:t>
      </w:r>
      <w:r w:rsidRPr="00F85F38">
        <w:t xml:space="preserve">: </w:t>
      </w:r>
      <w:r w:rsidR="00344493" w:rsidRPr="00F85F38">
        <w:t>Agile Development</w:t>
      </w:r>
      <w:bookmarkEnd w:id="135"/>
    </w:p>
    <w:p w14:paraId="06D50BBA" w14:textId="3B55B698" w:rsidR="00A24A93" w:rsidRDefault="002D7BB0" w:rsidP="00A24A93">
      <w:pPr>
        <w:pStyle w:val="SectionSubheading"/>
      </w:pPr>
      <w:bookmarkStart w:id="136" w:name="_Toc165318633"/>
      <w:commentRangeStart w:id="137"/>
      <w:commentRangeStart w:id="138"/>
      <w:commentRangeStart w:id="139"/>
      <w:commentRangeStart w:id="140"/>
      <w:r>
        <w:t>Scrum Methodology</w:t>
      </w:r>
      <w:commentRangeEnd w:id="137"/>
      <w:r>
        <w:rPr>
          <w:rStyle w:val="CommentReference"/>
        </w:rPr>
        <w:commentReference w:id="137"/>
      </w:r>
      <w:commentRangeEnd w:id="138"/>
      <w:r>
        <w:rPr>
          <w:rStyle w:val="CommentReference"/>
        </w:rPr>
        <w:commentReference w:id="138"/>
      </w:r>
      <w:commentRangeEnd w:id="139"/>
      <w:r w:rsidR="0074197A">
        <w:rPr>
          <w:rStyle w:val="CommentReference"/>
          <w:rFonts w:asciiTheme="minorHAnsi" w:hAnsiTheme="minorHAnsi"/>
          <w:color w:val="000000" w:themeColor="text1"/>
        </w:rPr>
        <w:commentReference w:id="139"/>
      </w:r>
      <w:commentRangeEnd w:id="140"/>
      <w:r w:rsidR="00A24A93">
        <w:rPr>
          <w:rStyle w:val="CommentReference"/>
          <w:rFonts w:asciiTheme="minorHAnsi" w:hAnsiTheme="minorHAnsi"/>
          <w:color w:val="000000" w:themeColor="text1"/>
        </w:rPr>
        <w:commentReference w:id="140"/>
      </w:r>
      <w:bookmarkEnd w:id="136"/>
    </w:p>
    <w:tbl>
      <w:tblPr>
        <w:tblStyle w:val="TableGrid"/>
        <w:tblW w:w="0" w:type="auto"/>
        <w:tblLook w:val="04A0" w:firstRow="1" w:lastRow="0" w:firstColumn="1" w:lastColumn="0" w:noHBand="0" w:noVBand="1"/>
      </w:tblPr>
      <w:tblGrid>
        <w:gridCol w:w="1678"/>
        <w:gridCol w:w="1678"/>
        <w:gridCol w:w="1678"/>
        <w:gridCol w:w="1678"/>
        <w:gridCol w:w="1679"/>
        <w:gridCol w:w="1679"/>
      </w:tblGrid>
      <w:tr w:rsidR="00A24A93" w14:paraId="176B713F" w14:textId="77777777" w:rsidTr="00A24A93">
        <w:tc>
          <w:tcPr>
            <w:tcW w:w="1678" w:type="dxa"/>
          </w:tcPr>
          <w:p w14:paraId="11C52E24" w14:textId="219D1C47" w:rsidR="00A24A93" w:rsidRDefault="00A24A93" w:rsidP="00A24A93">
            <w:pPr>
              <w:keepNext/>
            </w:pPr>
            <w:r w:rsidRPr="00483A92">
              <w:t>Close Date</w:t>
            </w:r>
          </w:p>
        </w:tc>
        <w:tc>
          <w:tcPr>
            <w:tcW w:w="1678" w:type="dxa"/>
          </w:tcPr>
          <w:p w14:paraId="5487E2C9" w14:textId="23528CC9" w:rsidR="00A24A93" w:rsidRDefault="00A24A93" w:rsidP="00A24A93">
            <w:pPr>
              <w:keepNext/>
            </w:pPr>
            <w:r w:rsidRPr="00483A92">
              <w:t>Feb 6</w:t>
            </w:r>
          </w:p>
        </w:tc>
        <w:tc>
          <w:tcPr>
            <w:tcW w:w="1678" w:type="dxa"/>
          </w:tcPr>
          <w:p w14:paraId="7C140C56" w14:textId="30EFCF51" w:rsidR="00A24A93" w:rsidRDefault="00A24A93" w:rsidP="00A24A93">
            <w:pPr>
              <w:keepNext/>
            </w:pPr>
            <w:r w:rsidRPr="00483A92">
              <w:t>Feb 27</w:t>
            </w:r>
          </w:p>
        </w:tc>
        <w:tc>
          <w:tcPr>
            <w:tcW w:w="1678" w:type="dxa"/>
          </w:tcPr>
          <w:p w14:paraId="282A3ED9" w14:textId="7AF11729" w:rsidR="00A24A93" w:rsidRDefault="00A24A93" w:rsidP="00A24A93">
            <w:pPr>
              <w:keepNext/>
            </w:pPr>
            <w:r w:rsidRPr="00483A92">
              <w:t>Mar 19</w:t>
            </w:r>
          </w:p>
        </w:tc>
        <w:tc>
          <w:tcPr>
            <w:tcW w:w="1679" w:type="dxa"/>
          </w:tcPr>
          <w:p w14:paraId="77B9CB31" w14:textId="0E127DB4" w:rsidR="00A24A93" w:rsidRDefault="00A24A93" w:rsidP="00A24A93">
            <w:pPr>
              <w:keepNext/>
            </w:pPr>
            <w:r w:rsidRPr="00483A92">
              <w:t>Apr 9</w:t>
            </w:r>
          </w:p>
        </w:tc>
        <w:tc>
          <w:tcPr>
            <w:tcW w:w="1679" w:type="dxa"/>
          </w:tcPr>
          <w:p w14:paraId="2DB51821" w14:textId="766D14F7" w:rsidR="00A24A93" w:rsidRDefault="00A24A93" w:rsidP="00A24A93">
            <w:pPr>
              <w:keepNext/>
            </w:pPr>
            <w:r w:rsidRPr="00483A92">
              <w:t>Apr 30</w:t>
            </w:r>
          </w:p>
        </w:tc>
      </w:tr>
      <w:tr w:rsidR="00A24A93" w14:paraId="1A40E4DF" w14:textId="77777777" w:rsidTr="00A24A93">
        <w:tc>
          <w:tcPr>
            <w:tcW w:w="1678" w:type="dxa"/>
          </w:tcPr>
          <w:p w14:paraId="0FE44DC3" w14:textId="77777777" w:rsidR="00A24A93" w:rsidRDefault="00A24A93" w:rsidP="00A24A93">
            <w:pPr>
              <w:keepNext/>
            </w:pPr>
          </w:p>
        </w:tc>
        <w:tc>
          <w:tcPr>
            <w:tcW w:w="1678" w:type="dxa"/>
          </w:tcPr>
          <w:p w14:paraId="4487FD71" w14:textId="51CA38DF" w:rsidR="00A24A93" w:rsidRDefault="00A24A93" w:rsidP="00A24A93">
            <w:pPr>
              <w:keepNext/>
            </w:pPr>
            <w:r w:rsidRPr="00483A92">
              <w:t>Sprint 1</w:t>
            </w:r>
          </w:p>
        </w:tc>
        <w:tc>
          <w:tcPr>
            <w:tcW w:w="1678" w:type="dxa"/>
          </w:tcPr>
          <w:p w14:paraId="3012BC75" w14:textId="55F4A7A4" w:rsidR="00A24A93" w:rsidRDefault="00A24A93" w:rsidP="00A24A93">
            <w:pPr>
              <w:keepNext/>
            </w:pPr>
            <w:r w:rsidRPr="00483A92">
              <w:t>Sprint 2</w:t>
            </w:r>
          </w:p>
        </w:tc>
        <w:tc>
          <w:tcPr>
            <w:tcW w:w="1678" w:type="dxa"/>
          </w:tcPr>
          <w:p w14:paraId="59D49744" w14:textId="25D0163F" w:rsidR="00A24A93" w:rsidRDefault="00A24A93" w:rsidP="00A24A93">
            <w:pPr>
              <w:keepNext/>
            </w:pPr>
            <w:r w:rsidRPr="00483A92">
              <w:t>Sprint 3</w:t>
            </w:r>
          </w:p>
        </w:tc>
        <w:tc>
          <w:tcPr>
            <w:tcW w:w="1679" w:type="dxa"/>
          </w:tcPr>
          <w:p w14:paraId="4BBBDF79" w14:textId="3AF2364B" w:rsidR="00A24A93" w:rsidRDefault="00A24A93" w:rsidP="00A24A93">
            <w:pPr>
              <w:keepNext/>
            </w:pPr>
            <w:r w:rsidRPr="00483A92">
              <w:t>Sprint 4</w:t>
            </w:r>
          </w:p>
        </w:tc>
        <w:tc>
          <w:tcPr>
            <w:tcW w:w="1679" w:type="dxa"/>
          </w:tcPr>
          <w:p w14:paraId="017901A6" w14:textId="7919B90E" w:rsidR="00A24A93" w:rsidRDefault="00A24A93" w:rsidP="00A24A93">
            <w:pPr>
              <w:keepNext/>
            </w:pPr>
            <w:r w:rsidRPr="00483A92">
              <w:t>Sprint 5</w:t>
            </w:r>
          </w:p>
        </w:tc>
      </w:tr>
      <w:tr w:rsidR="00A24A93" w14:paraId="3EDBB13C" w14:textId="77777777" w:rsidTr="00A24A93">
        <w:tc>
          <w:tcPr>
            <w:tcW w:w="1678" w:type="dxa"/>
          </w:tcPr>
          <w:p w14:paraId="4698EEE4" w14:textId="6ADD37CF" w:rsidR="00A24A93" w:rsidRDefault="00A24A93" w:rsidP="00A24A93">
            <w:pPr>
              <w:keepNext/>
            </w:pPr>
            <w:r w:rsidRPr="00483A92">
              <w:t>Week</w:t>
            </w:r>
          </w:p>
        </w:tc>
        <w:tc>
          <w:tcPr>
            <w:tcW w:w="1678" w:type="dxa"/>
          </w:tcPr>
          <w:p w14:paraId="741188CA" w14:textId="665D0D78" w:rsidR="00A24A93" w:rsidRDefault="00A24A93" w:rsidP="00A24A93">
            <w:pPr>
              <w:keepNext/>
            </w:pPr>
            <w:r w:rsidRPr="00483A92">
              <w:t xml:space="preserve">1 </w:t>
            </w:r>
            <w:r>
              <w:t>–</w:t>
            </w:r>
            <w:r w:rsidRPr="00483A92">
              <w:t xml:space="preserve"> 3</w:t>
            </w:r>
          </w:p>
        </w:tc>
        <w:tc>
          <w:tcPr>
            <w:tcW w:w="1678" w:type="dxa"/>
          </w:tcPr>
          <w:p w14:paraId="5FB99B60" w14:textId="41186FB9" w:rsidR="00A24A93" w:rsidRDefault="00A24A93" w:rsidP="00A24A93">
            <w:pPr>
              <w:keepNext/>
            </w:pPr>
            <w:r w:rsidRPr="00483A92">
              <w:t>4 - 6</w:t>
            </w:r>
          </w:p>
        </w:tc>
        <w:tc>
          <w:tcPr>
            <w:tcW w:w="1678" w:type="dxa"/>
          </w:tcPr>
          <w:p w14:paraId="6E8AA496" w14:textId="6182DFFA" w:rsidR="00A24A93" w:rsidRDefault="00A24A93" w:rsidP="00A24A93">
            <w:pPr>
              <w:keepNext/>
            </w:pPr>
            <w:r w:rsidRPr="00483A92">
              <w:t>7 – 9</w:t>
            </w:r>
          </w:p>
        </w:tc>
        <w:tc>
          <w:tcPr>
            <w:tcW w:w="1679" w:type="dxa"/>
          </w:tcPr>
          <w:p w14:paraId="57D91237" w14:textId="74D75681" w:rsidR="00A24A93" w:rsidRDefault="00A24A93" w:rsidP="00A24A93">
            <w:pPr>
              <w:keepNext/>
            </w:pPr>
            <w:r w:rsidRPr="00483A92">
              <w:t>10 – 12</w:t>
            </w:r>
          </w:p>
        </w:tc>
        <w:tc>
          <w:tcPr>
            <w:tcW w:w="1679" w:type="dxa"/>
          </w:tcPr>
          <w:p w14:paraId="3D9CAE68" w14:textId="041E8728" w:rsidR="00A24A93" w:rsidRDefault="00A24A93" w:rsidP="00A24A93">
            <w:pPr>
              <w:keepNext/>
            </w:pPr>
            <w:r w:rsidRPr="00483A92">
              <w:t>13 - 15</w:t>
            </w:r>
          </w:p>
        </w:tc>
      </w:tr>
    </w:tbl>
    <w:p w14:paraId="252E2F78" w14:textId="59681D7D" w:rsidR="00B45FA6" w:rsidRDefault="00EC1B2A" w:rsidP="00B45FA6">
      <w:pPr>
        <w:pStyle w:val="Caption"/>
      </w:pPr>
      <w:bookmarkStart w:id="141" w:name="_Toc165330030"/>
      <w:r>
        <w:t>Table</w:t>
      </w:r>
      <w:r w:rsidR="00B45FA6">
        <w:t xml:space="preserve"> </w:t>
      </w:r>
      <w:r>
        <w:rPr>
          <w:color w:val="2B579A"/>
          <w:shd w:val="clear" w:color="auto" w:fill="E6E6E6"/>
        </w:rPr>
        <w:fldChar w:fldCharType="begin"/>
      </w:r>
      <w:r>
        <w:instrText>SEQ Table \* ARABIC</w:instrText>
      </w:r>
      <w:r>
        <w:rPr>
          <w:color w:val="2B579A"/>
          <w:shd w:val="clear" w:color="auto" w:fill="E6E6E6"/>
        </w:rPr>
        <w:fldChar w:fldCharType="separate"/>
      </w:r>
      <w:r>
        <w:rPr>
          <w:color w:val="2B579A"/>
          <w:shd w:val="clear" w:color="auto" w:fill="E6E6E6"/>
        </w:rPr>
        <w:fldChar w:fldCharType="end"/>
      </w:r>
      <w:r w:rsidR="00B45FA6">
        <w:t>: Sprint project dates</w:t>
      </w:r>
      <w:bookmarkEnd w:id="141"/>
    </w:p>
    <w:p w14:paraId="7B3EB5B9" w14:textId="7B5B3D61" w:rsidR="31132FAC" w:rsidRDefault="31132FAC" w:rsidP="2E87CB91">
      <w:pPr>
        <w:jc w:val="both"/>
      </w:pPr>
      <w:commentRangeStart w:id="142"/>
      <w:r>
        <w:t xml:space="preserve">Like the Agile process, learning it has been its own iteration. </w:t>
      </w:r>
      <w:r w:rsidR="364689D0">
        <w:t xml:space="preserve">At each step in the </w:t>
      </w:r>
      <w:commentRangeEnd w:id="142"/>
      <w:r w:rsidR="00737F12">
        <w:rPr>
          <w:rStyle w:val="CommentReference"/>
        </w:rPr>
        <w:commentReference w:id="142"/>
      </w:r>
      <w:r w:rsidR="364689D0">
        <w:t>process of learning, there is a review of what has been learned.</w:t>
      </w:r>
      <w:r w:rsidR="4B925334">
        <w:t xml:space="preserve">  Discoveries are made along the way, which may or may not confirm </w:t>
      </w:r>
      <w:r w:rsidR="449693B4">
        <w:t>previously</w:t>
      </w:r>
      <w:r w:rsidR="4B925334">
        <w:t xml:space="preserve"> held </w:t>
      </w:r>
      <w:r w:rsidR="79744F98">
        <w:t>conclusions. This is true for understanding the agile process, mac</w:t>
      </w:r>
      <w:r w:rsidR="7043298C">
        <w:t>hine learning as it relates to the project a</w:t>
      </w:r>
      <w:r w:rsidR="79744F98">
        <w:t>s</w:t>
      </w:r>
      <w:r w:rsidR="43462A77">
        <w:t xml:space="preserve"> well the dynamics of being a </w:t>
      </w:r>
      <w:r w:rsidR="79744F98">
        <w:t>team member</w:t>
      </w:r>
      <w:r w:rsidR="4C39EC4B">
        <w:t>.</w:t>
      </w:r>
      <w:r w:rsidR="79744F98">
        <w:t xml:space="preserve"> </w:t>
      </w:r>
    </w:p>
    <w:p w14:paraId="6F0EB931" w14:textId="5A0A6F65" w:rsidR="003A4BDD" w:rsidRDefault="003C3964" w:rsidP="003C3964">
      <w:pPr>
        <w:pStyle w:val="SectionSubheading"/>
      </w:pPr>
      <w:bookmarkStart w:id="143" w:name="_Toc165318634"/>
      <w:commentRangeStart w:id="144"/>
      <w:r>
        <w:t xml:space="preserve">Sprint 1 </w:t>
      </w:r>
      <w:commentRangeStart w:id="145"/>
      <w:r>
        <w:t>Analysis</w:t>
      </w:r>
      <w:commentRangeEnd w:id="144"/>
      <w:r>
        <w:rPr>
          <w:rStyle w:val="CommentReference"/>
        </w:rPr>
        <w:commentReference w:id="144"/>
      </w:r>
      <w:commentRangeEnd w:id="145"/>
      <w:r>
        <w:rPr>
          <w:rStyle w:val="CommentReference"/>
        </w:rPr>
        <w:commentReference w:id="145"/>
      </w:r>
      <w:bookmarkEnd w:id="143"/>
    </w:p>
    <w:p w14:paraId="728AED99" w14:textId="31E3F53C" w:rsidR="003C3964" w:rsidRDefault="67DB2E60" w:rsidP="2E87CB91">
      <w:pPr>
        <w:jc w:val="both"/>
      </w:pPr>
      <w:r>
        <w:t xml:space="preserve">Initial efforts of the team’s </w:t>
      </w:r>
      <w:r w:rsidR="0D0EBFBA">
        <w:t>assertions were</w:t>
      </w:r>
      <w:r>
        <w:t xml:space="preserve"> on a micro level, with a specific focus on reviewing the</w:t>
      </w:r>
      <w:r w:rsidR="2C2DC062">
        <w:t xml:space="preserve"> financial markets for both the stories along with the identification</w:t>
      </w:r>
      <w:r w:rsidR="54DEC904">
        <w:t xml:space="preserve"> of the problem, data set, and solutions.  While this is still a viable </w:t>
      </w:r>
      <w:r w:rsidR="74096035">
        <w:t xml:space="preserve">component of the project, it is not the story, nor the entirety of the problem or solution.  </w:t>
      </w:r>
      <w:r w:rsidR="1F621D47">
        <w:t>By the second interim, based on the client feedback, the team progressed forward</w:t>
      </w:r>
      <w:r w:rsidR="6E58F926">
        <w:t>. The team gained clarity in their overal</w:t>
      </w:r>
      <w:r w:rsidR="0B9FC895">
        <w:t>l view of the gen</w:t>
      </w:r>
      <w:r w:rsidR="1F621D47">
        <w:t xml:space="preserve">eral problem of </w:t>
      </w:r>
      <w:r w:rsidR="17660E2C">
        <w:t xml:space="preserve">prediction </w:t>
      </w:r>
      <w:r w:rsidR="52140A9B">
        <w:t xml:space="preserve">of values </w:t>
      </w:r>
      <w:r w:rsidR="17660E2C">
        <w:t>using GenAI</w:t>
      </w:r>
      <w:r w:rsidR="1DAD0340">
        <w:t xml:space="preserve"> for a times series with multiple variables.</w:t>
      </w:r>
      <w:r w:rsidR="6776BB79">
        <w:t xml:space="preserve"> Finding multiple possible solutions was more of a challenge</w:t>
      </w:r>
      <w:r w:rsidR="064EB8AC">
        <w:t>,</w:t>
      </w:r>
      <w:r w:rsidR="6776BB79">
        <w:t xml:space="preserve"> </w:t>
      </w:r>
      <w:r w:rsidR="2C084BD1">
        <w:t>and it</w:t>
      </w:r>
      <w:r w:rsidR="6776BB79">
        <w:t xml:space="preserve"> took all of Sprint 1 to accomplish this.</w:t>
      </w:r>
      <w:r w:rsidR="1DAD0340">
        <w:t xml:space="preserve"> </w:t>
      </w:r>
      <w:r w:rsidR="48E82FFB">
        <w:t xml:space="preserve">There were challenges with the burndown chart in </w:t>
      </w:r>
      <w:proofErr w:type="spellStart"/>
      <w:r w:rsidR="48E82FFB">
        <w:t>YouTrack</w:t>
      </w:r>
      <w:proofErr w:type="spellEnd"/>
      <w:r w:rsidR="48E82FFB">
        <w:t xml:space="preserve"> as the team added more </w:t>
      </w:r>
      <w:r w:rsidR="638A82C6">
        <w:t>task's</w:t>
      </w:r>
      <w:r w:rsidR="48E82FFB">
        <w:t xml:space="preserve"> part way through the Spri</w:t>
      </w:r>
      <w:r w:rsidR="0EBF57CB">
        <w:t xml:space="preserve">nt.  </w:t>
      </w:r>
      <w:r w:rsidR="3BBE75BA">
        <w:t>This was one of the lessons learned was to agree on all the tasks at the start of the sprint.  Other l</w:t>
      </w:r>
      <w:r w:rsidR="1DAD0340">
        <w:t xml:space="preserve">essons learned include </w:t>
      </w:r>
      <w:r w:rsidR="37126969">
        <w:t xml:space="preserve">coming to understand the teams’ </w:t>
      </w:r>
      <w:r w:rsidR="1DAD0340">
        <w:t>differ</w:t>
      </w:r>
      <w:r w:rsidR="4F738DA9">
        <w:t>ing</w:t>
      </w:r>
      <w:r w:rsidR="1DAD0340">
        <w:t xml:space="preserve"> communication styles </w:t>
      </w:r>
      <w:r w:rsidR="39D28BFB">
        <w:t xml:space="preserve">along with </w:t>
      </w:r>
      <w:r w:rsidR="0BA07920">
        <w:t xml:space="preserve">varying </w:t>
      </w:r>
      <w:r w:rsidR="39D28BFB">
        <w:t>time management</w:t>
      </w:r>
      <w:r w:rsidR="201A533B">
        <w:t xml:space="preserve"> skills</w:t>
      </w:r>
      <w:r w:rsidR="39D28BFB">
        <w:t xml:space="preserve">.  </w:t>
      </w:r>
      <w:r w:rsidR="11A0FFC1">
        <w:t>It might have been helpful to work with another team from the start to gain a better</w:t>
      </w:r>
      <w:r w:rsidR="3BFE0FA9">
        <w:t xml:space="preserve"> understanding sooner than later.  </w:t>
      </w:r>
    </w:p>
    <w:p w14:paraId="2201AC09" w14:textId="7DF0AB2D" w:rsidR="000757AD" w:rsidRDefault="03859137" w:rsidP="00B71117">
      <w:pPr>
        <w:pStyle w:val="SectionSubheading"/>
        <w:rPr>
          <w:noProof/>
        </w:rPr>
      </w:pPr>
      <w:bookmarkStart w:id="146" w:name="_Toc165318635"/>
      <w:commentRangeStart w:id="147"/>
      <w:r w:rsidRPr="374DA0E5">
        <w:rPr>
          <w:noProof/>
        </w:rPr>
        <w:t>Sprint 2 Analy</w:t>
      </w:r>
      <w:r w:rsidR="59B5D9D5" w:rsidRPr="374DA0E5">
        <w:rPr>
          <w:noProof/>
        </w:rPr>
        <w:t>s</w:t>
      </w:r>
      <w:r w:rsidRPr="374DA0E5">
        <w:rPr>
          <w:noProof/>
        </w:rPr>
        <w:t>is</w:t>
      </w:r>
      <w:commentRangeEnd w:id="147"/>
      <w:r>
        <w:rPr>
          <w:rStyle w:val="CommentReference"/>
        </w:rPr>
        <w:commentReference w:id="147"/>
      </w:r>
      <w:bookmarkEnd w:id="146"/>
    </w:p>
    <w:p w14:paraId="3005D2B8" w14:textId="45ABC019" w:rsidR="002E73D5" w:rsidRDefault="574D1471" w:rsidP="00AB51F0">
      <w:pPr>
        <w:jc w:val="both"/>
      </w:pPr>
      <w:r>
        <w:t xml:space="preserve">During Sprint 2, which lasted three weeks, our team focused only on the exploration, transformation, and cleaning of datasets essential to our model's performance. </w:t>
      </w:r>
      <w:r w:rsidR="146FBFC8">
        <w:t xml:space="preserve">There were still challenges with the problem statement which required more editing. </w:t>
      </w:r>
      <w:r>
        <w:t xml:space="preserve">The sprint's main goal was to completely refine our data, which is essential for maintaining the quality and effectiveness of our predictive models. </w:t>
      </w:r>
      <w:r w:rsidR="57769AA3">
        <w:t xml:space="preserve">The team was able to narrow down options for data set to use. </w:t>
      </w:r>
      <w:r>
        <w:t xml:space="preserve">Throughout the period, the team maintained a velocity of </w:t>
      </w:r>
      <w:r w:rsidR="49A02E69">
        <w:t>11.3 points</w:t>
      </w:r>
      <w:r>
        <w:t xml:space="preserve"> per member, indicating a high level of production and a focus on improving data quality. This sprint was essential in establishing the groundwork for our </w:t>
      </w:r>
      <w:r w:rsidR="7F241192">
        <w:t>project's success</w:t>
      </w:r>
      <w:r>
        <w:t>.</w:t>
      </w:r>
      <w:r w:rsidR="6E80E68A">
        <w:t xml:space="preserve"> The team took a better understanding of setting up tasks in </w:t>
      </w:r>
      <w:proofErr w:type="spellStart"/>
      <w:r w:rsidR="6E80E68A">
        <w:t>YouTrack</w:t>
      </w:r>
      <w:proofErr w:type="spellEnd"/>
      <w:r w:rsidR="1CD12CC5">
        <w:t xml:space="preserve">, </w:t>
      </w:r>
      <w:r w:rsidR="6E80E68A">
        <w:t xml:space="preserve">and the resulting burndown chart reflecting this.  </w:t>
      </w:r>
      <w:r w:rsidR="6EEA85CF">
        <w:t xml:space="preserve">The team communicated better as well. </w:t>
      </w:r>
    </w:p>
    <w:p w14:paraId="4FDA9912" w14:textId="14984117" w:rsidR="00C671FC" w:rsidRDefault="00296FC6" w:rsidP="00B71117">
      <w:pPr>
        <w:pStyle w:val="SectionSubheading"/>
        <w:rPr>
          <w:noProof/>
        </w:rPr>
      </w:pPr>
      <w:bookmarkStart w:id="148" w:name="_Toc165318636"/>
      <w:r>
        <w:rPr>
          <w:noProof/>
        </w:rPr>
        <w:t>Sprint 3 Analysis</w:t>
      </w:r>
      <w:bookmarkEnd w:id="148"/>
    </w:p>
    <w:p w14:paraId="3838BE03" w14:textId="78995866" w:rsidR="72B188A5" w:rsidRDefault="72B188A5" w:rsidP="00713376">
      <w:pPr>
        <w:jc w:val="both"/>
      </w:pPr>
      <w:r>
        <w:t xml:space="preserve">We </w:t>
      </w:r>
      <w:r w:rsidR="3CE42EB1">
        <w:t>have</w:t>
      </w:r>
      <w:r>
        <w:t xml:space="preserve"> done previous research on suitable algorithms to work with. After understanding the strengths and weaknesses of VAE-GAN models, we concluded that </w:t>
      </w:r>
      <w:r w:rsidR="53EA46ED">
        <w:t xml:space="preserve">it </w:t>
      </w:r>
      <w:r w:rsidR="25171880">
        <w:t xml:space="preserve">cannot support </w:t>
      </w:r>
      <w:r w:rsidR="0B8A4BDC">
        <w:t>us in</w:t>
      </w:r>
      <w:r w:rsidR="25171880">
        <w:t xml:space="preserve"> achieving our project goal effectively. We switched to work with transformer models</w:t>
      </w:r>
      <w:r w:rsidR="62752380">
        <w:t>.</w:t>
      </w:r>
      <w:r w:rsidR="04A14C19">
        <w:t xml:space="preserve"> We were able to implement the code and generate the output for loss </w:t>
      </w:r>
      <w:r w:rsidR="48DD33D7">
        <w:t>coefficient but could not evaluate it because T5 being a LLM model. We tried to work with</w:t>
      </w:r>
    </w:p>
    <w:p w14:paraId="18D1767F" w14:textId="3EE7C9F8" w:rsidR="29D54526" w:rsidRDefault="29D54526" w:rsidP="00713376">
      <w:pPr>
        <w:jc w:val="both"/>
      </w:pPr>
      <w:r>
        <w:t xml:space="preserve">Other models of transformers such as </w:t>
      </w:r>
      <w:proofErr w:type="spellStart"/>
      <w:r>
        <w:t>PatchTSmixer</w:t>
      </w:r>
      <w:proofErr w:type="spellEnd"/>
      <w:r>
        <w:t xml:space="preserve">, </w:t>
      </w:r>
      <w:proofErr w:type="spellStart"/>
      <w:r>
        <w:t>PatchTST</w:t>
      </w:r>
      <w:proofErr w:type="spellEnd"/>
      <w:r w:rsidR="3C881EF1">
        <w:t xml:space="preserve">, require data pipeline to train the model, and </w:t>
      </w:r>
      <w:r w:rsidR="58045807">
        <w:t>we're</w:t>
      </w:r>
      <w:r w:rsidR="3C881EF1">
        <w:t xml:space="preserve"> not able to train using JSON and CSV file. </w:t>
      </w:r>
      <w:r w:rsidR="36CA3111">
        <w:t>We will</w:t>
      </w:r>
      <w:r w:rsidR="3C881EF1">
        <w:t xml:space="preserve"> work on that</w:t>
      </w:r>
      <w:r w:rsidR="35313D7B">
        <w:t xml:space="preserve"> in the coming </w:t>
      </w:r>
      <w:r w:rsidR="18396A9B">
        <w:t>S</w:t>
      </w:r>
      <w:bookmarkStart w:id="149" w:name="_Int_hAGz2BCB"/>
      <w:r w:rsidR="35313D7B">
        <w:t>print</w:t>
      </w:r>
      <w:bookmarkEnd w:id="149"/>
      <w:r w:rsidR="35313D7B">
        <w:t>.</w:t>
      </w:r>
    </w:p>
    <w:p w14:paraId="62147E11" w14:textId="7FE90BC0" w:rsidR="00296FC6" w:rsidRPr="00B71117" w:rsidRDefault="6C2511DB" w:rsidP="00B71117">
      <w:pPr>
        <w:pStyle w:val="SectionSubheading"/>
      </w:pPr>
      <w:bookmarkStart w:id="150" w:name="_Toc165318637"/>
      <w:r>
        <w:t>Sprint 4 Analysis</w:t>
      </w:r>
      <w:bookmarkEnd w:id="150"/>
    </w:p>
    <w:p w14:paraId="300ABCD4" w14:textId="0943A9C2" w:rsidR="00296FC6" w:rsidRDefault="1D1D27E3" w:rsidP="005B1F8E">
      <w:pPr>
        <w:jc w:val="both"/>
      </w:pPr>
      <w:r>
        <w:lastRenderedPageBreak/>
        <w:t>In our recent work, we made significant progress by ensuring our model could accurately predict stock prices. We achieved this by employing various methods to organize and prepare the data, which helped our model make more precise predictions. To test its effectiveness, we used different datasets containing various types of stocks from NIFTY 100, allowing us to assess its performance across different market conditions. we recognized a gap in our understanding of transformers</w:t>
      </w:r>
      <w:r w:rsidR="7EEFAF60">
        <w:t>.</w:t>
      </w:r>
      <w:r>
        <w:t xml:space="preserve"> Therefore, we</w:t>
      </w:r>
      <w:r w:rsidR="04A0D8B4">
        <w:t xml:space="preserve"> we</w:t>
      </w:r>
      <w:r>
        <w:t>re committed to improving our communication and learning more about transformers to further enhance the accuracy and reliability of our model in future projects.</w:t>
      </w:r>
    </w:p>
    <w:p w14:paraId="325973AB" w14:textId="2706AC06" w:rsidR="00296FC6" w:rsidRDefault="00296FC6" w:rsidP="00B71117">
      <w:pPr>
        <w:pStyle w:val="SectionSubheading"/>
        <w:rPr>
          <w:noProof/>
        </w:rPr>
      </w:pPr>
      <w:bookmarkStart w:id="151" w:name="_Toc165318638"/>
      <w:r>
        <w:rPr>
          <w:noProof/>
        </w:rPr>
        <w:t>Sprint 5 Analysis</w:t>
      </w:r>
      <w:bookmarkEnd w:id="151"/>
    </w:p>
    <w:p w14:paraId="60DA8A4C" w14:textId="2706AC06" w:rsidR="008E0891" w:rsidRPr="008E0891" w:rsidRDefault="008E0891" w:rsidP="005B1F8E">
      <w:pPr>
        <w:jc w:val="both"/>
      </w:pPr>
      <w:r>
        <w:t>During Sprint 5, our team accomplished a significant milestone by finishing the project model and delving into the visualizations, assessments, and comprehensive findings of our work. This sprint's pace was notable at 11.3, indicating our rapid handling of complicated assignments and commitment to detailed analysis. The complete visualizations developed will be an effective tool for both internal review and external presentations, while our model's evaluations confirmed its reliability and accuracy. Collectively, these initiatives have generated useful insights that will guide future project development and optimization.</w:t>
      </w:r>
    </w:p>
    <w:p w14:paraId="398279A5" w14:textId="5C8B23F4" w:rsidR="001C0606" w:rsidRPr="001C0606" w:rsidRDefault="001C0606" w:rsidP="001C0606"/>
    <w:p w14:paraId="66554E25" w14:textId="77777777" w:rsidR="00296FC6" w:rsidRDefault="00296FC6" w:rsidP="003E3496">
      <w:pPr>
        <w:rPr>
          <w:noProof/>
        </w:rPr>
      </w:pPr>
    </w:p>
    <w:p w14:paraId="31CED225" w14:textId="77777777" w:rsidR="00207F7B" w:rsidRDefault="00207F7B" w:rsidP="003E3496">
      <w:pPr>
        <w:rPr>
          <w:noProof/>
        </w:rPr>
      </w:pPr>
    </w:p>
    <w:p w14:paraId="31ECE3FA" w14:textId="77777777" w:rsidR="003245A5" w:rsidRDefault="003245A5" w:rsidP="001C0606">
      <w:pPr>
        <w:rPr>
          <w:noProof/>
        </w:rPr>
      </w:pPr>
    </w:p>
    <w:p w14:paraId="63D79E9F" w14:textId="77777777" w:rsidR="008D379A" w:rsidRDefault="008D379A" w:rsidP="008D379A"/>
    <w:p w14:paraId="62E160E7" w14:textId="77777777" w:rsidR="008D379A" w:rsidRDefault="008D379A" w:rsidP="008D379A"/>
    <w:p w14:paraId="04E8A6BF" w14:textId="77777777" w:rsidR="001B7234" w:rsidRPr="001C0606" w:rsidRDefault="001B7234" w:rsidP="001C0606"/>
    <w:p w14:paraId="6525EF8A" w14:textId="77777777" w:rsidR="00AF63A8" w:rsidRDefault="00AF63A8" w:rsidP="008D379A">
      <w:pPr>
        <w:sectPr w:rsidR="00AF63A8" w:rsidSect="00B43C89">
          <w:type w:val="oddPage"/>
          <w:pgSz w:w="12240" w:h="15840" w:code="1"/>
          <w:pgMar w:top="720" w:right="1080" w:bottom="720" w:left="1080" w:header="706" w:footer="706" w:gutter="0"/>
          <w:cols w:space="851"/>
          <w:docGrid w:linePitch="360"/>
        </w:sectPr>
      </w:pPr>
    </w:p>
    <w:p w14:paraId="0E4A54BC" w14:textId="77777777" w:rsidR="008D379A" w:rsidRDefault="008D379A" w:rsidP="008D379A"/>
    <w:p w14:paraId="1F9F5976" w14:textId="4F356C53" w:rsidR="008D379A" w:rsidRPr="008D379A" w:rsidRDefault="008D379A" w:rsidP="008D379A">
      <w:pPr>
        <w:sectPr w:rsidR="008D379A" w:rsidRPr="008D379A" w:rsidSect="00B43C89">
          <w:pgSz w:w="12240" w:h="15840" w:code="1"/>
          <w:pgMar w:top="720" w:right="1080" w:bottom="720" w:left="1080" w:header="706" w:footer="706" w:gutter="0"/>
          <w:cols w:space="851"/>
          <w:docGrid w:linePitch="360"/>
        </w:sectPr>
      </w:pPr>
      <w:r>
        <w:rPr>
          <w:noProof/>
          <w:color w:val="2B579A"/>
          <w:shd w:val="clear" w:color="auto" w:fill="E6E6E6"/>
        </w:rPr>
        <mc:AlternateContent>
          <mc:Choice Requires="wps">
            <w:drawing>
              <wp:anchor distT="0" distB="0" distL="114300" distR="114300" simplePos="0" relativeHeight="251658253" behindDoc="1" locked="1" layoutInCell="1" allowOverlap="1" wp14:anchorId="4F898A56" wp14:editId="5A9EB6E4">
                <wp:simplePos x="0" y="0"/>
                <wp:positionH relativeFrom="margin">
                  <wp:align>center</wp:align>
                </wp:positionH>
                <wp:positionV relativeFrom="page">
                  <wp:posOffset>4577080</wp:posOffset>
                </wp:positionV>
                <wp:extent cx="5029200" cy="520700"/>
                <wp:effectExtent l="0" t="0" r="0" b="12065"/>
                <wp:wrapNone/>
                <wp:docPr id="2" name="Text Box 2" descr="Pull quote"/>
                <wp:cNvGraphicFramePr/>
                <a:graphic xmlns:a="http://schemas.openxmlformats.org/drawingml/2006/main">
                  <a:graphicData uri="http://schemas.microsoft.com/office/word/2010/wordprocessingShape">
                    <wps:wsp>
                      <wps:cNvSpPr txBox="1"/>
                      <wps:spPr>
                        <a:xfrm>
                          <a:off x="0" y="0"/>
                          <a:ext cx="5029200" cy="52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A16891" w14:textId="77777777" w:rsidR="008D379A" w:rsidRPr="00331F30" w:rsidRDefault="008D379A" w:rsidP="008D379A">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F898A56" id="Text Box 2" o:spid="_x0000_s1035" type="#_x0000_t202" alt="Pull quote" style="position:absolute;margin-left:0;margin-top:360.4pt;width:396pt;height:41pt;z-index:-251658227;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" filled="f" stroked="f" strokeweight=".5pt">
                <v:textbox style="mso-fit-shape-to-text:t" inset="0,0,0,0">
                  <w:txbxContent>
                    <w:p w14:paraId="54A16891" w14:textId="77777777" w:rsidR="008D379A" w:rsidRPr="00331F30" w:rsidRDefault="008D379A" w:rsidP="008D379A">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v:textbox>
                <w10:wrap anchorx="margin" anchory="page"/>
                <w10:anchorlock/>
              </v:shape>
            </w:pict>
          </mc:Fallback>
        </mc:AlternateContent>
      </w:r>
    </w:p>
    <w:p w14:paraId="4B6895C1" w14:textId="10211A9E" w:rsidR="000757AD" w:rsidRDefault="009C2E68" w:rsidP="009C2E68">
      <w:pPr>
        <w:pStyle w:val="ChapterTitle"/>
        <w:rPr>
          <w:noProof/>
        </w:rPr>
      </w:pPr>
      <w:r w:rsidRPr="70BDD8CC">
        <w:rPr>
          <w:noProof/>
        </w:rPr>
        <w:lastRenderedPageBreak/>
        <w:t>Reference</w:t>
      </w:r>
    </w:p>
    <w:p w14:paraId="409C4FBD" w14:textId="77777777" w:rsidR="004A6EF3" w:rsidRPr="004A6EF3" w:rsidRDefault="00EB5EEC" w:rsidP="004A6EF3">
      <w:pPr>
        <w:pStyle w:val="Bibliography"/>
        <w:rPr>
          <w:rFonts w:ascii="Calibri" w:hAnsi="Calibri" w:cs="Calibri"/>
        </w:rPr>
      </w:pPr>
      <w:r>
        <w:fldChar w:fldCharType="begin"/>
      </w:r>
      <w:r w:rsidR="004A6EF3">
        <w:instrText xml:space="preserve"> ADDIN ZOTERO_BIBL {"uncited":[],"omitted":[],"custom":[]} CSL_BIBLIOGRAPHY </w:instrText>
      </w:r>
      <w:r>
        <w:fldChar w:fldCharType="separate"/>
      </w:r>
      <w:r w:rsidR="004A6EF3" w:rsidRPr="004A6EF3">
        <w:rPr>
          <w:rFonts w:ascii="Calibri" w:hAnsi="Calibri" w:cs="Calibri"/>
        </w:rPr>
        <w:t>[1]</w:t>
      </w:r>
      <w:r w:rsidR="004A6EF3" w:rsidRPr="004A6EF3">
        <w:rPr>
          <w:rFonts w:ascii="Calibri" w:hAnsi="Calibri" w:cs="Calibri"/>
        </w:rPr>
        <w:tab/>
        <w:t>“A Time Series is Worth 64 Words: Long-term Forecasting with Transformers,” ar5iv. Accessed: May 02, 2024. [Online]. Available: https://ar5iv.labs.arxiv.org/html/2211.14730</w:t>
      </w:r>
    </w:p>
    <w:p w14:paraId="47ABD250" w14:textId="77777777" w:rsidR="004A6EF3" w:rsidRPr="004A6EF3" w:rsidRDefault="004A6EF3" w:rsidP="004A6EF3">
      <w:pPr>
        <w:pStyle w:val="Bibliography"/>
        <w:rPr>
          <w:rFonts w:ascii="Calibri" w:hAnsi="Calibri" w:cs="Calibri"/>
        </w:rPr>
      </w:pPr>
      <w:r w:rsidRPr="004A6EF3">
        <w:rPr>
          <w:rFonts w:ascii="Calibri" w:hAnsi="Calibri" w:cs="Calibri"/>
        </w:rPr>
        <w:t>[2]</w:t>
      </w:r>
      <w:r w:rsidRPr="004A6EF3">
        <w:rPr>
          <w:rFonts w:ascii="Calibri" w:hAnsi="Calibri" w:cs="Calibri"/>
        </w:rPr>
        <w:tab/>
        <w:t>“PatchTSMixer.” Accessed: May 01, 2024. [Online]. Available: https://huggingface.co/docs/transformers/en/model_doc/patchtsmixer</w:t>
      </w:r>
    </w:p>
    <w:p w14:paraId="25B019EF" w14:textId="77777777" w:rsidR="004A6EF3" w:rsidRPr="004A6EF3" w:rsidRDefault="004A6EF3" w:rsidP="004A6EF3">
      <w:pPr>
        <w:pStyle w:val="Bibliography"/>
        <w:rPr>
          <w:rFonts w:ascii="Calibri" w:hAnsi="Calibri" w:cs="Calibri"/>
        </w:rPr>
      </w:pPr>
      <w:r w:rsidRPr="004A6EF3">
        <w:rPr>
          <w:rFonts w:ascii="Calibri" w:hAnsi="Calibri" w:cs="Calibri"/>
        </w:rPr>
        <w:t>[3]</w:t>
      </w:r>
      <w:r w:rsidRPr="004A6EF3">
        <w:rPr>
          <w:rFonts w:ascii="Calibri" w:hAnsi="Calibri" w:cs="Calibri"/>
        </w:rPr>
        <w:tab/>
        <w:t>“Brief Overview Of Traditional Forecasting Methods,” FasterCapital. Accessed: Apr. 29, 2024. [Online]. Available: https://fastercapital.com/keyword/brief-overview-of-traditional-forecasting-methods.html</w:t>
      </w:r>
    </w:p>
    <w:p w14:paraId="6FDFBB9D" w14:textId="77777777" w:rsidR="004A6EF3" w:rsidRPr="004A6EF3" w:rsidRDefault="004A6EF3" w:rsidP="004A6EF3">
      <w:pPr>
        <w:pStyle w:val="Bibliography"/>
        <w:rPr>
          <w:rFonts w:ascii="Calibri" w:hAnsi="Calibri" w:cs="Calibri"/>
        </w:rPr>
      </w:pPr>
      <w:r w:rsidRPr="004A6EF3">
        <w:rPr>
          <w:rFonts w:ascii="Calibri" w:hAnsi="Calibri" w:cs="Calibri"/>
        </w:rPr>
        <w:t>[4]</w:t>
      </w:r>
      <w:r w:rsidRPr="004A6EF3">
        <w:rPr>
          <w:rFonts w:ascii="Calibri" w:hAnsi="Calibri" w:cs="Calibri"/>
        </w:rPr>
        <w:tab/>
        <w:t>A. Singh, “Multivariate Time Series Analysis With Python for Forecasting and Modeling (Updated 2024),” Analytics Vidhya. Accessed: Apr. 29, 2024. [Online]. Available: https://www.analyticsvidhya.com/blog/2018/09/multivariate-time-series-guide-forecasting-modeling-python-codes/</w:t>
      </w:r>
    </w:p>
    <w:p w14:paraId="752D7569" w14:textId="77777777" w:rsidR="004A6EF3" w:rsidRPr="004A6EF3" w:rsidRDefault="004A6EF3" w:rsidP="004A6EF3">
      <w:pPr>
        <w:pStyle w:val="Bibliography"/>
        <w:rPr>
          <w:rFonts w:ascii="Calibri" w:hAnsi="Calibri" w:cs="Calibri"/>
        </w:rPr>
      </w:pPr>
      <w:r w:rsidRPr="004A6EF3">
        <w:rPr>
          <w:rFonts w:ascii="Calibri" w:hAnsi="Calibri" w:cs="Calibri"/>
        </w:rPr>
        <w:t>[5]</w:t>
      </w:r>
      <w:r w:rsidRPr="004A6EF3">
        <w:rPr>
          <w:rFonts w:ascii="Calibri" w:hAnsi="Calibri" w:cs="Calibri"/>
        </w:rPr>
        <w:tab/>
        <w:t>J. Harper, “Pentagon testing generative AI in ‘global information dominance’ experiments,” DefenseScoop. Accessed: Apr. 29, 2024. [Online]. Available: https://defensescoop.com/2023/07/14/pentagon-testing-generative-ai-in-global-information-dominance-experiments/</w:t>
      </w:r>
    </w:p>
    <w:p w14:paraId="6BFE3541" w14:textId="77777777" w:rsidR="004A6EF3" w:rsidRPr="004A6EF3" w:rsidRDefault="004A6EF3" w:rsidP="004A6EF3">
      <w:pPr>
        <w:pStyle w:val="Bibliography"/>
        <w:rPr>
          <w:rFonts w:ascii="Calibri" w:hAnsi="Calibri" w:cs="Calibri"/>
        </w:rPr>
      </w:pPr>
      <w:r w:rsidRPr="004A6EF3">
        <w:rPr>
          <w:rFonts w:ascii="Calibri" w:hAnsi="Calibri" w:cs="Calibri"/>
        </w:rPr>
        <w:t>[6]</w:t>
      </w:r>
      <w:r w:rsidRPr="004A6EF3">
        <w:rPr>
          <w:rFonts w:ascii="Calibri" w:hAnsi="Calibri" w:cs="Calibri"/>
        </w:rPr>
        <w:tab/>
        <w:t xml:space="preserve">J. L. Coen, M. Cameron, J. Michalakes, E. G. Patton, P. J. Riggan, and K. M. Yedinak, “WRF-Fire: Coupled Weather–Wildland Fire Modeling with the Weather Research and Forecasting Model,” </w:t>
      </w:r>
      <w:r w:rsidRPr="004A6EF3">
        <w:rPr>
          <w:rFonts w:ascii="Calibri" w:hAnsi="Calibri" w:cs="Calibri"/>
          <w:i/>
          <w:iCs/>
        </w:rPr>
        <w:t>Journal of Applied Meteorology and Climatology</w:t>
      </w:r>
      <w:r w:rsidRPr="004A6EF3">
        <w:rPr>
          <w:rFonts w:ascii="Calibri" w:hAnsi="Calibri" w:cs="Calibri"/>
        </w:rPr>
        <w:t>, vol. 52, no. 1, pp. 16–38, 2013, doi: 10.1175/JAMC-D-12-023.1.</w:t>
      </w:r>
    </w:p>
    <w:p w14:paraId="124DDF0D" w14:textId="77777777" w:rsidR="004A6EF3" w:rsidRPr="004A6EF3" w:rsidRDefault="004A6EF3" w:rsidP="004A6EF3">
      <w:pPr>
        <w:pStyle w:val="Bibliography"/>
        <w:rPr>
          <w:rFonts w:ascii="Calibri" w:hAnsi="Calibri" w:cs="Calibri"/>
        </w:rPr>
      </w:pPr>
      <w:r w:rsidRPr="004A6EF3">
        <w:rPr>
          <w:rFonts w:ascii="Calibri" w:hAnsi="Calibri" w:cs="Calibri"/>
        </w:rPr>
        <w:t>[7]</w:t>
      </w:r>
      <w:r w:rsidRPr="004A6EF3">
        <w:rPr>
          <w:rFonts w:ascii="Calibri" w:hAnsi="Calibri" w:cs="Calibri"/>
        </w:rPr>
        <w:tab/>
        <w:t xml:space="preserve">D. Barker </w:t>
      </w:r>
      <w:r w:rsidRPr="004A6EF3">
        <w:rPr>
          <w:rFonts w:ascii="Calibri" w:hAnsi="Calibri" w:cs="Calibri"/>
          <w:i/>
          <w:iCs/>
        </w:rPr>
        <w:t>et al.</w:t>
      </w:r>
      <w:r w:rsidRPr="004A6EF3">
        <w:rPr>
          <w:rFonts w:ascii="Calibri" w:hAnsi="Calibri" w:cs="Calibri"/>
        </w:rPr>
        <w:t xml:space="preserve">, “The Weather Research and Forecasting Model’s Community Variational/Ensemble Data Assimilation System: WRFDA,” </w:t>
      </w:r>
      <w:r w:rsidRPr="004A6EF3">
        <w:rPr>
          <w:rFonts w:ascii="Calibri" w:hAnsi="Calibri" w:cs="Calibri"/>
          <w:i/>
          <w:iCs/>
        </w:rPr>
        <w:t>Bulletin of the American Meteorological Society</w:t>
      </w:r>
      <w:r w:rsidRPr="004A6EF3">
        <w:rPr>
          <w:rFonts w:ascii="Calibri" w:hAnsi="Calibri" w:cs="Calibri"/>
        </w:rPr>
        <w:t>, vol. 93, no. 6, pp. 831–843, Jun. 2012, doi: 10.1175/BAMS-D-11-00167.1.</w:t>
      </w:r>
    </w:p>
    <w:p w14:paraId="5072A082" w14:textId="77777777" w:rsidR="004A6EF3" w:rsidRPr="004A6EF3" w:rsidRDefault="004A6EF3" w:rsidP="004A6EF3">
      <w:pPr>
        <w:pStyle w:val="Bibliography"/>
        <w:rPr>
          <w:rFonts w:ascii="Calibri" w:hAnsi="Calibri" w:cs="Calibri"/>
        </w:rPr>
      </w:pPr>
      <w:r w:rsidRPr="004A6EF3">
        <w:rPr>
          <w:rFonts w:ascii="Calibri" w:hAnsi="Calibri" w:cs="Calibri"/>
        </w:rPr>
        <w:t>[8]</w:t>
      </w:r>
      <w:r w:rsidRPr="004A6EF3">
        <w:rPr>
          <w:rFonts w:ascii="Calibri" w:hAnsi="Calibri" w:cs="Calibri"/>
        </w:rPr>
        <w:tab/>
        <w:t xml:space="preserve">A. Panesar, “Case Studies,” in </w:t>
      </w:r>
      <w:r w:rsidRPr="004A6EF3">
        <w:rPr>
          <w:rFonts w:ascii="Calibri" w:hAnsi="Calibri" w:cs="Calibri"/>
          <w:i/>
          <w:iCs/>
        </w:rPr>
        <w:t>Machine Learning and AI for Healthcare</w:t>
      </w:r>
      <w:r w:rsidRPr="004A6EF3">
        <w:rPr>
          <w:rFonts w:ascii="Calibri" w:hAnsi="Calibri" w:cs="Calibri"/>
          <w:i/>
          <w:iCs/>
        </w:rPr>
        <w:tab/>
        <w:t>: Big Data for Improved Health Outcomes</w:t>
      </w:r>
      <w:r w:rsidRPr="004A6EF3">
        <w:rPr>
          <w:rFonts w:ascii="Calibri" w:hAnsi="Calibri" w:cs="Calibri"/>
        </w:rPr>
        <w:t>, A. Panesar, Ed., Berkeley, CA: Apress, 2021, pp. 293–349. doi: 10.1007/978-1-4842-6537-6_10.</w:t>
      </w:r>
    </w:p>
    <w:p w14:paraId="58846A33" w14:textId="77777777" w:rsidR="004A6EF3" w:rsidRPr="004A6EF3" w:rsidRDefault="004A6EF3" w:rsidP="004A6EF3">
      <w:pPr>
        <w:pStyle w:val="Bibliography"/>
        <w:rPr>
          <w:rFonts w:ascii="Calibri" w:hAnsi="Calibri" w:cs="Calibri"/>
        </w:rPr>
      </w:pPr>
      <w:r w:rsidRPr="004A6EF3">
        <w:rPr>
          <w:rFonts w:ascii="Calibri" w:hAnsi="Calibri" w:cs="Calibri"/>
        </w:rPr>
        <w:t>[9]</w:t>
      </w:r>
      <w:r w:rsidRPr="004A6EF3">
        <w:rPr>
          <w:rFonts w:ascii="Calibri" w:hAnsi="Calibri" w:cs="Calibri"/>
        </w:rPr>
        <w:tab/>
        <w:t>T. Yan, H. Zhang, T. Zhou, Y. Zhan, and Y. Xia, “ScoreGrad: Multivariate Probabilistic Time Series Forecasting with Continuous Energy-based Generative Models.” arXiv, Jun. 18, 2021. Accessed: Jan. 29, 2024. [Online]. Available: http://arxiv.org/abs/2106.10121</w:t>
      </w:r>
    </w:p>
    <w:p w14:paraId="6AEB1199" w14:textId="77777777" w:rsidR="004A6EF3" w:rsidRPr="004A6EF3" w:rsidRDefault="004A6EF3" w:rsidP="004A6EF3">
      <w:pPr>
        <w:pStyle w:val="Bibliography"/>
        <w:rPr>
          <w:rFonts w:ascii="Calibri" w:hAnsi="Calibri" w:cs="Calibri"/>
        </w:rPr>
      </w:pPr>
      <w:r w:rsidRPr="004A6EF3">
        <w:rPr>
          <w:rFonts w:ascii="Calibri" w:hAnsi="Calibri" w:cs="Calibri"/>
        </w:rPr>
        <w:t>[10]</w:t>
      </w:r>
      <w:r w:rsidRPr="004A6EF3">
        <w:rPr>
          <w:rFonts w:ascii="Calibri" w:hAnsi="Calibri" w:cs="Calibri"/>
        </w:rPr>
        <w:tab/>
        <w:t>“CDX-NET: Cross-Domain Multi-Feature Fusion Modeling Via Deep Neural Networks for Multivariate Time Series Forecasting in AIOps | IEEE Conference Publication | IEEE Xplore.” Accessed: Jan. 29, 2024. [Online]. Available: https://ieeexplore.ieee.org/document/9746242</w:t>
      </w:r>
    </w:p>
    <w:p w14:paraId="570F0A13" w14:textId="77777777" w:rsidR="004A6EF3" w:rsidRPr="004A6EF3" w:rsidRDefault="004A6EF3" w:rsidP="004A6EF3">
      <w:pPr>
        <w:pStyle w:val="Bibliography"/>
        <w:rPr>
          <w:rFonts w:ascii="Calibri" w:hAnsi="Calibri" w:cs="Calibri"/>
        </w:rPr>
      </w:pPr>
      <w:r w:rsidRPr="004A6EF3">
        <w:rPr>
          <w:rFonts w:ascii="Calibri" w:hAnsi="Calibri" w:cs="Calibri"/>
        </w:rPr>
        <w:t>[11]</w:t>
      </w:r>
      <w:r w:rsidRPr="004A6EF3">
        <w:rPr>
          <w:rFonts w:ascii="Calibri" w:hAnsi="Calibri" w:cs="Calibri"/>
        </w:rPr>
        <w:tab/>
        <w:t xml:space="preserve">J. Xie, Y. Cui, F. Huang, C. Liu, and K. Zheng, “MARINA: An MLP-Attention Model for Multivariate Time-Series Analysis,” in </w:t>
      </w:r>
      <w:r w:rsidRPr="004A6EF3">
        <w:rPr>
          <w:rFonts w:ascii="Calibri" w:hAnsi="Calibri" w:cs="Calibri"/>
          <w:i/>
          <w:iCs/>
        </w:rPr>
        <w:t>Proceedings of the 31st ACM International Conference on Information &amp; Knowledge Management</w:t>
      </w:r>
      <w:r w:rsidRPr="004A6EF3">
        <w:rPr>
          <w:rFonts w:ascii="Calibri" w:hAnsi="Calibri" w:cs="Calibri"/>
        </w:rPr>
        <w:t>, Atlanta GA USA: ACM, Oct. 2022, pp. 2230–2239. doi: 10.1145/3511808.3557386.</w:t>
      </w:r>
    </w:p>
    <w:p w14:paraId="77025F87" w14:textId="77777777" w:rsidR="004A6EF3" w:rsidRPr="004A6EF3" w:rsidRDefault="004A6EF3" w:rsidP="004A6EF3">
      <w:pPr>
        <w:pStyle w:val="Bibliography"/>
        <w:rPr>
          <w:rFonts w:ascii="Calibri" w:hAnsi="Calibri" w:cs="Calibri"/>
        </w:rPr>
      </w:pPr>
      <w:r w:rsidRPr="004A6EF3">
        <w:rPr>
          <w:rFonts w:ascii="Calibri" w:hAnsi="Calibri" w:cs="Calibri"/>
        </w:rPr>
        <w:t>[12]</w:t>
      </w:r>
      <w:r w:rsidRPr="004A6EF3">
        <w:rPr>
          <w:rFonts w:ascii="Calibri" w:hAnsi="Calibri" w:cs="Calibri"/>
        </w:rPr>
        <w:tab/>
        <w:t xml:space="preserve">J. Hao and F. Liu, “Improving long-term multivariate time series forecasting with a seasonal-trend decomposition-based 2-dimensional temporal convolution dense network,” </w:t>
      </w:r>
      <w:r w:rsidRPr="004A6EF3">
        <w:rPr>
          <w:rFonts w:ascii="Calibri" w:hAnsi="Calibri" w:cs="Calibri"/>
          <w:i/>
          <w:iCs/>
        </w:rPr>
        <w:t>Sci Rep</w:t>
      </w:r>
      <w:r w:rsidRPr="004A6EF3">
        <w:rPr>
          <w:rFonts w:ascii="Calibri" w:hAnsi="Calibri" w:cs="Calibri"/>
        </w:rPr>
        <w:t>, vol. 14, no. 1, Art. no. 1, Jan. 2024, doi: 10.1038/s41598-024-52240-y.</w:t>
      </w:r>
    </w:p>
    <w:p w14:paraId="3117BC13" w14:textId="77777777" w:rsidR="004A6EF3" w:rsidRPr="004A6EF3" w:rsidRDefault="004A6EF3" w:rsidP="004A6EF3">
      <w:pPr>
        <w:pStyle w:val="Bibliography"/>
        <w:rPr>
          <w:rFonts w:ascii="Calibri" w:hAnsi="Calibri" w:cs="Calibri"/>
        </w:rPr>
      </w:pPr>
      <w:r w:rsidRPr="004A6EF3">
        <w:rPr>
          <w:rFonts w:ascii="Calibri" w:hAnsi="Calibri" w:cs="Calibri"/>
        </w:rPr>
        <w:t>[13]</w:t>
      </w:r>
      <w:r w:rsidRPr="004A6EF3">
        <w:rPr>
          <w:rFonts w:ascii="Calibri" w:hAnsi="Calibri" w:cs="Calibri"/>
        </w:rPr>
        <w:tab/>
        <w:t xml:space="preserve">H. Liang, L. Song, J. Du, X. Li, and L. Guo, “Consistent Anomaly Detection and Localization of Multivariate Time Series via Cross-Correlation Graph-Based Encoder–Decoder GAN,” </w:t>
      </w:r>
      <w:r w:rsidRPr="004A6EF3">
        <w:rPr>
          <w:rFonts w:ascii="Calibri" w:hAnsi="Calibri" w:cs="Calibri"/>
          <w:i/>
          <w:iCs/>
        </w:rPr>
        <w:t>IEEE Transactions on Instrumentation and Measurement</w:t>
      </w:r>
      <w:r w:rsidRPr="004A6EF3">
        <w:rPr>
          <w:rFonts w:ascii="Calibri" w:hAnsi="Calibri" w:cs="Calibri"/>
        </w:rPr>
        <w:t>, vol. 71, pp. 1–10, 2022, doi: 10.1109/TIM.2021.3139696.</w:t>
      </w:r>
    </w:p>
    <w:p w14:paraId="7696EC75" w14:textId="77777777" w:rsidR="004A6EF3" w:rsidRPr="004A6EF3" w:rsidRDefault="004A6EF3" w:rsidP="004A6EF3">
      <w:pPr>
        <w:pStyle w:val="Bibliography"/>
        <w:rPr>
          <w:rFonts w:ascii="Calibri" w:hAnsi="Calibri" w:cs="Calibri"/>
        </w:rPr>
      </w:pPr>
      <w:r w:rsidRPr="004A6EF3">
        <w:rPr>
          <w:rFonts w:ascii="Calibri" w:hAnsi="Calibri" w:cs="Calibri"/>
        </w:rPr>
        <w:t>[14]</w:t>
      </w:r>
      <w:r w:rsidRPr="004A6EF3">
        <w:rPr>
          <w:rFonts w:ascii="Calibri" w:hAnsi="Calibri" w:cs="Calibri"/>
        </w:rPr>
        <w:tab/>
        <w:t xml:space="preserve">F. Kong, J. Li, B. Jiang, H. Wang, and H. Song, “Integrated Generative Model for Industrial Anomaly Detection via Bidirectional LSTM and Attention Mechanism,” </w:t>
      </w:r>
      <w:r w:rsidRPr="004A6EF3">
        <w:rPr>
          <w:rFonts w:ascii="Calibri" w:hAnsi="Calibri" w:cs="Calibri"/>
          <w:i/>
          <w:iCs/>
        </w:rPr>
        <w:t>IEEE Transactions on Industrial Informatics</w:t>
      </w:r>
      <w:r w:rsidRPr="004A6EF3">
        <w:rPr>
          <w:rFonts w:ascii="Calibri" w:hAnsi="Calibri" w:cs="Calibri"/>
        </w:rPr>
        <w:t>, vol. 19, no. 1, pp. 541–550, Jan. 2023, doi: 10.1109/TII.2021.3078192.</w:t>
      </w:r>
    </w:p>
    <w:p w14:paraId="16FA3041" w14:textId="77777777" w:rsidR="004A6EF3" w:rsidRPr="004A6EF3" w:rsidRDefault="004A6EF3" w:rsidP="004A6EF3">
      <w:pPr>
        <w:pStyle w:val="Bibliography"/>
        <w:rPr>
          <w:rFonts w:ascii="Calibri" w:hAnsi="Calibri" w:cs="Calibri"/>
        </w:rPr>
      </w:pPr>
      <w:r w:rsidRPr="004A6EF3">
        <w:rPr>
          <w:rFonts w:ascii="Calibri" w:hAnsi="Calibri" w:cs="Calibri"/>
        </w:rPr>
        <w:t>[15]</w:t>
      </w:r>
      <w:r w:rsidRPr="004A6EF3">
        <w:rPr>
          <w:rFonts w:ascii="Calibri" w:hAnsi="Calibri" w:cs="Calibri"/>
        </w:rPr>
        <w:tab/>
        <w:t xml:space="preserve">Y. Choi, H. Lim, H. Choi, and I.-J. Kim, “GAN-Based Anomaly Detection and Localization of Multivariate Time Series Data for Power Plant,” in </w:t>
      </w:r>
      <w:r w:rsidRPr="004A6EF3">
        <w:rPr>
          <w:rFonts w:ascii="Calibri" w:hAnsi="Calibri" w:cs="Calibri"/>
          <w:i/>
          <w:iCs/>
        </w:rPr>
        <w:t>2020 IEEE International Conference on Big Data and Smart Computing (BigComp)</w:t>
      </w:r>
      <w:r w:rsidRPr="004A6EF3">
        <w:rPr>
          <w:rFonts w:ascii="Calibri" w:hAnsi="Calibri" w:cs="Calibri"/>
        </w:rPr>
        <w:t>, Feb. 2020, pp. 71–74. doi: 10.1109/BigComp48618.2020.00-97.</w:t>
      </w:r>
    </w:p>
    <w:p w14:paraId="1719E8E2" w14:textId="77777777" w:rsidR="004A6EF3" w:rsidRPr="004A6EF3" w:rsidRDefault="004A6EF3" w:rsidP="004A6EF3">
      <w:pPr>
        <w:pStyle w:val="Bibliography"/>
        <w:rPr>
          <w:rFonts w:ascii="Calibri" w:hAnsi="Calibri" w:cs="Calibri"/>
        </w:rPr>
      </w:pPr>
      <w:r w:rsidRPr="004A6EF3">
        <w:rPr>
          <w:rFonts w:ascii="Calibri" w:hAnsi="Calibri" w:cs="Calibri"/>
        </w:rPr>
        <w:t>[16]</w:t>
      </w:r>
      <w:r w:rsidRPr="004A6EF3">
        <w:rPr>
          <w:rFonts w:ascii="Calibri" w:hAnsi="Calibri" w:cs="Calibri"/>
        </w:rPr>
        <w:tab/>
        <w:t>W. Li, W. Hu, T. Chen, N. Chen, and C. Feng, “StackVAE-G: An efficient and interpretable model for time series anomaly detection.” arXiv, Sep. 19, 2022. doi: 10.48550/arXiv.2105.08397.</w:t>
      </w:r>
    </w:p>
    <w:p w14:paraId="5807F394" w14:textId="77777777" w:rsidR="004A6EF3" w:rsidRPr="004A6EF3" w:rsidRDefault="004A6EF3" w:rsidP="004A6EF3">
      <w:pPr>
        <w:pStyle w:val="Bibliography"/>
        <w:rPr>
          <w:rFonts w:ascii="Calibri" w:hAnsi="Calibri" w:cs="Calibri"/>
        </w:rPr>
      </w:pPr>
      <w:r w:rsidRPr="004A6EF3">
        <w:rPr>
          <w:rFonts w:ascii="Calibri" w:hAnsi="Calibri" w:cs="Calibri"/>
        </w:rPr>
        <w:lastRenderedPageBreak/>
        <w:t>[17]</w:t>
      </w:r>
      <w:r w:rsidRPr="004A6EF3">
        <w:rPr>
          <w:rFonts w:ascii="Calibri" w:hAnsi="Calibri" w:cs="Calibri"/>
        </w:rPr>
        <w:tab/>
        <w:t>“Multiscale Wavelet Graph AutoEncoder for Multivariate Time-Series Anomaly Detection | IEEE Journals &amp; Magazine | IEEE Xplore.” Accessed: Jan. 29, 2024. [Online]. Available: https://ieeexplore.ieee.org/document/9954430</w:t>
      </w:r>
    </w:p>
    <w:p w14:paraId="44184790" w14:textId="77777777" w:rsidR="004A6EF3" w:rsidRPr="004A6EF3" w:rsidRDefault="004A6EF3" w:rsidP="004A6EF3">
      <w:pPr>
        <w:pStyle w:val="Bibliography"/>
        <w:rPr>
          <w:rFonts w:ascii="Calibri" w:hAnsi="Calibri" w:cs="Calibri"/>
        </w:rPr>
      </w:pPr>
      <w:r w:rsidRPr="004A6EF3">
        <w:rPr>
          <w:rFonts w:ascii="Calibri" w:hAnsi="Calibri" w:cs="Calibri"/>
        </w:rPr>
        <w:t>[18]</w:t>
      </w:r>
      <w:r w:rsidRPr="004A6EF3">
        <w:rPr>
          <w:rFonts w:ascii="Calibri" w:hAnsi="Calibri" w:cs="Calibri"/>
        </w:rPr>
        <w:tab/>
        <w:t xml:space="preserve">E. Brophy, M. De Vos, G. Boylan, and T. Ward, “Multivariate Generative Adversarial Networks and Their Loss Functions for Synthesis of Multichannel ECGs,” </w:t>
      </w:r>
      <w:r w:rsidRPr="004A6EF3">
        <w:rPr>
          <w:rFonts w:ascii="Calibri" w:hAnsi="Calibri" w:cs="Calibri"/>
          <w:i/>
          <w:iCs/>
        </w:rPr>
        <w:t>IEEE Access</w:t>
      </w:r>
      <w:r w:rsidRPr="004A6EF3">
        <w:rPr>
          <w:rFonts w:ascii="Calibri" w:hAnsi="Calibri" w:cs="Calibri"/>
        </w:rPr>
        <w:t>, vol. 9, pp. 158936–158945, 2021, doi: 10.1109/ACCESS.2021.3130421.</w:t>
      </w:r>
    </w:p>
    <w:p w14:paraId="727E2E22" w14:textId="77777777" w:rsidR="004A6EF3" w:rsidRPr="004A6EF3" w:rsidRDefault="004A6EF3" w:rsidP="004A6EF3">
      <w:pPr>
        <w:pStyle w:val="Bibliography"/>
        <w:rPr>
          <w:rFonts w:ascii="Calibri" w:hAnsi="Calibri" w:cs="Calibri"/>
        </w:rPr>
      </w:pPr>
      <w:r w:rsidRPr="004A6EF3">
        <w:rPr>
          <w:rFonts w:ascii="Calibri" w:hAnsi="Calibri" w:cs="Calibri"/>
        </w:rPr>
        <w:t>[19]</w:t>
      </w:r>
      <w:r w:rsidRPr="004A6EF3">
        <w:rPr>
          <w:rFonts w:ascii="Calibri" w:hAnsi="Calibri" w:cs="Calibri"/>
        </w:rPr>
        <w:tab/>
        <w:t xml:space="preserve">F. Viton, M. Elbattah, J.-L. Guérin, and G. Dequen, “Heatmaps for Visual Explainability of CNN-Based Predictions for Multivariate Time Series with Application to Healthcare,” in </w:t>
      </w:r>
      <w:r w:rsidRPr="004A6EF3">
        <w:rPr>
          <w:rFonts w:ascii="Calibri" w:hAnsi="Calibri" w:cs="Calibri"/>
          <w:i/>
          <w:iCs/>
        </w:rPr>
        <w:t>2020 IEEE International Conference on Healthcare Informatics (ICHI)</w:t>
      </w:r>
      <w:r w:rsidRPr="004A6EF3">
        <w:rPr>
          <w:rFonts w:ascii="Calibri" w:hAnsi="Calibri" w:cs="Calibri"/>
        </w:rPr>
        <w:t>, Nov. 2020, pp. 1–8. doi: 10.1109/ICHI48887.2020.9374393.</w:t>
      </w:r>
    </w:p>
    <w:p w14:paraId="6DBCD1D9" w14:textId="77777777" w:rsidR="004A6EF3" w:rsidRPr="004A6EF3" w:rsidRDefault="004A6EF3" w:rsidP="004A6EF3">
      <w:pPr>
        <w:pStyle w:val="Bibliography"/>
        <w:rPr>
          <w:rFonts w:ascii="Calibri" w:hAnsi="Calibri" w:cs="Calibri"/>
        </w:rPr>
      </w:pPr>
      <w:r w:rsidRPr="004A6EF3">
        <w:rPr>
          <w:rFonts w:ascii="Calibri" w:hAnsi="Calibri" w:cs="Calibri"/>
        </w:rPr>
        <w:t>[20]</w:t>
      </w:r>
      <w:r w:rsidRPr="004A6EF3">
        <w:rPr>
          <w:rFonts w:ascii="Calibri" w:hAnsi="Calibri" w:cs="Calibri"/>
        </w:rPr>
        <w:tab/>
        <w:t xml:space="preserve">A. Arora and A. Arora, “Generative adversarial networks and synthetic patient data: current challenges and future perspectives,” </w:t>
      </w:r>
      <w:r w:rsidRPr="004A6EF3">
        <w:rPr>
          <w:rFonts w:ascii="Calibri" w:hAnsi="Calibri" w:cs="Calibri"/>
          <w:i/>
          <w:iCs/>
        </w:rPr>
        <w:t>Future Healthc J</w:t>
      </w:r>
      <w:r w:rsidRPr="004A6EF3">
        <w:rPr>
          <w:rFonts w:ascii="Calibri" w:hAnsi="Calibri" w:cs="Calibri"/>
        </w:rPr>
        <w:t>, vol. 9, no. 2, pp. 190–193, Jul. 2022, doi: 10.7861/fhj.2022-0013.</w:t>
      </w:r>
    </w:p>
    <w:p w14:paraId="7FCB69A4" w14:textId="77777777" w:rsidR="004A6EF3" w:rsidRPr="004A6EF3" w:rsidRDefault="004A6EF3" w:rsidP="004A6EF3">
      <w:pPr>
        <w:pStyle w:val="Bibliography"/>
        <w:rPr>
          <w:rFonts w:ascii="Calibri" w:hAnsi="Calibri" w:cs="Calibri"/>
        </w:rPr>
      </w:pPr>
      <w:r w:rsidRPr="004A6EF3">
        <w:rPr>
          <w:rFonts w:ascii="Calibri" w:hAnsi="Calibri" w:cs="Calibri"/>
        </w:rPr>
        <w:t>[21]</w:t>
      </w:r>
      <w:r w:rsidRPr="004A6EF3">
        <w:rPr>
          <w:rFonts w:ascii="Calibri" w:hAnsi="Calibri" w:cs="Calibri"/>
        </w:rPr>
        <w:tab/>
        <w:t xml:space="preserve">P. Sharma, F. E. Shamout, V. Abrol, and D. A. Clifton, “Data Pre-Processing Using Neural Processes for Modeling Personalized Vital-Sign Time-Series Data,” </w:t>
      </w:r>
      <w:r w:rsidRPr="004A6EF3">
        <w:rPr>
          <w:rFonts w:ascii="Calibri" w:hAnsi="Calibri" w:cs="Calibri"/>
          <w:i/>
          <w:iCs/>
        </w:rPr>
        <w:t>IEEE Journal of Biomedical and Health Informatics</w:t>
      </w:r>
      <w:r w:rsidRPr="004A6EF3">
        <w:rPr>
          <w:rFonts w:ascii="Calibri" w:hAnsi="Calibri" w:cs="Calibri"/>
        </w:rPr>
        <w:t>, vol. 26, no. 4, pp. 1528–1537, Apr. 2022, doi: 10.1109/JBHI.2021.3107518.</w:t>
      </w:r>
    </w:p>
    <w:p w14:paraId="39A0A380" w14:textId="77777777" w:rsidR="004A6EF3" w:rsidRPr="004A6EF3" w:rsidRDefault="004A6EF3" w:rsidP="004A6EF3">
      <w:pPr>
        <w:pStyle w:val="Bibliography"/>
        <w:rPr>
          <w:rFonts w:ascii="Calibri" w:hAnsi="Calibri" w:cs="Calibri"/>
        </w:rPr>
      </w:pPr>
      <w:r w:rsidRPr="004A6EF3">
        <w:rPr>
          <w:rFonts w:ascii="Calibri" w:hAnsi="Calibri" w:cs="Calibri"/>
        </w:rPr>
        <w:t>[22]</w:t>
      </w:r>
      <w:r w:rsidRPr="004A6EF3">
        <w:rPr>
          <w:rFonts w:ascii="Calibri" w:hAnsi="Calibri" w:cs="Calibri"/>
        </w:rPr>
        <w:tab/>
        <w:t xml:space="preserve">E. Brophy, “Synthesis of Dependent Multichannel ECG using Generative Adversarial Networks,” in </w:t>
      </w:r>
      <w:r w:rsidRPr="004A6EF3">
        <w:rPr>
          <w:rFonts w:ascii="Calibri" w:hAnsi="Calibri" w:cs="Calibri"/>
          <w:i/>
          <w:iCs/>
        </w:rPr>
        <w:t>Proceedings of the 29th ACM International Conference on Information &amp; Knowledge Management</w:t>
      </w:r>
      <w:r w:rsidRPr="004A6EF3">
        <w:rPr>
          <w:rFonts w:ascii="Calibri" w:hAnsi="Calibri" w:cs="Calibri"/>
        </w:rPr>
        <w:t>, in CIKM ’20. New York, NY, USA: Association for Computing Machinery, Oct. 2020, pp. 3229–3232. doi: 10.1145/3340531.3418509.</w:t>
      </w:r>
    </w:p>
    <w:p w14:paraId="62AD4721" w14:textId="77777777" w:rsidR="004A6EF3" w:rsidRPr="004A6EF3" w:rsidRDefault="004A6EF3" w:rsidP="004A6EF3">
      <w:pPr>
        <w:pStyle w:val="Bibliography"/>
        <w:rPr>
          <w:rFonts w:ascii="Calibri" w:hAnsi="Calibri" w:cs="Calibri"/>
        </w:rPr>
      </w:pPr>
      <w:r w:rsidRPr="004A6EF3">
        <w:rPr>
          <w:rFonts w:ascii="Calibri" w:hAnsi="Calibri" w:cs="Calibri"/>
        </w:rPr>
        <w:t>[23]</w:t>
      </w:r>
      <w:r w:rsidRPr="004A6EF3">
        <w:rPr>
          <w:rFonts w:ascii="Calibri" w:hAnsi="Calibri" w:cs="Calibri"/>
        </w:rPr>
        <w:tab/>
        <w:t xml:space="preserve">T. T. Huynh </w:t>
      </w:r>
      <w:r w:rsidRPr="004A6EF3">
        <w:rPr>
          <w:rFonts w:ascii="Calibri" w:hAnsi="Calibri" w:cs="Calibri"/>
          <w:i/>
          <w:iCs/>
        </w:rPr>
        <w:t>et al.</w:t>
      </w:r>
      <w:r w:rsidRPr="004A6EF3">
        <w:rPr>
          <w:rFonts w:ascii="Calibri" w:hAnsi="Calibri" w:cs="Calibri"/>
        </w:rPr>
        <w:t xml:space="preserve">, “Efficient Integration of Multi-Order Dynamics and Internal Dynamics in Stock Movement Prediction,” in </w:t>
      </w:r>
      <w:r w:rsidRPr="004A6EF3">
        <w:rPr>
          <w:rFonts w:ascii="Calibri" w:hAnsi="Calibri" w:cs="Calibri"/>
          <w:i/>
          <w:iCs/>
        </w:rPr>
        <w:t>Proceedings of the Sixteenth ACM International Conference on Web Search and Data Mining</w:t>
      </w:r>
      <w:r w:rsidRPr="004A6EF3">
        <w:rPr>
          <w:rFonts w:ascii="Calibri" w:hAnsi="Calibri" w:cs="Calibri"/>
        </w:rPr>
        <w:t>, in WSDM ’23. New York, NY, USA: Association for Computing Machinery, Feb. 2023, pp. 850–858. doi: 10.1145/3539597.3570427.</w:t>
      </w:r>
    </w:p>
    <w:p w14:paraId="2C8EB0D4" w14:textId="77777777" w:rsidR="004A6EF3" w:rsidRPr="004A6EF3" w:rsidRDefault="004A6EF3" w:rsidP="004A6EF3">
      <w:pPr>
        <w:pStyle w:val="Bibliography"/>
        <w:rPr>
          <w:rFonts w:ascii="Calibri" w:hAnsi="Calibri" w:cs="Calibri"/>
        </w:rPr>
      </w:pPr>
      <w:r w:rsidRPr="004A6EF3">
        <w:rPr>
          <w:rFonts w:ascii="Calibri" w:hAnsi="Calibri" w:cs="Calibri"/>
        </w:rPr>
        <w:t>[24]</w:t>
      </w:r>
      <w:r w:rsidRPr="004A6EF3">
        <w:rPr>
          <w:rFonts w:ascii="Calibri" w:hAnsi="Calibri" w:cs="Calibri"/>
        </w:rPr>
        <w:tab/>
        <w:t xml:space="preserve">M. Dogariu, L.-D. Ştefan, B. A. Boteanu, C. Lamba, B. Kim, and B. Ionescu, “Generation of Realistic Synthetic Financial Time-series,” </w:t>
      </w:r>
      <w:r w:rsidRPr="004A6EF3">
        <w:rPr>
          <w:rFonts w:ascii="Calibri" w:hAnsi="Calibri" w:cs="Calibri"/>
          <w:i/>
          <w:iCs/>
        </w:rPr>
        <w:t>ACM Trans. Multimedia Comput. Commun. Appl.</w:t>
      </w:r>
      <w:r w:rsidRPr="004A6EF3">
        <w:rPr>
          <w:rFonts w:ascii="Calibri" w:hAnsi="Calibri" w:cs="Calibri"/>
        </w:rPr>
        <w:t>, vol. 18, no. 4, p. 96:1-96:27, Mar. 2022, doi: 10.1145/3501305.</w:t>
      </w:r>
    </w:p>
    <w:p w14:paraId="792287CF" w14:textId="77777777" w:rsidR="004A6EF3" w:rsidRPr="004A6EF3" w:rsidRDefault="004A6EF3" w:rsidP="004A6EF3">
      <w:pPr>
        <w:pStyle w:val="Bibliography"/>
        <w:rPr>
          <w:rFonts w:ascii="Calibri" w:hAnsi="Calibri" w:cs="Calibri"/>
        </w:rPr>
      </w:pPr>
      <w:r w:rsidRPr="004A6EF3">
        <w:rPr>
          <w:rFonts w:ascii="Calibri" w:hAnsi="Calibri" w:cs="Calibri"/>
        </w:rPr>
        <w:t>[25]</w:t>
      </w:r>
      <w:r w:rsidRPr="004A6EF3">
        <w:rPr>
          <w:rFonts w:ascii="Calibri" w:hAnsi="Calibri" w:cs="Calibri"/>
        </w:rPr>
        <w:tab/>
        <w:t xml:space="preserve">S. R. Polamuri, Dr. K. Srinivas, and Dr. A. Krishna Mohan, “Multi-Model Generative Adversarial Network Hybrid Prediction Algorithm (MMGAN-HPA) for stock market prices prediction,” </w:t>
      </w:r>
      <w:r w:rsidRPr="004A6EF3">
        <w:rPr>
          <w:rFonts w:ascii="Calibri" w:hAnsi="Calibri" w:cs="Calibri"/>
          <w:i/>
          <w:iCs/>
        </w:rPr>
        <w:t>Journal of King Saud University - Computer and Information Sciences</w:t>
      </w:r>
      <w:r w:rsidRPr="004A6EF3">
        <w:rPr>
          <w:rFonts w:ascii="Calibri" w:hAnsi="Calibri" w:cs="Calibri"/>
        </w:rPr>
        <w:t>, vol. 34, no. 9, pp. 7433–7444, Oct. 2022, doi: 10.1016/j.jksuci.2021.07.001.</w:t>
      </w:r>
    </w:p>
    <w:p w14:paraId="3CC10563" w14:textId="77777777" w:rsidR="004A6EF3" w:rsidRPr="004A6EF3" w:rsidRDefault="004A6EF3" w:rsidP="004A6EF3">
      <w:pPr>
        <w:pStyle w:val="Bibliography"/>
        <w:rPr>
          <w:rFonts w:ascii="Calibri" w:hAnsi="Calibri" w:cs="Calibri"/>
        </w:rPr>
      </w:pPr>
      <w:r w:rsidRPr="004A6EF3">
        <w:rPr>
          <w:rFonts w:ascii="Calibri" w:hAnsi="Calibri" w:cs="Calibri"/>
        </w:rPr>
        <w:t>[26]</w:t>
      </w:r>
      <w:r w:rsidRPr="004A6EF3">
        <w:rPr>
          <w:rFonts w:ascii="Calibri" w:hAnsi="Calibri" w:cs="Calibri"/>
        </w:rPr>
        <w:tab/>
        <w:t xml:space="preserve">A. U. Haq, A. Zeb, Z. Lei, and D. Zhang, “Forecasting daily stock trend using multi-filter feature selection and deep learning,” </w:t>
      </w:r>
      <w:r w:rsidRPr="004A6EF3">
        <w:rPr>
          <w:rFonts w:ascii="Calibri" w:hAnsi="Calibri" w:cs="Calibri"/>
          <w:i/>
          <w:iCs/>
        </w:rPr>
        <w:t>Expert Systems with Applications</w:t>
      </w:r>
      <w:r w:rsidRPr="004A6EF3">
        <w:rPr>
          <w:rFonts w:ascii="Calibri" w:hAnsi="Calibri" w:cs="Calibri"/>
        </w:rPr>
        <w:t>, vol. 168, p. 114444, Apr. 2021, doi: 10.1016/j.eswa.2020.114444.</w:t>
      </w:r>
    </w:p>
    <w:p w14:paraId="53F8841A" w14:textId="77777777" w:rsidR="004A6EF3" w:rsidRPr="004A6EF3" w:rsidRDefault="004A6EF3" w:rsidP="004A6EF3">
      <w:pPr>
        <w:pStyle w:val="Bibliography"/>
        <w:rPr>
          <w:rFonts w:ascii="Calibri" w:hAnsi="Calibri" w:cs="Calibri"/>
        </w:rPr>
      </w:pPr>
      <w:r w:rsidRPr="004A6EF3">
        <w:rPr>
          <w:rFonts w:ascii="Calibri" w:hAnsi="Calibri" w:cs="Calibri"/>
        </w:rPr>
        <w:t>[27]</w:t>
      </w:r>
      <w:r w:rsidRPr="004A6EF3">
        <w:rPr>
          <w:rFonts w:ascii="Calibri" w:hAnsi="Calibri" w:cs="Calibri"/>
        </w:rPr>
        <w:tab/>
        <w:t xml:space="preserve">X. Li, Y. Liu, C. Huang, and X. Zhou, “Financial Time Series Prediction Based on GGM-GAN,” in </w:t>
      </w:r>
      <w:r w:rsidRPr="004A6EF3">
        <w:rPr>
          <w:rFonts w:ascii="Calibri" w:hAnsi="Calibri" w:cs="Calibri"/>
          <w:i/>
          <w:iCs/>
        </w:rPr>
        <w:t>2021 16th International Conference on Intelligent Systems and Knowledge Engineering (ISKE)</w:t>
      </w:r>
      <w:r w:rsidRPr="004A6EF3">
        <w:rPr>
          <w:rFonts w:ascii="Calibri" w:hAnsi="Calibri" w:cs="Calibri"/>
        </w:rPr>
        <w:t>, Nov. 2021, pp. 170–174. doi: 10.1109/ISKE54062.2021.9755397.</w:t>
      </w:r>
    </w:p>
    <w:p w14:paraId="7FF0AAD0" w14:textId="77777777" w:rsidR="004A6EF3" w:rsidRPr="004A6EF3" w:rsidRDefault="004A6EF3" w:rsidP="004A6EF3">
      <w:pPr>
        <w:pStyle w:val="Bibliography"/>
        <w:rPr>
          <w:rFonts w:ascii="Calibri" w:hAnsi="Calibri" w:cs="Calibri"/>
        </w:rPr>
      </w:pPr>
      <w:r w:rsidRPr="004A6EF3">
        <w:rPr>
          <w:rFonts w:ascii="Calibri" w:hAnsi="Calibri" w:cs="Calibri"/>
        </w:rPr>
        <w:t>[28]</w:t>
      </w:r>
      <w:r w:rsidRPr="004A6EF3">
        <w:rPr>
          <w:rFonts w:ascii="Calibri" w:hAnsi="Calibri" w:cs="Calibri"/>
        </w:rPr>
        <w:tab/>
        <w:t>P. Muthukumar and J. Zhong, “A Stochastic Time Series Model for Predicting Financial Trends using NLP.” arXiv, Feb. 01, 2021. doi: 10.48550/arXiv.2102.01290.</w:t>
      </w:r>
    </w:p>
    <w:p w14:paraId="4ED5F7CE" w14:textId="77777777" w:rsidR="004A6EF3" w:rsidRPr="004A6EF3" w:rsidRDefault="004A6EF3" w:rsidP="004A6EF3">
      <w:pPr>
        <w:pStyle w:val="Bibliography"/>
        <w:rPr>
          <w:rFonts w:ascii="Calibri" w:hAnsi="Calibri" w:cs="Calibri"/>
        </w:rPr>
      </w:pPr>
      <w:r w:rsidRPr="004A6EF3">
        <w:rPr>
          <w:rFonts w:ascii="Calibri" w:hAnsi="Calibri" w:cs="Calibri"/>
        </w:rPr>
        <w:t>[29]</w:t>
      </w:r>
      <w:r w:rsidRPr="004A6EF3">
        <w:rPr>
          <w:rFonts w:ascii="Calibri" w:hAnsi="Calibri" w:cs="Calibri"/>
        </w:rPr>
        <w:tab/>
        <w:t>J. Gu, F. P. Deek, and G. Wang, “Stock Broad-Index Trend Patterns Learning via Domain Knowledge Informed Generative Network.” arXiv, Feb. 27, 2023. doi: 10.48550/arXiv.2302.14164.</w:t>
      </w:r>
    </w:p>
    <w:p w14:paraId="019078A0" w14:textId="77777777" w:rsidR="004A6EF3" w:rsidRPr="004A6EF3" w:rsidRDefault="004A6EF3" w:rsidP="004A6EF3">
      <w:pPr>
        <w:pStyle w:val="Bibliography"/>
        <w:rPr>
          <w:rFonts w:ascii="Calibri" w:hAnsi="Calibri" w:cs="Calibri"/>
        </w:rPr>
      </w:pPr>
      <w:r w:rsidRPr="004A6EF3">
        <w:rPr>
          <w:rFonts w:ascii="Calibri" w:hAnsi="Calibri" w:cs="Calibri"/>
        </w:rPr>
        <w:t>[30]</w:t>
      </w:r>
      <w:r w:rsidRPr="004A6EF3">
        <w:rPr>
          <w:rFonts w:ascii="Calibri" w:hAnsi="Calibri" w:cs="Calibri"/>
        </w:rPr>
        <w:tab/>
        <w:t>M. Vuletić, M. Cucuringu, and F. Prenzel, “Fin-GAN: Forecasting and Classifying Financial Time Series via Generative Adversarial Networks.” Rochester, NY, Jan. 18, 2023. doi: 10.2139/ssrn.4328302.</w:t>
      </w:r>
    </w:p>
    <w:p w14:paraId="1E703CFD" w14:textId="77777777" w:rsidR="004A6EF3" w:rsidRPr="004A6EF3" w:rsidRDefault="004A6EF3" w:rsidP="004A6EF3">
      <w:pPr>
        <w:pStyle w:val="Bibliography"/>
        <w:rPr>
          <w:rFonts w:ascii="Calibri" w:hAnsi="Calibri" w:cs="Calibri"/>
        </w:rPr>
      </w:pPr>
      <w:r w:rsidRPr="004A6EF3">
        <w:rPr>
          <w:rFonts w:ascii="Calibri" w:hAnsi="Calibri" w:cs="Calibri"/>
        </w:rPr>
        <w:t>[31]</w:t>
      </w:r>
      <w:r w:rsidRPr="004A6EF3">
        <w:rPr>
          <w:rFonts w:ascii="Calibri" w:hAnsi="Calibri" w:cs="Calibri"/>
        </w:rPr>
        <w:tab/>
        <w:t xml:space="preserve">A. Koochali, A. Dengel, and S. Ahmed, “If You Like It, GAN It—Probabilistic Multivariate Times Series Forecast with GAN,” </w:t>
      </w:r>
      <w:r w:rsidRPr="004A6EF3">
        <w:rPr>
          <w:rFonts w:ascii="Calibri" w:hAnsi="Calibri" w:cs="Calibri"/>
          <w:i/>
          <w:iCs/>
        </w:rPr>
        <w:t>Engineering Proceedings</w:t>
      </w:r>
      <w:r w:rsidRPr="004A6EF3">
        <w:rPr>
          <w:rFonts w:ascii="Calibri" w:hAnsi="Calibri" w:cs="Calibri"/>
        </w:rPr>
        <w:t>, vol. 5, no. 1, Art. no. 1, 2021, doi: 10.3390/engproc2021005040.</w:t>
      </w:r>
    </w:p>
    <w:p w14:paraId="52E0657D" w14:textId="77777777" w:rsidR="004A6EF3" w:rsidRPr="004A6EF3" w:rsidRDefault="004A6EF3" w:rsidP="004A6EF3">
      <w:pPr>
        <w:pStyle w:val="Bibliography"/>
        <w:rPr>
          <w:rFonts w:ascii="Calibri" w:hAnsi="Calibri" w:cs="Calibri"/>
        </w:rPr>
      </w:pPr>
      <w:r w:rsidRPr="004A6EF3">
        <w:rPr>
          <w:rFonts w:ascii="Calibri" w:hAnsi="Calibri" w:cs="Calibri"/>
        </w:rPr>
        <w:t>[32]</w:t>
      </w:r>
      <w:r w:rsidRPr="004A6EF3">
        <w:rPr>
          <w:rFonts w:ascii="Calibri" w:hAnsi="Calibri" w:cs="Calibri"/>
        </w:rPr>
        <w:tab/>
        <w:t>“Patch Time Series Transformer in Hugging Face.” Accessed: Apr. 29, 2024. [Online]. Available: https://huggingface.co/blog/patchtst</w:t>
      </w:r>
    </w:p>
    <w:p w14:paraId="05A25EDE" w14:textId="77777777" w:rsidR="004A6EF3" w:rsidRPr="004A6EF3" w:rsidRDefault="004A6EF3" w:rsidP="004A6EF3">
      <w:pPr>
        <w:pStyle w:val="Bibliography"/>
        <w:rPr>
          <w:rFonts w:ascii="Calibri" w:hAnsi="Calibri" w:cs="Calibri"/>
        </w:rPr>
      </w:pPr>
      <w:r w:rsidRPr="004A6EF3">
        <w:rPr>
          <w:rFonts w:ascii="Calibri" w:hAnsi="Calibri" w:cs="Calibri"/>
        </w:rPr>
        <w:t>[33]</w:t>
      </w:r>
      <w:r w:rsidRPr="004A6EF3">
        <w:rPr>
          <w:rFonts w:ascii="Calibri" w:hAnsi="Calibri" w:cs="Calibri"/>
        </w:rPr>
        <w:tab/>
        <w:t>P. Masset, “Analysis of Financial Time-Series Using Fourier and Wavelet Methods.” Rochester, NY, Oct. 24, 2008. doi: 10.2139/ssrn.1289420.</w:t>
      </w:r>
    </w:p>
    <w:p w14:paraId="411E1C67" w14:textId="77777777" w:rsidR="004A6EF3" w:rsidRPr="004A6EF3" w:rsidRDefault="004A6EF3" w:rsidP="004A6EF3">
      <w:pPr>
        <w:pStyle w:val="Bibliography"/>
        <w:rPr>
          <w:rFonts w:ascii="Calibri" w:hAnsi="Calibri" w:cs="Calibri"/>
        </w:rPr>
      </w:pPr>
      <w:r w:rsidRPr="004A6EF3">
        <w:rPr>
          <w:rFonts w:ascii="Calibri" w:hAnsi="Calibri" w:cs="Calibri"/>
        </w:rPr>
        <w:t>[34]</w:t>
      </w:r>
      <w:r w:rsidRPr="004A6EF3">
        <w:rPr>
          <w:rFonts w:ascii="Calibri" w:hAnsi="Calibri" w:cs="Calibri"/>
        </w:rPr>
        <w:tab/>
        <w:t xml:space="preserve">P. Narayan and S. Popp, “A New Unit Root Test with Two Structural Breaks in Level and Slope at Unknown Time,” </w:t>
      </w:r>
      <w:r w:rsidRPr="004A6EF3">
        <w:rPr>
          <w:rFonts w:ascii="Calibri" w:hAnsi="Calibri" w:cs="Calibri"/>
          <w:i/>
          <w:iCs/>
        </w:rPr>
        <w:t>Journal of Applied Statistics</w:t>
      </w:r>
      <w:r w:rsidRPr="004A6EF3">
        <w:rPr>
          <w:rFonts w:ascii="Calibri" w:hAnsi="Calibri" w:cs="Calibri"/>
        </w:rPr>
        <w:t>, vol. 37, pp. 1425–1438, Sep. 2010, doi: 10.1080/02664760903039883.</w:t>
      </w:r>
    </w:p>
    <w:p w14:paraId="3B346646" w14:textId="77777777" w:rsidR="004A6EF3" w:rsidRPr="004A6EF3" w:rsidRDefault="004A6EF3" w:rsidP="004A6EF3">
      <w:pPr>
        <w:pStyle w:val="Bibliography"/>
        <w:rPr>
          <w:rFonts w:ascii="Calibri" w:hAnsi="Calibri" w:cs="Calibri"/>
        </w:rPr>
      </w:pPr>
      <w:r w:rsidRPr="004A6EF3">
        <w:rPr>
          <w:rFonts w:ascii="Calibri" w:hAnsi="Calibri" w:cs="Calibri"/>
        </w:rPr>
        <w:lastRenderedPageBreak/>
        <w:t>[35]</w:t>
      </w:r>
      <w:r w:rsidRPr="004A6EF3">
        <w:rPr>
          <w:rFonts w:ascii="Calibri" w:hAnsi="Calibri" w:cs="Calibri"/>
        </w:rPr>
        <w:tab/>
        <w:t xml:space="preserve">D. Kwiatkowski, P. C. B. Phillips, P. Schmidt, and Y. Shin, “Testing the null hypothesis of stationarity against the alternative of a unit root: How sure are we that economic time series have a unit root?,” </w:t>
      </w:r>
      <w:r w:rsidRPr="004A6EF3">
        <w:rPr>
          <w:rFonts w:ascii="Calibri" w:hAnsi="Calibri" w:cs="Calibri"/>
          <w:i/>
          <w:iCs/>
        </w:rPr>
        <w:t>Journal of Econometrics</w:t>
      </w:r>
      <w:r w:rsidRPr="004A6EF3">
        <w:rPr>
          <w:rFonts w:ascii="Calibri" w:hAnsi="Calibri" w:cs="Calibri"/>
        </w:rPr>
        <w:t>, vol. 54, no. 1, pp. 159–178, Oct. 1992, doi: 10.1016/0304-4076(92)90104-Y.</w:t>
      </w:r>
    </w:p>
    <w:p w14:paraId="64445083" w14:textId="77777777" w:rsidR="004A6EF3" w:rsidRPr="004A6EF3" w:rsidRDefault="004A6EF3" w:rsidP="004A6EF3">
      <w:pPr>
        <w:pStyle w:val="Bibliography"/>
        <w:rPr>
          <w:rFonts w:ascii="Calibri" w:hAnsi="Calibri" w:cs="Calibri"/>
        </w:rPr>
      </w:pPr>
      <w:r w:rsidRPr="004A6EF3">
        <w:rPr>
          <w:rFonts w:ascii="Calibri" w:hAnsi="Calibri" w:cs="Calibri"/>
        </w:rPr>
        <w:t>[36]</w:t>
      </w:r>
      <w:r w:rsidRPr="004A6EF3">
        <w:rPr>
          <w:rFonts w:ascii="Calibri" w:hAnsi="Calibri" w:cs="Calibri"/>
        </w:rPr>
        <w:tab/>
        <w:t>“Why do we use a test set in Machine Learning?,” Deepchecks. Accessed: Apr. 29, 2024. [Online]. Available: https://deepchecks.com/question/why-do-we-use-a-test-set-in-machine-learning/</w:t>
      </w:r>
    </w:p>
    <w:p w14:paraId="2BD19D90" w14:textId="77777777" w:rsidR="004A6EF3" w:rsidRPr="004A6EF3" w:rsidRDefault="004A6EF3" w:rsidP="004A6EF3">
      <w:pPr>
        <w:pStyle w:val="Bibliography"/>
        <w:rPr>
          <w:rFonts w:ascii="Calibri" w:hAnsi="Calibri" w:cs="Calibri"/>
        </w:rPr>
      </w:pPr>
      <w:r w:rsidRPr="004A6EF3">
        <w:rPr>
          <w:rFonts w:ascii="Calibri" w:hAnsi="Calibri" w:cs="Calibri"/>
        </w:rPr>
        <w:t>[37]</w:t>
      </w:r>
      <w:r w:rsidRPr="004A6EF3">
        <w:rPr>
          <w:rFonts w:ascii="Calibri" w:hAnsi="Calibri" w:cs="Calibri"/>
        </w:rPr>
        <w:tab/>
        <w:t>baeldung, “Training and Validation Loss in Deep Learning | Baeldung on Computer Science.” Accessed: Apr. 29, 2024. [Online]. Available: https://www.baeldung.com/cs/training-validation-loss-deep-learning</w:t>
      </w:r>
    </w:p>
    <w:p w14:paraId="23966D57" w14:textId="77777777" w:rsidR="004A6EF3" w:rsidRPr="004A6EF3" w:rsidRDefault="004A6EF3" w:rsidP="004A6EF3">
      <w:pPr>
        <w:pStyle w:val="Bibliography"/>
        <w:rPr>
          <w:rFonts w:ascii="Calibri" w:hAnsi="Calibri" w:cs="Calibri"/>
        </w:rPr>
      </w:pPr>
      <w:r w:rsidRPr="004A6EF3">
        <w:rPr>
          <w:rFonts w:ascii="Calibri" w:hAnsi="Calibri" w:cs="Calibri"/>
        </w:rPr>
        <w:t>[38]</w:t>
      </w:r>
      <w:r w:rsidRPr="004A6EF3">
        <w:rPr>
          <w:rFonts w:ascii="Calibri" w:hAnsi="Calibri" w:cs="Calibri"/>
        </w:rPr>
        <w:tab/>
        <w:t xml:space="preserve">T. Akiba, S. Sano, T. Yanase, T. Ohta, and M. Koyama, “Optuna: A Next-generation Hyperparameter Optimization Framework,” in </w:t>
      </w:r>
      <w:r w:rsidRPr="004A6EF3">
        <w:rPr>
          <w:rFonts w:ascii="Calibri" w:hAnsi="Calibri" w:cs="Calibri"/>
          <w:i/>
          <w:iCs/>
        </w:rPr>
        <w:t>Proceedings of the 25th ACM SIGKDD International Conference on Knowledge Discovery &amp; Data Mining</w:t>
      </w:r>
      <w:r w:rsidRPr="004A6EF3">
        <w:rPr>
          <w:rFonts w:ascii="Calibri" w:hAnsi="Calibri" w:cs="Calibri"/>
        </w:rPr>
        <w:t>, in KDD ’19. New York, NY, USA: Association for Computing Machinery, Jul. 2019, pp. 2623–2631. doi: 10.1145/3292500.3330701.</w:t>
      </w:r>
    </w:p>
    <w:p w14:paraId="6562BD51" w14:textId="1800B5D2" w:rsidR="00E4268F" w:rsidRPr="00AB6428" w:rsidRDefault="00EB5EEC" w:rsidP="008D379A">
      <w:r>
        <w:fldChar w:fldCharType="end"/>
      </w:r>
    </w:p>
    <w:p w14:paraId="4E3F16BB" w14:textId="3B85719F" w:rsidR="128181EA" w:rsidRPr="00AB6428" w:rsidRDefault="128181EA" w:rsidP="69E4C95E">
      <w:pPr>
        <w:spacing w:after="0" w:line="240" w:lineRule="auto"/>
        <w:ind w:left="567" w:hanging="567"/>
        <w:rPr>
          <w:rFonts w:ascii="Calibri" w:eastAsia="Calibri" w:hAnsi="Calibri" w:cs="Calibri"/>
          <w:color w:val="auto"/>
        </w:rPr>
      </w:pPr>
    </w:p>
    <w:p w14:paraId="7F4BF433" w14:textId="299B4104" w:rsidR="69F650D2" w:rsidRPr="00AB6428" w:rsidRDefault="69F650D2" w:rsidP="69E4C95E">
      <w:pPr>
        <w:spacing w:after="0" w:line="240" w:lineRule="auto"/>
        <w:ind w:left="567" w:hanging="567"/>
        <w:rPr>
          <w:rStyle w:val="Hyperlink"/>
          <w:rFonts w:ascii="Calibri" w:eastAsia="Calibri" w:hAnsi="Calibri" w:cs="Calibri"/>
          <w:color w:val="auto"/>
          <w:u w:val="none"/>
        </w:rPr>
      </w:pPr>
    </w:p>
    <w:p w14:paraId="1268FAE7" w14:textId="3568CECA" w:rsidR="545AE809" w:rsidRDefault="545AE809" w:rsidP="545AE809">
      <w:pPr>
        <w:spacing w:after="0" w:line="240" w:lineRule="auto"/>
        <w:ind w:left="360" w:right="96"/>
        <w:rPr>
          <w:rFonts w:ascii="Calibri" w:eastAsia="Calibri" w:hAnsi="Calibri" w:cs="Calibri"/>
          <w:color w:val="auto"/>
        </w:rPr>
      </w:pPr>
    </w:p>
    <w:p w14:paraId="138BABA0" w14:textId="54E911D3" w:rsidR="457DD20B" w:rsidRPr="00AB6428" w:rsidRDefault="457DD20B" w:rsidP="4B6EB62B">
      <w:pPr>
        <w:spacing w:after="0" w:line="240" w:lineRule="auto"/>
        <w:ind w:left="567" w:hanging="567"/>
        <w:rPr>
          <w:rFonts w:ascii="Calibri" w:eastAsia="Calibri" w:hAnsi="Calibri" w:cs="Calibri"/>
          <w:color w:val="auto"/>
        </w:rPr>
      </w:pPr>
    </w:p>
    <w:sectPr w:rsidR="457DD20B" w:rsidRPr="00AB6428" w:rsidSect="00B43C89">
      <w:type w:val="oddPage"/>
      <w:pgSz w:w="12240" w:h="15840" w:code="1"/>
      <w:pgMar w:top="720" w:right="1080" w:bottom="720" w:left="1080" w:header="706" w:footer="706" w:gutter="0"/>
      <w:cols w:space="851"/>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Author" w:initials="A">
    <w:p w14:paraId="3ED77141" w14:textId="77777777" w:rsidR="00096D8F" w:rsidRDefault="00096D8F" w:rsidP="0079130C">
      <w:r>
        <w:rPr>
          <w:rStyle w:val="CommentReference"/>
        </w:rPr>
        <w:annotationRef/>
      </w:r>
      <w:r>
        <w:rPr>
          <w:color w:val="000000"/>
          <w:sz w:val="20"/>
          <w:szCs w:val="20"/>
        </w:rPr>
        <w:t>Write the project title not your group name.</w:t>
      </w:r>
    </w:p>
  </w:comment>
  <w:comment w:id="2" w:author="Author" w:initials="A">
    <w:p w14:paraId="160FEC8F" w14:textId="77777777" w:rsidR="001A355D" w:rsidRDefault="00FD0568" w:rsidP="001A355D">
      <w:pPr>
        <w:pStyle w:val="CommentText"/>
      </w:pPr>
      <w:r>
        <w:rPr>
          <w:rStyle w:val="CommentReference"/>
        </w:rPr>
        <w:annotationRef/>
      </w:r>
      <w:r w:rsidR="001A355D">
        <w:rPr>
          <w:color w:val="000000"/>
        </w:rPr>
        <w:t xml:space="preserve">I see certain pattens in the writing style that resemble ChatGPT style of writing. I need your team to provide an evidence of research to prove that the contents in your report is original and backed by research. </w:t>
      </w:r>
    </w:p>
  </w:comment>
  <w:comment w:id="3" w:author="Author" w:initials="A">
    <w:p w14:paraId="654CDB86" w14:textId="53C30FCD" w:rsidR="2E87CB91" w:rsidRDefault="2E87CB91">
      <w:pPr>
        <w:pStyle w:val="CommentText"/>
      </w:pPr>
      <w:r>
        <w:t>We included the citations throughout the text.</w:t>
      </w:r>
      <w:r>
        <w:rPr>
          <w:rStyle w:val="CommentReference"/>
        </w:rPr>
        <w:annotationRef/>
      </w:r>
    </w:p>
  </w:comment>
  <w:comment w:id="4" w:author="Author" w:initials="A">
    <w:p w14:paraId="13BA024D" w14:textId="57D14F29" w:rsidR="2E87CB91" w:rsidRDefault="2E87CB91">
      <w:pPr>
        <w:pStyle w:val="CommentText"/>
      </w:pPr>
      <w:r>
        <w:t>Could you please highlight the sections you see those patterns?</w:t>
      </w:r>
      <w:r>
        <w:rPr>
          <w:rStyle w:val="CommentReference"/>
        </w:rPr>
        <w:annotationRef/>
      </w:r>
    </w:p>
  </w:comment>
  <w:comment w:id="5" w:author="Author" w:initials="A">
    <w:p w14:paraId="3853E689" w14:textId="052643A6" w:rsidR="2E87CB91" w:rsidRDefault="2E87CB91">
      <w:pPr>
        <w:pStyle w:val="CommentText"/>
      </w:pPr>
      <w:r>
        <w:t>We have added references from where we got the content.</w:t>
      </w:r>
      <w:r>
        <w:rPr>
          <w:rStyle w:val="CommentReference"/>
        </w:rPr>
        <w:annotationRef/>
      </w:r>
    </w:p>
  </w:comment>
  <w:comment w:id="12" w:author="Author" w:initials="A">
    <w:p w14:paraId="67C35C17" w14:textId="77777777" w:rsidR="00DE69DC" w:rsidRDefault="00DE69DC" w:rsidP="00DE69DC">
      <w:pPr>
        <w:pStyle w:val="CommentText"/>
      </w:pPr>
      <w:r>
        <w:rPr>
          <w:rStyle w:val="CommentReference"/>
        </w:rPr>
        <w:annotationRef/>
      </w:r>
      <w:r>
        <w:rPr>
          <w:color w:val="000000"/>
        </w:rPr>
        <w:t>I don’t see the reference to this blog in this page.</w:t>
      </w:r>
    </w:p>
  </w:comment>
  <w:comment w:id="13" w:author="Author" w:initials="A">
    <w:p w14:paraId="75507035" w14:textId="4D81E261" w:rsidR="16DD46B0" w:rsidRDefault="0074197A">
      <w:pPr>
        <w:pStyle w:val="CommentText"/>
      </w:pPr>
      <w:r w:rsidRPr="00224950">
        <w:t>[Mention was removed]</w:t>
      </w:r>
      <w:r w:rsidR="16DD46B0">
        <w:t xml:space="preserve"> </w:t>
      </w:r>
      <w:r w:rsidR="16DD46B0">
        <w:rPr>
          <w:rStyle w:val="CommentReference"/>
        </w:rPr>
        <w:annotationRef/>
      </w:r>
    </w:p>
  </w:comment>
  <w:comment w:id="15" w:author="Author" w:initials="A">
    <w:p w14:paraId="2BF7219B" w14:textId="1379AA08" w:rsidR="00FD0568" w:rsidRDefault="00FD0568" w:rsidP="0079130C">
      <w:r>
        <w:rPr>
          <w:rStyle w:val="CommentReference"/>
        </w:rPr>
        <w:annotationRef/>
      </w:r>
      <w:r>
        <w:rPr>
          <w:color w:val="000000"/>
          <w:sz w:val="20"/>
          <w:szCs w:val="20"/>
        </w:rPr>
        <w:t>This is a typical ChatGPT style.</w:t>
      </w:r>
    </w:p>
  </w:comment>
  <w:comment w:id="17" w:author="Author" w:initials="A">
    <w:p w14:paraId="45582ACE" w14:textId="2853C299" w:rsidR="00096D8F" w:rsidRDefault="00096D8F" w:rsidP="0079130C">
      <w:r>
        <w:rPr>
          <w:rStyle w:val="CommentReference"/>
        </w:rPr>
        <w:annotationRef/>
      </w:r>
      <w:r>
        <w:rPr>
          <w:color w:val="000000"/>
          <w:sz w:val="20"/>
          <w:szCs w:val="20"/>
        </w:rPr>
        <w:t>I would prefer using the term Machine Learning as opposed to “AI”.</w:t>
      </w:r>
    </w:p>
    <w:p w14:paraId="1BF2DFD8" w14:textId="77777777" w:rsidR="00096D8F" w:rsidRDefault="00096D8F" w:rsidP="0079130C"/>
  </w:comment>
  <w:comment w:id="27" w:author="Author" w:initials="A">
    <w:p w14:paraId="487625C5" w14:textId="34B603B2" w:rsidR="31BB0C10" w:rsidRDefault="31BB0C10">
      <w:pPr>
        <w:pStyle w:val="CommentText"/>
      </w:pPr>
      <w:r>
        <w:t>ChatGPT  style</w:t>
      </w:r>
      <w:r>
        <w:rPr>
          <w:rStyle w:val="CommentReference"/>
        </w:rPr>
        <w:annotationRef/>
      </w:r>
    </w:p>
  </w:comment>
  <w:comment w:id="28" w:author="Author" w:initials="A">
    <w:p w14:paraId="21372C03" w14:textId="77777777" w:rsidR="0098502D" w:rsidRDefault="0098502D" w:rsidP="0098502D">
      <w:pPr>
        <w:pStyle w:val="CommentText"/>
      </w:pPr>
      <w:r>
        <w:rPr>
          <w:rStyle w:val="CommentReference"/>
        </w:rPr>
        <w:annotationRef/>
      </w:r>
      <w:r>
        <w:t xml:space="preserve">KT - please explain, I wrote this personally.  </w:t>
      </w:r>
    </w:p>
  </w:comment>
  <w:comment w:id="30" w:author="Author" w:initials="A">
    <w:p w14:paraId="43201FB1" w14:textId="77777777" w:rsidR="00486CB0" w:rsidRDefault="00486CB0" w:rsidP="00486CB0">
      <w:r>
        <w:rPr>
          <w:rStyle w:val="CommentReference"/>
        </w:rPr>
        <w:annotationRef/>
      </w:r>
      <w:r>
        <w:rPr>
          <w:color w:val="000000"/>
          <w:sz w:val="20"/>
          <w:szCs w:val="20"/>
        </w:rPr>
        <w:t>What does this mean?</w:t>
      </w:r>
    </w:p>
  </w:comment>
  <w:comment w:id="31" w:author="Author" w:initials="A">
    <w:p w14:paraId="029A201E" w14:textId="77777777" w:rsidR="001B7F76" w:rsidRDefault="001B7F76" w:rsidP="001B7F76">
      <w:r>
        <w:rPr>
          <w:rStyle w:val="CommentReference"/>
        </w:rPr>
        <w:annotationRef/>
      </w:r>
      <w:r>
        <w:rPr>
          <w:color w:val="000000"/>
          <w:sz w:val="20"/>
          <w:szCs w:val="20"/>
        </w:rPr>
        <w:t>What is this?</w:t>
      </w:r>
    </w:p>
  </w:comment>
  <w:comment w:id="35" w:author="Author" w:initials="A">
    <w:p w14:paraId="596DF167" w14:textId="77777777" w:rsidR="003A1923" w:rsidRDefault="003A1923" w:rsidP="0079130C">
      <w:r>
        <w:rPr>
          <w:rStyle w:val="CommentReference"/>
        </w:rPr>
        <w:annotationRef/>
      </w:r>
      <w:r>
        <w:rPr>
          <w:color w:val="000000"/>
          <w:sz w:val="20"/>
          <w:szCs w:val="20"/>
        </w:rPr>
        <w:t>Consider grammar revision.</w:t>
      </w:r>
    </w:p>
  </w:comment>
  <w:comment w:id="39" w:author="Author" w:initials="A">
    <w:p w14:paraId="4CD77DCF" w14:textId="2BDE20C0" w:rsidR="008F2094" w:rsidRDefault="008F2094" w:rsidP="0079130C">
      <w:r>
        <w:rPr>
          <w:rStyle w:val="CommentReference"/>
        </w:rPr>
        <w:annotationRef/>
      </w:r>
      <w:r>
        <w:rPr>
          <w:color w:val="000000"/>
          <w:sz w:val="20"/>
          <w:szCs w:val="20"/>
        </w:rPr>
        <w:t>Make it generic and industry agnostic not specific to a particular industry usage scenario.</w:t>
      </w:r>
    </w:p>
  </w:comment>
  <w:comment w:id="40" w:author="Author" w:initials="A">
    <w:p w14:paraId="49017B3D" w14:textId="77777777" w:rsidR="008F2094" w:rsidRDefault="008F2094" w:rsidP="0079130C">
      <w:r>
        <w:rPr>
          <w:rStyle w:val="CommentReference"/>
        </w:rPr>
        <w:annotationRef/>
      </w:r>
      <w:r>
        <w:rPr>
          <w:color w:val="000000"/>
          <w:sz w:val="20"/>
          <w:szCs w:val="20"/>
        </w:rPr>
        <w:t>Weather conditions??</w:t>
      </w:r>
    </w:p>
    <w:p w14:paraId="13B195E1" w14:textId="77777777" w:rsidR="008F2094" w:rsidRDefault="008F2094" w:rsidP="0079130C"/>
  </w:comment>
  <w:comment w:id="42" w:author="Author" w:initials="A">
    <w:p w14:paraId="42CA4120" w14:textId="5C4215E1" w:rsidR="008F2094" w:rsidRDefault="008F2094" w:rsidP="0079130C">
      <w:r>
        <w:rPr>
          <w:rStyle w:val="CommentReference"/>
        </w:rPr>
        <w:annotationRef/>
      </w:r>
      <w:r>
        <w:rPr>
          <w:color w:val="000000"/>
          <w:sz w:val="20"/>
          <w:szCs w:val="20"/>
        </w:rPr>
        <w:t>Generalize this to not have any industry specific usage scenario.</w:t>
      </w:r>
    </w:p>
  </w:comment>
  <w:comment w:id="52" w:author="Author" w:initials="A">
    <w:p w14:paraId="2BCB6B80" w14:textId="3CB22A9A" w:rsidR="30FE8672" w:rsidRDefault="30FE8672">
      <w:pPr>
        <w:pStyle w:val="CommentText"/>
      </w:pPr>
      <w:r>
        <w:t>Professor asks, "How did you calculate it? Python? R? "</w:t>
      </w:r>
      <w:r>
        <w:rPr>
          <w:rStyle w:val="CommentReference"/>
        </w:rPr>
        <w:annotationRef/>
      </w:r>
    </w:p>
  </w:comment>
  <w:comment w:id="53" w:author="Author" w:initials="A">
    <w:p w14:paraId="428C05DF" w14:textId="5E75C34E" w:rsidR="374DA0E5" w:rsidRDefault="374DA0E5">
      <w:pPr>
        <w:pStyle w:val="CommentText"/>
      </w:pPr>
      <w:r>
        <w:t>the text is added to address this. using python.</w:t>
      </w:r>
      <w:r>
        <w:rPr>
          <w:rStyle w:val="CommentReference"/>
        </w:rPr>
        <w:annotationRef/>
      </w:r>
    </w:p>
    <w:p w14:paraId="74065774" w14:textId="04B4415E" w:rsidR="374DA0E5" w:rsidRDefault="374DA0E5">
      <w:pPr>
        <w:pStyle w:val="CommentText"/>
      </w:pPr>
    </w:p>
  </w:comment>
  <w:comment w:id="65" w:author="Author" w:initials="A">
    <w:p w14:paraId="05F622B8" w14:textId="77777777" w:rsidR="0074197A" w:rsidRDefault="0074197A" w:rsidP="00121D34">
      <w:r>
        <w:rPr>
          <w:rStyle w:val="CommentReference"/>
        </w:rPr>
        <w:annotationRef/>
      </w:r>
      <w:r>
        <w:rPr>
          <w:color w:val="000000"/>
          <w:sz w:val="20"/>
          <w:szCs w:val="20"/>
        </w:rPr>
        <w:t>System architecture is missing.</w:t>
      </w:r>
    </w:p>
  </w:comment>
  <w:comment w:id="68" w:author="Author" w:initials="A">
    <w:p w14:paraId="4634D32A" w14:textId="77777777" w:rsidR="0074197A" w:rsidRDefault="0074197A" w:rsidP="00121D34">
      <w:r>
        <w:rPr>
          <w:rStyle w:val="CommentReference"/>
        </w:rPr>
        <w:annotationRef/>
      </w:r>
      <w:r>
        <w:rPr>
          <w:color w:val="000000"/>
          <w:sz w:val="20"/>
          <w:szCs w:val="20"/>
        </w:rPr>
        <w:t>Which 3 models?</w:t>
      </w:r>
    </w:p>
    <w:p w14:paraId="5469B9D8" w14:textId="77777777" w:rsidR="0074197A" w:rsidRDefault="0074197A" w:rsidP="00121D34"/>
  </w:comment>
  <w:comment w:id="69" w:author="Author" w:initials="A">
    <w:p w14:paraId="7D7F6BB8" w14:textId="41C15D41" w:rsidR="00E4059D" w:rsidRDefault="00E4059D" w:rsidP="00E4059D">
      <w:pPr>
        <w:pStyle w:val="CommentText"/>
      </w:pPr>
      <w:r>
        <w:rPr>
          <w:rStyle w:val="CommentReference"/>
        </w:rPr>
        <w:annotationRef/>
      </w:r>
      <w:r w:rsidRPr="002173AB">
        <w:t>[Mention was removed]</w:t>
      </w:r>
      <w:r>
        <w:t xml:space="preserve"> </w:t>
      </w:r>
    </w:p>
  </w:comment>
  <w:comment w:id="75" w:author="Author" w:initials="A">
    <w:p w14:paraId="62317EC6" w14:textId="69C254CC" w:rsidR="0074197A" w:rsidRDefault="0074197A" w:rsidP="00121D34">
      <w:r>
        <w:rPr>
          <w:rStyle w:val="CommentReference"/>
        </w:rPr>
        <w:annotationRef/>
      </w:r>
      <w:r>
        <w:rPr>
          <w:color w:val="000000"/>
          <w:sz w:val="20"/>
          <w:szCs w:val="20"/>
        </w:rPr>
        <w:t>This is not your goal. Your goal is to build an algorithm that can take any time series data and predict the outcome using Transformers. Stock data is an example and you used to test your model.</w:t>
      </w:r>
    </w:p>
  </w:comment>
  <w:comment w:id="76" w:author="Author" w:initials="A">
    <w:p w14:paraId="78C37066" w14:textId="77777777" w:rsidR="0074197A" w:rsidRDefault="0074197A" w:rsidP="00121D34">
      <w:r>
        <w:rPr>
          <w:rStyle w:val="CommentReference"/>
        </w:rPr>
        <w:annotationRef/>
      </w:r>
      <w:r>
        <w:rPr>
          <w:color w:val="000000"/>
          <w:sz w:val="20"/>
          <w:szCs w:val="20"/>
        </w:rPr>
        <w:t>Good table.</w:t>
      </w:r>
    </w:p>
    <w:p w14:paraId="557966A3" w14:textId="77777777" w:rsidR="0074197A" w:rsidRDefault="0074197A" w:rsidP="00121D34"/>
  </w:comment>
  <w:comment w:id="77" w:author="Author" w:initials="A">
    <w:p w14:paraId="629C7AD1" w14:textId="74D9A83C" w:rsidR="04F8163E" w:rsidRDefault="04F8163E">
      <w:pPr>
        <w:pStyle w:val="CommentText"/>
      </w:pPr>
      <w:r>
        <w:t>thankyou professor</w:t>
      </w:r>
      <w:r>
        <w:rPr>
          <w:rStyle w:val="CommentReference"/>
        </w:rPr>
        <w:annotationRef/>
      </w:r>
    </w:p>
  </w:comment>
  <w:comment w:id="83" w:author="Author" w:initials="A">
    <w:p w14:paraId="0C31FCFF" w14:textId="77777777" w:rsidR="0074197A" w:rsidRDefault="0074197A" w:rsidP="00121D34">
      <w:r>
        <w:rPr>
          <w:rStyle w:val="CommentReference"/>
        </w:rPr>
        <w:annotationRef/>
      </w:r>
      <w:r>
        <w:rPr>
          <w:color w:val="000000"/>
          <w:sz w:val="20"/>
          <w:szCs w:val="20"/>
        </w:rPr>
        <w:t>Write in present or past tense format and not in the future tense</w:t>
      </w:r>
    </w:p>
  </w:comment>
  <w:comment w:id="86" w:author="Author" w:initials="A">
    <w:p w14:paraId="34933FF6" w14:textId="77777777" w:rsidR="0074197A" w:rsidRDefault="0074197A" w:rsidP="00121D34">
      <w:r>
        <w:rPr>
          <w:rStyle w:val="CommentReference"/>
        </w:rPr>
        <w:annotationRef/>
      </w:r>
      <w:r>
        <w:rPr>
          <w:color w:val="000000"/>
          <w:sz w:val="20"/>
          <w:szCs w:val="20"/>
        </w:rPr>
        <w:t>Instead of saying above diagramam, give reference using Figure x.</w:t>
      </w:r>
    </w:p>
  </w:comment>
  <w:comment w:id="89" w:author="Author" w:initials="A">
    <w:p w14:paraId="4A9C0981" w14:textId="4B76F50A" w:rsidR="00EC1B2A" w:rsidRDefault="00EC1B2A" w:rsidP="00EC1B2A">
      <w:pPr>
        <w:pStyle w:val="CommentText"/>
      </w:pPr>
      <w:r>
        <w:rPr>
          <w:rStyle w:val="CommentReference"/>
        </w:rPr>
        <w:annotationRef/>
      </w:r>
      <w:r w:rsidRPr="00231467">
        <w:t>[Mention was removed]</w:t>
      </w:r>
      <w:r>
        <w:t xml:space="preserve">  please include caption for these two figures.</w:t>
      </w:r>
    </w:p>
  </w:comment>
  <w:comment w:id="93" w:author="Author" w:initials="A">
    <w:p w14:paraId="4A098C23" w14:textId="77777777" w:rsidR="0074197A" w:rsidRDefault="0074197A" w:rsidP="00121D34">
      <w:r>
        <w:rPr>
          <w:rStyle w:val="CommentReference"/>
        </w:rPr>
        <w:annotationRef/>
      </w:r>
      <w:r>
        <w:rPr>
          <w:color w:val="000000"/>
          <w:sz w:val="20"/>
          <w:szCs w:val="20"/>
        </w:rPr>
        <w:t>What is it? Define if it is a term or method.</w:t>
      </w:r>
    </w:p>
  </w:comment>
  <w:comment w:id="94" w:author="Author" w:initials="A">
    <w:p w14:paraId="107011E8" w14:textId="77777777" w:rsidR="00CB2964" w:rsidRDefault="00CB2964" w:rsidP="00CB2964">
      <w:pPr>
        <w:pStyle w:val="CommentText"/>
      </w:pPr>
      <w:r>
        <w:rPr>
          <w:rStyle w:val="CommentReference"/>
        </w:rPr>
        <w:annotationRef/>
      </w:r>
      <w:r>
        <w:rPr>
          <w:color w:val="000000"/>
        </w:rPr>
        <w:t>It is a pipeline for hyperparamter tuning, I added the explanation to the text.</w:t>
      </w:r>
    </w:p>
  </w:comment>
  <w:comment w:id="97" w:author="Author" w:initials="A">
    <w:p w14:paraId="766FF203" w14:textId="77777777" w:rsidR="0074197A" w:rsidRDefault="0074197A" w:rsidP="00121D34">
      <w:r>
        <w:rPr>
          <w:rStyle w:val="CommentReference"/>
        </w:rPr>
        <w:annotationRef/>
      </w:r>
      <w:r>
        <w:rPr>
          <w:color w:val="000000"/>
          <w:sz w:val="20"/>
          <w:szCs w:val="20"/>
        </w:rPr>
        <w:t>Define what each of the items in the y-axis mean.</w:t>
      </w:r>
    </w:p>
  </w:comment>
  <w:comment w:id="98" w:author="Author" w:initials="A">
    <w:p w14:paraId="2015D1AF" w14:textId="77777777" w:rsidR="00A24A93" w:rsidRDefault="00A24A93" w:rsidP="00A24A93">
      <w:pPr>
        <w:pStyle w:val="CommentText"/>
      </w:pPr>
      <w:r>
        <w:rPr>
          <w:rStyle w:val="CommentReference"/>
        </w:rPr>
        <w:annotationRef/>
      </w:r>
      <w:r>
        <w:t>I added the variable names in the corresponding part in the text</w:t>
      </w:r>
    </w:p>
  </w:comment>
  <w:comment w:id="107" w:author="Author" w:initials="A">
    <w:p w14:paraId="636219A7" w14:textId="77777777" w:rsidR="0074197A" w:rsidRDefault="0074197A" w:rsidP="00121D34">
      <w:r>
        <w:rPr>
          <w:rStyle w:val="CommentReference"/>
        </w:rPr>
        <w:annotationRef/>
      </w:r>
      <w:r>
        <w:rPr>
          <w:color w:val="000000"/>
          <w:sz w:val="20"/>
          <w:szCs w:val="20"/>
        </w:rPr>
        <w:t>Findings must be backed with data, evaluation, results. Show them all here to conclude your findings. Your section 5 needs more work.</w:t>
      </w:r>
    </w:p>
  </w:comment>
  <w:comment w:id="137" w:author="Author" w:initials="A">
    <w:p w14:paraId="2AF89EF7" w14:textId="77777777" w:rsidR="00737F12" w:rsidRDefault="00737F12" w:rsidP="0079130C">
      <w:r>
        <w:rPr>
          <w:rStyle w:val="CommentReference"/>
        </w:rPr>
        <w:annotationRef/>
      </w:r>
      <w:r>
        <w:rPr>
          <w:color w:val="000000"/>
          <w:sz w:val="20"/>
          <w:szCs w:val="20"/>
        </w:rPr>
        <w:t>The following table looks distorted.</w:t>
      </w:r>
    </w:p>
  </w:comment>
  <w:comment w:id="138" w:author="Author" w:initials="A">
    <w:p w14:paraId="36A05FE9" w14:textId="42C01224" w:rsidR="5D088DE1" w:rsidRDefault="5D088DE1">
      <w:pPr>
        <w:pStyle w:val="CommentText"/>
      </w:pPr>
      <w:r>
        <w:t xml:space="preserve">It looks correct when I open it in the MS teams app. However I tested and whenever we open it using MS office app (possibly when professor opens it on blackboard), it looks distorted. </w:t>
      </w:r>
      <w:r>
        <w:rPr>
          <w:rStyle w:val="CommentReference"/>
        </w:rPr>
        <w:annotationRef/>
      </w:r>
    </w:p>
    <w:p w14:paraId="1389A210" w14:textId="67CCD181" w:rsidR="5D088DE1" w:rsidRDefault="5D088DE1">
      <w:pPr>
        <w:pStyle w:val="CommentText"/>
      </w:pPr>
      <w:r>
        <w:t xml:space="preserve">We should make sure that it is correctly shown in the final submission. </w:t>
      </w:r>
    </w:p>
  </w:comment>
  <w:comment w:id="139" w:author="Author" w:initials="A">
    <w:p w14:paraId="22CE624D" w14:textId="77777777" w:rsidR="0074197A" w:rsidRDefault="0074197A" w:rsidP="00121D34">
      <w:r>
        <w:rPr>
          <w:rStyle w:val="CommentReference"/>
        </w:rPr>
        <w:annotationRef/>
      </w:r>
      <w:r>
        <w:rPr>
          <w:color w:val="000000"/>
          <w:sz w:val="20"/>
          <w:szCs w:val="20"/>
        </w:rPr>
        <w:t>This table is still not looking when I open in MS Word, desktop version.</w:t>
      </w:r>
    </w:p>
  </w:comment>
  <w:comment w:id="140" w:author="Author" w:initials="A">
    <w:p w14:paraId="3CB4DD89" w14:textId="77777777" w:rsidR="00A24A93" w:rsidRDefault="00A24A93" w:rsidP="00A24A93">
      <w:pPr>
        <w:pStyle w:val="CommentText"/>
      </w:pPr>
      <w:r>
        <w:rPr>
          <w:rStyle w:val="CommentReference"/>
        </w:rPr>
        <w:annotationRef/>
      </w:r>
      <w:r>
        <w:t>I replaced the table with a simple one. It should be correct now.</w:t>
      </w:r>
    </w:p>
  </w:comment>
  <w:comment w:id="142" w:author="Author" w:initials="A">
    <w:p w14:paraId="6AFA3C40" w14:textId="734AAB99" w:rsidR="00737F12" w:rsidRDefault="00737F12" w:rsidP="0079130C">
      <w:r>
        <w:rPr>
          <w:rStyle w:val="CommentReference"/>
        </w:rPr>
        <w:annotationRef/>
      </w:r>
      <w:r>
        <w:rPr>
          <w:color w:val="000000"/>
          <w:sz w:val="20"/>
          <w:szCs w:val="20"/>
        </w:rPr>
        <w:t>What does it mean?</w:t>
      </w:r>
    </w:p>
  </w:comment>
  <w:comment w:id="144" w:author="Author" w:initials="A">
    <w:p w14:paraId="3D5A7700" w14:textId="77777777" w:rsidR="00737F12" w:rsidRDefault="00737F12" w:rsidP="0079130C">
      <w:r>
        <w:rPr>
          <w:rStyle w:val="CommentReference"/>
        </w:rPr>
        <w:annotationRef/>
      </w:r>
      <w:r>
        <w:rPr>
          <w:color w:val="000000"/>
          <w:sz w:val="20"/>
          <w:szCs w:val="20"/>
        </w:rPr>
        <w:t>Include Sprint 1 retrospective analysis to mention what did the team do the best, what would you like to carry forward and not carry forward and any lessons learned.</w:t>
      </w:r>
    </w:p>
  </w:comment>
  <w:comment w:id="145" w:author="Author" w:initials="A">
    <w:p w14:paraId="3BD2FC3C" w14:textId="0F6A8A97" w:rsidR="30FE8672" w:rsidRDefault="30FE8672">
      <w:pPr>
        <w:pStyle w:val="CommentText"/>
      </w:pPr>
      <w:r>
        <w:t>Professor states, "This comment was not addressed."  (referencing previous comment addressing sprint 1 analysis"</w:t>
      </w:r>
      <w:r>
        <w:rPr>
          <w:rStyle w:val="CommentReference"/>
        </w:rPr>
        <w:annotationRef/>
      </w:r>
    </w:p>
  </w:comment>
  <w:comment w:id="147" w:author="Author" w:initials="A">
    <w:p w14:paraId="75F7B5CA" w14:textId="3AC61988" w:rsidR="30FE8672" w:rsidRDefault="30FE8672">
      <w:pPr>
        <w:pStyle w:val="CommentText"/>
      </w:pPr>
      <w:r>
        <w:t>Professor states, "Include Sprint retrospective analysis. Also, describe what was achieved, how many story points, include your burndown chart."</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ED77141" w15:done="1"/>
  <w15:commentEx w15:paraId="160FEC8F" w15:done="1"/>
  <w15:commentEx w15:paraId="654CDB86" w15:paraIdParent="160FEC8F" w15:done="1"/>
  <w15:commentEx w15:paraId="13BA024D" w15:paraIdParent="160FEC8F" w15:done="1"/>
  <w15:commentEx w15:paraId="3853E689" w15:paraIdParent="160FEC8F" w15:done="1"/>
  <w15:commentEx w15:paraId="67C35C17" w15:done="1"/>
  <w15:commentEx w15:paraId="75507035" w15:paraIdParent="67C35C17" w15:done="1"/>
  <w15:commentEx w15:paraId="2BF7219B" w15:done="1"/>
  <w15:commentEx w15:paraId="1BF2DFD8" w15:done="1"/>
  <w15:commentEx w15:paraId="487625C5" w15:done="1"/>
  <w15:commentEx w15:paraId="21372C03" w15:paraIdParent="487625C5" w15:done="1"/>
  <w15:commentEx w15:paraId="43201FB1" w15:done="1"/>
  <w15:commentEx w15:paraId="029A201E" w15:done="1"/>
  <w15:commentEx w15:paraId="596DF167" w15:done="1"/>
  <w15:commentEx w15:paraId="4CD77DCF" w15:done="1"/>
  <w15:commentEx w15:paraId="13B195E1" w15:done="1"/>
  <w15:commentEx w15:paraId="42CA4120" w15:done="1"/>
  <w15:commentEx w15:paraId="2BCB6B80" w15:done="1"/>
  <w15:commentEx w15:paraId="74065774" w15:paraIdParent="2BCB6B80" w15:done="1"/>
  <w15:commentEx w15:paraId="05F622B8" w15:done="1"/>
  <w15:commentEx w15:paraId="5469B9D8" w15:done="0"/>
  <w15:commentEx w15:paraId="7D7F6BB8" w15:paraIdParent="5469B9D8" w15:done="0"/>
  <w15:commentEx w15:paraId="62317EC6" w15:done="1"/>
  <w15:commentEx w15:paraId="557966A3" w15:done="1"/>
  <w15:commentEx w15:paraId="629C7AD1" w15:paraIdParent="557966A3" w15:done="1"/>
  <w15:commentEx w15:paraId="0C31FCFF" w15:done="1"/>
  <w15:commentEx w15:paraId="34933FF6" w15:done="1"/>
  <w15:commentEx w15:paraId="4A9C0981" w15:done="1"/>
  <w15:commentEx w15:paraId="4A098C23" w15:done="1"/>
  <w15:commentEx w15:paraId="107011E8" w15:paraIdParent="4A098C23" w15:done="1"/>
  <w15:commentEx w15:paraId="766FF203" w15:done="1"/>
  <w15:commentEx w15:paraId="2015D1AF" w15:paraIdParent="766FF203" w15:done="1"/>
  <w15:commentEx w15:paraId="636219A7" w15:done="0"/>
  <w15:commentEx w15:paraId="2AF89EF7" w15:done="1"/>
  <w15:commentEx w15:paraId="1389A210" w15:paraIdParent="2AF89EF7" w15:done="1"/>
  <w15:commentEx w15:paraId="22CE624D" w15:paraIdParent="2AF89EF7" w15:done="1"/>
  <w15:commentEx w15:paraId="3CB4DD89" w15:paraIdParent="2AF89EF7" w15:done="1"/>
  <w15:commentEx w15:paraId="6AFA3C40" w15:done="1"/>
  <w15:commentEx w15:paraId="3D5A7700" w15:done="1"/>
  <w15:commentEx w15:paraId="3BD2FC3C" w15:done="1"/>
  <w15:commentEx w15:paraId="75F7B5CA"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ED77141" w16cid:durableId="110A0F7F"/>
  <w16cid:commentId w16cid:paraId="160FEC8F" w16cid:durableId="1F806ECD"/>
  <w16cid:commentId w16cid:paraId="654CDB86" w16cid:durableId="500EB032"/>
  <w16cid:commentId w16cid:paraId="13BA024D" w16cid:durableId="50DBF1C1"/>
  <w16cid:commentId w16cid:paraId="3853E689" w16cid:durableId="6FFD8061"/>
  <w16cid:commentId w16cid:paraId="67C35C17" w16cid:durableId="2C21DBE5"/>
  <w16cid:commentId w16cid:paraId="75507035" w16cid:durableId="71646120"/>
  <w16cid:commentId w16cid:paraId="2BF7219B" w16cid:durableId="2E8642EA"/>
  <w16cid:commentId w16cid:paraId="1BF2DFD8" w16cid:durableId="72B28DA8"/>
  <w16cid:commentId w16cid:paraId="487625C5" w16cid:durableId="53C2BFAD"/>
  <w16cid:commentId w16cid:paraId="21372C03" w16cid:durableId="2A29335E"/>
  <w16cid:commentId w16cid:paraId="43201FB1" w16cid:durableId="008BAF20"/>
  <w16cid:commentId w16cid:paraId="029A201E" w16cid:durableId="41B9696D"/>
  <w16cid:commentId w16cid:paraId="596DF167" w16cid:durableId="1EAEBCA1"/>
  <w16cid:commentId w16cid:paraId="4CD77DCF" w16cid:durableId="1C9EAD3D"/>
  <w16cid:commentId w16cid:paraId="13B195E1" w16cid:durableId="4066B7B7"/>
  <w16cid:commentId w16cid:paraId="42CA4120" w16cid:durableId="5B408970"/>
  <w16cid:commentId w16cid:paraId="2BCB6B80" w16cid:durableId="567027C5"/>
  <w16cid:commentId w16cid:paraId="74065774" w16cid:durableId="061743E0"/>
  <w16cid:commentId w16cid:paraId="05F622B8" w16cid:durableId="05F996AE"/>
  <w16cid:commentId w16cid:paraId="5469B9D8" w16cid:durableId="46D0B691"/>
  <w16cid:commentId w16cid:paraId="7D7F6BB8" w16cid:durableId="549F25C6"/>
  <w16cid:commentId w16cid:paraId="62317EC6" w16cid:durableId="23121CC0"/>
  <w16cid:commentId w16cid:paraId="557966A3" w16cid:durableId="0AF5CE6A"/>
  <w16cid:commentId w16cid:paraId="629C7AD1" w16cid:durableId="086343B6"/>
  <w16cid:commentId w16cid:paraId="0C31FCFF" w16cid:durableId="5D3737CE"/>
  <w16cid:commentId w16cid:paraId="34933FF6" w16cid:durableId="14F958D7"/>
  <w16cid:commentId w16cid:paraId="4A9C0981" w16cid:durableId="744067D5"/>
  <w16cid:commentId w16cid:paraId="4A098C23" w16cid:durableId="4B2329BD"/>
  <w16cid:commentId w16cid:paraId="107011E8" w16cid:durableId="59B5DE36"/>
  <w16cid:commentId w16cid:paraId="766FF203" w16cid:durableId="6DA143D5"/>
  <w16cid:commentId w16cid:paraId="2015D1AF" w16cid:durableId="4E32D2C1"/>
  <w16cid:commentId w16cid:paraId="636219A7" w16cid:durableId="0ABBFF6A"/>
  <w16cid:commentId w16cid:paraId="2AF89EF7" w16cid:durableId="06A2F4CB"/>
  <w16cid:commentId w16cid:paraId="1389A210" w16cid:durableId="04AB3861"/>
  <w16cid:commentId w16cid:paraId="22CE624D" w16cid:durableId="62C1CC0F"/>
  <w16cid:commentId w16cid:paraId="3CB4DD89" w16cid:durableId="0FA5B606"/>
  <w16cid:commentId w16cid:paraId="6AFA3C40" w16cid:durableId="20BF332B"/>
  <w16cid:commentId w16cid:paraId="3D5A7700" w16cid:durableId="672BB932"/>
  <w16cid:commentId w16cid:paraId="3BD2FC3C" w16cid:durableId="7FE83EA1"/>
  <w16cid:commentId w16cid:paraId="75F7B5CA" w16cid:durableId="0B3024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11A78E" w14:textId="77777777" w:rsidR="00B43C89" w:rsidRDefault="00B43C89" w:rsidP="00A63A6C">
      <w:pPr>
        <w:spacing w:after="0" w:line="240" w:lineRule="auto"/>
      </w:pPr>
      <w:r>
        <w:separator/>
      </w:r>
    </w:p>
  </w:endnote>
  <w:endnote w:type="continuationSeparator" w:id="0">
    <w:p w14:paraId="0D5CDC9F" w14:textId="77777777" w:rsidR="00B43C89" w:rsidRDefault="00B43C89" w:rsidP="00A63A6C">
      <w:pPr>
        <w:spacing w:after="0" w:line="240" w:lineRule="auto"/>
      </w:pPr>
      <w:r>
        <w:continuationSeparator/>
      </w:r>
    </w:p>
  </w:endnote>
  <w:endnote w:type="continuationNotice" w:id="1">
    <w:p w14:paraId="13FEB9BB" w14:textId="77777777" w:rsidR="00B43C89" w:rsidRDefault="00B43C8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Franklin Gothic Medium Cond">
    <w:panose1 w:val="020B0606030402020204"/>
    <w:charset w:val="00"/>
    <w:family w:val="swiss"/>
    <w:pitch w:val="variable"/>
    <w:sig w:usb0="00000287" w:usb1="00000000" w:usb2="00000000" w:usb3="00000000" w:csb0="0000009F" w:csb1="00000000"/>
  </w:font>
  <w:font w:name="Tw Cen MT">
    <w:panose1 w:val="020B0602020104020603"/>
    <w:charset w:val="4D"/>
    <w:family w:val="swiss"/>
    <w:pitch w:val="variable"/>
    <w:sig w:usb0="00000003"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55551269"/>
      <w:docPartObj>
        <w:docPartGallery w:val="Page Numbers (Bottom of Page)"/>
        <w:docPartUnique/>
      </w:docPartObj>
    </w:sdtPr>
    <w:sdtEndPr>
      <w:rPr>
        <w:rStyle w:val="PageNumber"/>
      </w:rPr>
    </w:sdtEndPr>
    <w:sdtContent>
      <w:p w14:paraId="7BC54D8A" w14:textId="5C05B417" w:rsidR="009F3383" w:rsidRDefault="009F3383" w:rsidP="009F338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74866A5F" w14:textId="1EF213A9" w:rsidR="009F3383" w:rsidRDefault="009F3383" w:rsidP="002C311B">
    <w:pPr>
      <w:pStyle w:val="Footer"/>
      <w:pBdr>
        <w:top w:val="single" w:sz="8" w:space="1" w:color="auto"/>
      </w:pBdr>
      <w:tabs>
        <w:tab w:val="clear" w:pos="4680"/>
        <w:tab w:val="clear" w:pos="9360"/>
        <w:tab w:val="right" w:pos="10080"/>
      </w:tabs>
    </w:pPr>
    <w:r>
      <w:t>Spring 2024</w:t>
    </w:r>
    <w:r>
      <w:tab/>
      <w:t>Project Report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53928063"/>
      <w:docPartObj>
        <w:docPartGallery w:val="Page Numbers (Bottom of Page)"/>
        <w:docPartUnique/>
      </w:docPartObj>
    </w:sdtPr>
    <w:sdtEndPr>
      <w:rPr>
        <w:rStyle w:val="PageNumber"/>
      </w:rPr>
    </w:sdtEndPr>
    <w:sdtContent>
      <w:p w14:paraId="61DACEFE" w14:textId="384398E3" w:rsidR="009F3383" w:rsidRDefault="009F3383" w:rsidP="009F338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32E7B8B" w14:textId="243BC22C" w:rsidR="009F3383" w:rsidRDefault="009F3383" w:rsidP="0047619C">
    <w:pPr>
      <w:pStyle w:val="Footer"/>
      <w:pBdr>
        <w:top w:val="single" w:sz="8" w:space="1" w:color="auto"/>
      </w:pBdr>
      <w:tabs>
        <w:tab w:val="clear" w:pos="4680"/>
        <w:tab w:val="clear" w:pos="9360"/>
        <w:tab w:val="right" w:pos="10080"/>
      </w:tabs>
    </w:pPr>
    <w:r>
      <w:t>Project Report</w:t>
    </w:r>
    <w:r>
      <w:tab/>
      <w:t>Spring 2024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613051700"/>
      <w:docPartObj>
        <w:docPartGallery w:val="Page Numbers (Bottom of Page)"/>
        <w:docPartUnique/>
      </w:docPartObj>
    </w:sdtPr>
    <w:sdtEndPr>
      <w:rPr>
        <w:rStyle w:val="PageNumber"/>
      </w:rPr>
    </w:sdtEndPr>
    <w:sdtContent>
      <w:p w14:paraId="481D8AE1" w14:textId="77777777" w:rsidR="009F3383" w:rsidRDefault="009F3383" w:rsidP="009F338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065AC3C" w14:textId="25EBF50A" w:rsidR="009F3383" w:rsidRDefault="009F3383" w:rsidP="002C311B">
    <w:pPr>
      <w:pStyle w:val="Footer"/>
      <w:pBdr>
        <w:top w:val="single" w:sz="8" w:space="1" w:color="auto"/>
      </w:pBdr>
      <w:tabs>
        <w:tab w:val="clear" w:pos="4680"/>
        <w:tab w:val="clear" w:pos="9360"/>
        <w:tab w:val="right" w:pos="10080"/>
      </w:tabs>
    </w:pPr>
    <w:r>
      <w:t>Spring 2024</w:t>
    </w:r>
    <w:r>
      <w:tab/>
      <w:t>Project Report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52552457"/>
      <w:docPartObj>
        <w:docPartGallery w:val="Page Numbers (Bottom of Page)"/>
        <w:docPartUnique/>
      </w:docPartObj>
    </w:sdtPr>
    <w:sdtEndPr>
      <w:rPr>
        <w:rStyle w:val="PageNumber"/>
      </w:rPr>
    </w:sdtEndPr>
    <w:sdtContent>
      <w:p w14:paraId="141518A9" w14:textId="77777777" w:rsidR="009F3383" w:rsidRDefault="009F3383" w:rsidP="005141BE">
        <w:pPr>
          <w:pStyle w:val="Footer"/>
          <w:framePr w:wrap="none" w:vAnchor="text" w:hAnchor="page" w:x="6101" w:y="-15"/>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85FB68F" w14:textId="73AFD721" w:rsidR="009F3383" w:rsidRDefault="009F3383" w:rsidP="0047619C">
    <w:pPr>
      <w:pStyle w:val="Footer"/>
      <w:pBdr>
        <w:top w:val="single" w:sz="8" w:space="1" w:color="auto"/>
      </w:pBdr>
      <w:tabs>
        <w:tab w:val="clear" w:pos="4680"/>
        <w:tab w:val="clear" w:pos="9360"/>
        <w:tab w:val="right" w:pos="10080"/>
      </w:tabs>
    </w:pPr>
    <w:r>
      <w:t>Project Report</w:t>
    </w:r>
    <w:r>
      <w:tab/>
      <w:t>Spring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319083" w14:textId="77777777" w:rsidR="00B43C89" w:rsidRDefault="00B43C89" w:rsidP="00A63A6C">
      <w:pPr>
        <w:spacing w:after="0" w:line="240" w:lineRule="auto"/>
      </w:pPr>
      <w:r>
        <w:separator/>
      </w:r>
    </w:p>
  </w:footnote>
  <w:footnote w:type="continuationSeparator" w:id="0">
    <w:p w14:paraId="3966BAAC" w14:textId="77777777" w:rsidR="00B43C89" w:rsidRDefault="00B43C89" w:rsidP="00A63A6C">
      <w:pPr>
        <w:spacing w:after="0" w:line="240" w:lineRule="auto"/>
      </w:pPr>
      <w:r>
        <w:continuationSeparator/>
      </w:r>
    </w:p>
  </w:footnote>
  <w:footnote w:type="continuationNotice" w:id="1">
    <w:p w14:paraId="64345C4E" w14:textId="77777777" w:rsidR="00B43C89" w:rsidRDefault="00B43C8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9D6121" w14:textId="21EC3B87" w:rsidR="009F3383" w:rsidRPr="00904376" w:rsidRDefault="009F3383" w:rsidP="002C311B">
    <w:pPr>
      <w:pStyle w:val="Header"/>
      <w:pBdr>
        <w:bottom w:val="single" w:sz="8" w:space="1" w:color="auto"/>
      </w:pBdr>
      <w:tabs>
        <w:tab w:val="clear" w:pos="4680"/>
        <w:tab w:val="clear" w:pos="9360"/>
      </w:tabs>
    </w:pPr>
    <w:r>
      <w:t>DAEN 690: Data Analytics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487248" w14:textId="51334C00" w:rsidR="009F3383" w:rsidRDefault="009F3383" w:rsidP="002C311B">
    <w:pPr>
      <w:pStyle w:val="Header"/>
      <w:pBdr>
        <w:bottom w:val="single" w:sz="8" w:space="1" w:color="auto"/>
      </w:pBdr>
      <w:tabs>
        <w:tab w:val="clear" w:pos="4680"/>
        <w:tab w:val="clear" w:pos="9360"/>
      </w:tabs>
      <w:jc w:val="right"/>
    </w:pPr>
    <w:r>
      <w:t>DAEN 690: Data Analytics Project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E31DD" w14:textId="77777777" w:rsidR="009F3383" w:rsidRDefault="009F3383" w:rsidP="002C311B">
    <w:pPr>
      <w:pStyle w:val="Header"/>
      <w:pBdr>
        <w:bottom w:val="single" w:sz="8" w:space="1" w:color="auto"/>
      </w:pBdr>
      <w:tabs>
        <w:tab w:val="clear" w:pos="4680"/>
        <w:tab w:val="clear" w:pos="9360"/>
      </w:tabs>
      <w:jc w:val="right"/>
    </w:pPr>
    <w:r>
      <w:t>DAEN 690: Data Analytics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642AF"/>
    <w:multiLevelType w:val="hybridMultilevel"/>
    <w:tmpl w:val="F042D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F2C995"/>
    <w:multiLevelType w:val="multilevel"/>
    <w:tmpl w:val="3DB82BAA"/>
    <w:lvl w:ilvl="0">
      <w:start w:val="1"/>
      <w:numFmt w:val="decimal"/>
      <w:lvlText w:val="%1."/>
      <w:lvlJc w:val="left"/>
      <w:pPr>
        <w:ind w:left="720" w:hanging="360"/>
      </w:pPr>
    </w:lvl>
    <w:lvl w:ilvl="1">
      <w:start w:val="1"/>
      <w:numFmt w:val="lowerLetter"/>
      <w:lvlText w:val="%2."/>
      <w:lvlJc w:val="left"/>
      <w:pPr>
        <w:ind w:left="1440" w:hanging="360"/>
      </w:pPr>
    </w:lvl>
    <w:lvl w:ilvl="2">
      <w:start w:val="3"/>
      <w:numFmt w:val="decimal"/>
      <w:lvlText w:val="%1.%2.%3"/>
      <w:lvlJc w:val="left"/>
      <w:pPr>
        <w:ind w:left="720" w:hanging="72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87DCF6A"/>
    <w:multiLevelType w:val="hybridMultilevel"/>
    <w:tmpl w:val="FFFFFFFF"/>
    <w:lvl w:ilvl="0" w:tplc="C7CC93E2">
      <w:start w:val="1"/>
      <w:numFmt w:val="bullet"/>
      <w:lvlText w:val=""/>
      <w:lvlJc w:val="left"/>
      <w:pPr>
        <w:ind w:left="720" w:hanging="360"/>
      </w:pPr>
      <w:rPr>
        <w:rFonts w:ascii="Symbol" w:hAnsi="Symbol" w:hint="default"/>
      </w:rPr>
    </w:lvl>
    <w:lvl w:ilvl="1" w:tplc="C39831A4">
      <w:start w:val="1"/>
      <w:numFmt w:val="bullet"/>
      <w:lvlText w:val="o"/>
      <w:lvlJc w:val="left"/>
      <w:pPr>
        <w:ind w:left="1440" w:hanging="360"/>
      </w:pPr>
      <w:rPr>
        <w:rFonts w:ascii="Courier New" w:hAnsi="Courier New" w:hint="default"/>
      </w:rPr>
    </w:lvl>
    <w:lvl w:ilvl="2" w:tplc="DEDC286A">
      <w:start w:val="1"/>
      <w:numFmt w:val="bullet"/>
      <w:lvlText w:val=""/>
      <w:lvlJc w:val="left"/>
      <w:pPr>
        <w:ind w:left="2160" w:hanging="360"/>
      </w:pPr>
      <w:rPr>
        <w:rFonts w:ascii="Wingdings" w:hAnsi="Wingdings" w:hint="default"/>
      </w:rPr>
    </w:lvl>
    <w:lvl w:ilvl="3" w:tplc="C67ADA78">
      <w:start w:val="1"/>
      <w:numFmt w:val="bullet"/>
      <w:lvlText w:val=""/>
      <w:lvlJc w:val="left"/>
      <w:pPr>
        <w:ind w:left="2880" w:hanging="360"/>
      </w:pPr>
      <w:rPr>
        <w:rFonts w:ascii="Symbol" w:hAnsi="Symbol" w:hint="default"/>
      </w:rPr>
    </w:lvl>
    <w:lvl w:ilvl="4" w:tplc="C2A861F8">
      <w:start w:val="1"/>
      <w:numFmt w:val="bullet"/>
      <w:lvlText w:val="o"/>
      <w:lvlJc w:val="left"/>
      <w:pPr>
        <w:ind w:left="3600" w:hanging="360"/>
      </w:pPr>
      <w:rPr>
        <w:rFonts w:ascii="Courier New" w:hAnsi="Courier New" w:hint="default"/>
      </w:rPr>
    </w:lvl>
    <w:lvl w:ilvl="5" w:tplc="E2600FAA">
      <w:start w:val="1"/>
      <w:numFmt w:val="bullet"/>
      <w:lvlText w:val=""/>
      <w:lvlJc w:val="left"/>
      <w:pPr>
        <w:ind w:left="4320" w:hanging="360"/>
      </w:pPr>
      <w:rPr>
        <w:rFonts w:ascii="Wingdings" w:hAnsi="Wingdings" w:hint="default"/>
      </w:rPr>
    </w:lvl>
    <w:lvl w:ilvl="6" w:tplc="59A6C552">
      <w:start w:val="1"/>
      <w:numFmt w:val="bullet"/>
      <w:lvlText w:val=""/>
      <w:lvlJc w:val="left"/>
      <w:pPr>
        <w:ind w:left="5040" w:hanging="360"/>
      </w:pPr>
      <w:rPr>
        <w:rFonts w:ascii="Symbol" w:hAnsi="Symbol" w:hint="default"/>
      </w:rPr>
    </w:lvl>
    <w:lvl w:ilvl="7" w:tplc="92265978">
      <w:start w:val="1"/>
      <w:numFmt w:val="bullet"/>
      <w:lvlText w:val="o"/>
      <w:lvlJc w:val="left"/>
      <w:pPr>
        <w:ind w:left="5760" w:hanging="360"/>
      </w:pPr>
      <w:rPr>
        <w:rFonts w:ascii="Courier New" w:hAnsi="Courier New" w:hint="default"/>
      </w:rPr>
    </w:lvl>
    <w:lvl w:ilvl="8" w:tplc="CEDA0970">
      <w:start w:val="1"/>
      <w:numFmt w:val="bullet"/>
      <w:lvlText w:val=""/>
      <w:lvlJc w:val="left"/>
      <w:pPr>
        <w:ind w:left="6480" w:hanging="360"/>
      </w:pPr>
      <w:rPr>
        <w:rFonts w:ascii="Wingdings" w:hAnsi="Wingdings" w:hint="default"/>
      </w:rPr>
    </w:lvl>
  </w:abstractNum>
  <w:abstractNum w:abstractNumId="3" w15:restartNumberingAfterBreak="0">
    <w:nsid w:val="198D7693"/>
    <w:multiLevelType w:val="multilevel"/>
    <w:tmpl w:val="C35668DE"/>
    <w:styleLink w:val="CurrentList4"/>
    <w:lvl w:ilvl="0">
      <w:start w:val="1"/>
      <w:numFmt w:val="decimal"/>
      <w:lvlText w:val="Sectio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9B17780"/>
    <w:multiLevelType w:val="hybridMultilevel"/>
    <w:tmpl w:val="FFFFFFFF"/>
    <w:lvl w:ilvl="0" w:tplc="4EFEBB3C">
      <w:start w:val="1"/>
      <w:numFmt w:val="bullet"/>
      <w:lvlText w:val=""/>
      <w:lvlJc w:val="left"/>
      <w:pPr>
        <w:ind w:left="360" w:hanging="360"/>
      </w:pPr>
      <w:rPr>
        <w:rFonts w:ascii="Symbol" w:hAnsi="Symbol" w:hint="default"/>
      </w:rPr>
    </w:lvl>
    <w:lvl w:ilvl="1" w:tplc="9D1CAF30">
      <w:start w:val="1"/>
      <w:numFmt w:val="bullet"/>
      <w:lvlText w:val="o"/>
      <w:lvlJc w:val="left"/>
      <w:pPr>
        <w:ind w:left="1080" w:hanging="360"/>
      </w:pPr>
      <w:rPr>
        <w:rFonts w:ascii="Courier New" w:hAnsi="Courier New" w:hint="default"/>
      </w:rPr>
    </w:lvl>
    <w:lvl w:ilvl="2" w:tplc="588AF7E0">
      <w:start w:val="1"/>
      <w:numFmt w:val="bullet"/>
      <w:lvlText w:val=""/>
      <w:lvlJc w:val="left"/>
      <w:pPr>
        <w:ind w:left="1800" w:hanging="360"/>
      </w:pPr>
      <w:rPr>
        <w:rFonts w:ascii="Wingdings" w:hAnsi="Wingdings" w:hint="default"/>
      </w:rPr>
    </w:lvl>
    <w:lvl w:ilvl="3" w:tplc="E760157A">
      <w:start w:val="1"/>
      <w:numFmt w:val="bullet"/>
      <w:lvlText w:val=""/>
      <w:lvlJc w:val="left"/>
      <w:pPr>
        <w:ind w:left="2520" w:hanging="360"/>
      </w:pPr>
      <w:rPr>
        <w:rFonts w:ascii="Symbol" w:hAnsi="Symbol" w:hint="default"/>
      </w:rPr>
    </w:lvl>
    <w:lvl w:ilvl="4" w:tplc="3B14E20E">
      <w:start w:val="1"/>
      <w:numFmt w:val="bullet"/>
      <w:lvlText w:val="o"/>
      <w:lvlJc w:val="left"/>
      <w:pPr>
        <w:ind w:left="3240" w:hanging="360"/>
      </w:pPr>
      <w:rPr>
        <w:rFonts w:ascii="Courier New" w:hAnsi="Courier New" w:hint="default"/>
      </w:rPr>
    </w:lvl>
    <w:lvl w:ilvl="5" w:tplc="D88C1DDA">
      <w:start w:val="1"/>
      <w:numFmt w:val="bullet"/>
      <w:lvlText w:val=""/>
      <w:lvlJc w:val="left"/>
      <w:pPr>
        <w:ind w:left="3960" w:hanging="360"/>
      </w:pPr>
      <w:rPr>
        <w:rFonts w:ascii="Wingdings" w:hAnsi="Wingdings" w:hint="default"/>
      </w:rPr>
    </w:lvl>
    <w:lvl w:ilvl="6" w:tplc="9BE29582">
      <w:start w:val="1"/>
      <w:numFmt w:val="bullet"/>
      <w:lvlText w:val=""/>
      <w:lvlJc w:val="left"/>
      <w:pPr>
        <w:ind w:left="4680" w:hanging="360"/>
      </w:pPr>
      <w:rPr>
        <w:rFonts w:ascii="Symbol" w:hAnsi="Symbol" w:hint="default"/>
      </w:rPr>
    </w:lvl>
    <w:lvl w:ilvl="7" w:tplc="FF807D92">
      <w:start w:val="1"/>
      <w:numFmt w:val="bullet"/>
      <w:lvlText w:val="o"/>
      <w:lvlJc w:val="left"/>
      <w:pPr>
        <w:ind w:left="5400" w:hanging="360"/>
      </w:pPr>
      <w:rPr>
        <w:rFonts w:ascii="Courier New" w:hAnsi="Courier New" w:hint="default"/>
      </w:rPr>
    </w:lvl>
    <w:lvl w:ilvl="8" w:tplc="CD2A7EC2">
      <w:start w:val="1"/>
      <w:numFmt w:val="bullet"/>
      <w:lvlText w:val=""/>
      <w:lvlJc w:val="left"/>
      <w:pPr>
        <w:ind w:left="6120" w:hanging="360"/>
      </w:pPr>
      <w:rPr>
        <w:rFonts w:ascii="Wingdings" w:hAnsi="Wingdings" w:hint="default"/>
      </w:rPr>
    </w:lvl>
  </w:abstractNum>
  <w:abstractNum w:abstractNumId="5" w15:restartNumberingAfterBreak="0">
    <w:nsid w:val="1BD97D5D"/>
    <w:multiLevelType w:val="multilevel"/>
    <w:tmpl w:val="F104BFDC"/>
    <w:styleLink w:val="CurrentList1"/>
    <w:lvl w:ilvl="0">
      <w:start w:val="1"/>
      <w:numFmt w:val="decimal"/>
      <w:suff w:val="space"/>
      <w:lvlText w:val="Section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1D0F04BC"/>
    <w:multiLevelType w:val="multilevel"/>
    <w:tmpl w:val="52F02230"/>
    <w:styleLink w:val="CurrentList3"/>
    <w:lvl w:ilvl="0">
      <w:start w:val="1"/>
      <w:numFmt w:val="decimal"/>
      <w:suff w:val="space"/>
      <w:lvlText w:val="Section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1F02F09F"/>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F727CE3"/>
    <w:multiLevelType w:val="hybridMultilevel"/>
    <w:tmpl w:val="3E083678"/>
    <w:lvl w:ilvl="0" w:tplc="664E190C">
      <w:start w:val="7"/>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EF3E7F"/>
    <w:multiLevelType w:val="multilevel"/>
    <w:tmpl w:val="CB10ACD6"/>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 w15:restartNumberingAfterBreak="0">
    <w:nsid w:val="255A1F67"/>
    <w:multiLevelType w:val="hybridMultilevel"/>
    <w:tmpl w:val="FFFFFFFF"/>
    <w:lvl w:ilvl="0" w:tplc="35CC5108">
      <w:start w:val="1"/>
      <w:numFmt w:val="bullet"/>
      <w:lvlText w:val=""/>
      <w:lvlJc w:val="left"/>
      <w:pPr>
        <w:ind w:left="720" w:hanging="360"/>
      </w:pPr>
      <w:rPr>
        <w:rFonts w:ascii="Symbol" w:hAnsi="Symbol" w:hint="default"/>
      </w:rPr>
    </w:lvl>
    <w:lvl w:ilvl="1" w:tplc="051C7124">
      <w:start w:val="1"/>
      <w:numFmt w:val="bullet"/>
      <w:lvlText w:val="o"/>
      <w:lvlJc w:val="left"/>
      <w:pPr>
        <w:ind w:left="1440" w:hanging="360"/>
      </w:pPr>
      <w:rPr>
        <w:rFonts w:ascii="Courier New" w:hAnsi="Courier New" w:hint="default"/>
      </w:rPr>
    </w:lvl>
    <w:lvl w:ilvl="2" w:tplc="04A485D2">
      <w:start w:val="1"/>
      <w:numFmt w:val="bullet"/>
      <w:lvlText w:val=""/>
      <w:lvlJc w:val="left"/>
      <w:pPr>
        <w:ind w:left="2160" w:hanging="360"/>
      </w:pPr>
      <w:rPr>
        <w:rFonts w:ascii="Wingdings" w:hAnsi="Wingdings" w:hint="default"/>
      </w:rPr>
    </w:lvl>
    <w:lvl w:ilvl="3" w:tplc="299C8AEA">
      <w:start w:val="1"/>
      <w:numFmt w:val="bullet"/>
      <w:lvlText w:val=""/>
      <w:lvlJc w:val="left"/>
      <w:pPr>
        <w:ind w:left="2880" w:hanging="360"/>
      </w:pPr>
      <w:rPr>
        <w:rFonts w:ascii="Symbol" w:hAnsi="Symbol" w:hint="default"/>
      </w:rPr>
    </w:lvl>
    <w:lvl w:ilvl="4" w:tplc="95DCB8AC">
      <w:start w:val="1"/>
      <w:numFmt w:val="bullet"/>
      <w:lvlText w:val="o"/>
      <w:lvlJc w:val="left"/>
      <w:pPr>
        <w:ind w:left="3600" w:hanging="360"/>
      </w:pPr>
      <w:rPr>
        <w:rFonts w:ascii="Courier New" w:hAnsi="Courier New" w:hint="default"/>
      </w:rPr>
    </w:lvl>
    <w:lvl w:ilvl="5" w:tplc="29BEBF46">
      <w:start w:val="1"/>
      <w:numFmt w:val="bullet"/>
      <w:lvlText w:val=""/>
      <w:lvlJc w:val="left"/>
      <w:pPr>
        <w:ind w:left="4320" w:hanging="360"/>
      </w:pPr>
      <w:rPr>
        <w:rFonts w:ascii="Wingdings" w:hAnsi="Wingdings" w:hint="default"/>
      </w:rPr>
    </w:lvl>
    <w:lvl w:ilvl="6" w:tplc="83549CA2">
      <w:start w:val="1"/>
      <w:numFmt w:val="bullet"/>
      <w:lvlText w:val=""/>
      <w:lvlJc w:val="left"/>
      <w:pPr>
        <w:ind w:left="5040" w:hanging="360"/>
      </w:pPr>
      <w:rPr>
        <w:rFonts w:ascii="Symbol" w:hAnsi="Symbol" w:hint="default"/>
      </w:rPr>
    </w:lvl>
    <w:lvl w:ilvl="7" w:tplc="753E2E56">
      <w:start w:val="1"/>
      <w:numFmt w:val="bullet"/>
      <w:lvlText w:val="o"/>
      <w:lvlJc w:val="left"/>
      <w:pPr>
        <w:ind w:left="5760" w:hanging="360"/>
      </w:pPr>
      <w:rPr>
        <w:rFonts w:ascii="Courier New" w:hAnsi="Courier New" w:hint="default"/>
      </w:rPr>
    </w:lvl>
    <w:lvl w:ilvl="8" w:tplc="13727C22">
      <w:start w:val="1"/>
      <w:numFmt w:val="bullet"/>
      <w:lvlText w:val=""/>
      <w:lvlJc w:val="left"/>
      <w:pPr>
        <w:ind w:left="6480" w:hanging="360"/>
      </w:pPr>
      <w:rPr>
        <w:rFonts w:ascii="Wingdings" w:hAnsi="Wingdings" w:hint="default"/>
      </w:rPr>
    </w:lvl>
  </w:abstractNum>
  <w:abstractNum w:abstractNumId="11" w15:restartNumberingAfterBreak="0">
    <w:nsid w:val="25A60F60"/>
    <w:multiLevelType w:val="hybridMultilevel"/>
    <w:tmpl w:val="21D0B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E93258"/>
    <w:multiLevelType w:val="multilevel"/>
    <w:tmpl w:val="3FDEA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23781A"/>
    <w:multiLevelType w:val="multilevel"/>
    <w:tmpl w:val="667C19EA"/>
    <w:styleLink w:val="CurrentList7"/>
    <w:lvl w:ilvl="0">
      <w:start w:val="1"/>
      <w:numFmt w:val="decimal"/>
      <w:lvlText w:val="Section%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2E915FBA"/>
    <w:multiLevelType w:val="multilevel"/>
    <w:tmpl w:val="D830423C"/>
    <w:lvl w:ilvl="0">
      <w:start w:val="1"/>
      <w:numFmt w:val="decimal"/>
      <w:lvlText w:val="%1."/>
      <w:lvlJc w:val="left"/>
      <w:pPr>
        <w:ind w:left="720" w:hanging="360"/>
      </w:pPr>
    </w:lvl>
    <w:lvl w:ilvl="1">
      <w:start w:val="2"/>
      <w:numFmt w:val="decimal"/>
      <w:lvlText w:val="%1.%2"/>
      <w:lvlJc w:val="left"/>
      <w:pPr>
        <w:ind w:left="576" w:hanging="576"/>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0CC4648"/>
    <w:multiLevelType w:val="multilevel"/>
    <w:tmpl w:val="83803872"/>
    <w:styleLink w:val="CurrentList8"/>
    <w:lvl w:ilvl="0">
      <w:start w:val="1"/>
      <w:numFmt w:val="decimal"/>
      <w:lvlText w:val="Section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34BD07B0"/>
    <w:multiLevelType w:val="hybridMultilevel"/>
    <w:tmpl w:val="C95081A8"/>
    <w:lvl w:ilvl="0" w:tplc="664E190C">
      <w:start w:val="7"/>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56EF37"/>
    <w:multiLevelType w:val="multilevel"/>
    <w:tmpl w:val="58341EEE"/>
    <w:lvl w:ilvl="0">
      <w:start w:val="1"/>
      <w:numFmt w:val="decimal"/>
      <w:lvlText w:val="%1."/>
      <w:lvlJc w:val="left"/>
      <w:pPr>
        <w:ind w:left="720" w:hanging="360"/>
      </w:pPr>
    </w:lvl>
    <w:lvl w:ilvl="1">
      <w:start w:val="1"/>
      <w:numFmt w:val="decimal"/>
      <w:lvlText w:val="%1.%2"/>
      <w:lvlJc w:val="left"/>
      <w:pPr>
        <w:ind w:left="576" w:hanging="576"/>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6AE760C"/>
    <w:multiLevelType w:val="multilevel"/>
    <w:tmpl w:val="1CA43FAC"/>
    <w:lvl w:ilvl="0">
      <w:start w:val="1"/>
      <w:numFmt w:val="decimal"/>
      <w:pStyle w:val="Heading1"/>
      <w:suff w:val="space"/>
      <w:lvlText w:val="Section %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36EC2E70"/>
    <w:multiLevelType w:val="multilevel"/>
    <w:tmpl w:val="9F0AC764"/>
    <w:styleLink w:val="CurrentList6"/>
    <w:lvl w:ilvl="0">
      <w:start w:val="1"/>
      <w:numFmt w:val="decimal"/>
      <w:lvlText w:val="Sectio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40E85889"/>
    <w:multiLevelType w:val="hybridMultilevel"/>
    <w:tmpl w:val="8B607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926A91"/>
    <w:multiLevelType w:val="multilevel"/>
    <w:tmpl w:val="AC82733C"/>
    <w:styleLink w:val="CurrentList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4B1078F6"/>
    <w:multiLevelType w:val="hybridMultilevel"/>
    <w:tmpl w:val="73EA6C4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C134B91"/>
    <w:multiLevelType w:val="hybridMultilevel"/>
    <w:tmpl w:val="5BF8B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2E32F5"/>
    <w:multiLevelType w:val="hybridMultilevel"/>
    <w:tmpl w:val="3E34C5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7A47E1"/>
    <w:multiLevelType w:val="multilevel"/>
    <w:tmpl w:val="6902DF1A"/>
    <w:styleLink w:val="CurrentList10"/>
    <w:lvl w:ilvl="0">
      <w:start w:val="1"/>
      <w:numFmt w:val="decimal"/>
      <w:lvlText w:val="Section %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59B25B4A"/>
    <w:multiLevelType w:val="hybridMultilevel"/>
    <w:tmpl w:val="DAA68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A099A9"/>
    <w:multiLevelType w:val="hybridMultilevel"/>
    <w:tmpl w:val="FFFFFFFF"/>
    <w:lvl w:ilvl="0" w:tplc="EBBC47A2">
      <w:start w:val="1"/>
      <w:numFmt w:val="bullet"/>
      <w:lvlText w:val=""/>
      <w:lvlJc w:val="left"/>
      <w:pPr>
        <w:ind w:left="720" w:hanging="360"/>
      </w:pPr>
      <w:rPr>
        <w:rFonts w:ascii="Symbol" w:hAnsi="Symbol" w:hint="default"/>
      </w:rPr>
    </w:lvl>
    <w:lvl w:ilvl="1" w:tplc="80BAEE96">
      <w:start w:val="1"/>
      <w:numFmt w:val="bullet"/>
      <w:lvlText w:val="o"/>
      <w:lvlJc w:val="left"/>
      <w:pPr>
        <w:ind w:left="1440" w:hanging="360"/>
      </w:pPr>
      <w:rPr>
        <w:rFonts w:ascii="Courier New" w:hAnsi="Courier New" w:hint="default"/>
      </w:rPr>
    </w:lvl>
    <w:lvl w:ilvl="2" w:tplc="B1082E84">
      <w:start w:val="1"/>
      <w:numFmt w:val="bullet"/>
      <w:lvlText w:val=""/>
      <w:lvlJc w:val="left"/>
      <w:pPr>
        <w:ind w:left="2160" w:hanging="360"/>
      </w:pPr>
      <w:rPr>
        <w:rFonts w:ascii="Wingdings" w:hAnsi="Wingdings" w:hint="default"/>
      </w:rPr>
    </w:lvl>
    <w:lvl w:ilvl="3" w:tplc="01F0BADA">
      <w:start w:val="1"/>
      <w:numFmt w:val="bullet"/>
      <w:lvlText w:val=""/>
      <w:lvlJc w:val="left"/>
      <w:pPr>
        <w:ind w:left="2880" w:hanging="360"/>
      </w:pPr>
      <w:rPr>
        <w:rFonts w:ascii="Symbol" w:hAnsi="Symbol" w:hint="default"/>
      </w:rPr>
    </w:lvl>
    <w:lvl w:ilvl="4" w:tplc="BC06C390">
      <w:start w:val="1"/>
      <w:numFmt w:val="bullet"/>
      <w:lvlText w:val="o"/>
      <w:lvlJc w:val="left"/>
      <w:pPr>
        <w:ind w:left="3600" w:hanging="360"/>
      </w:pPr>
      <w:rPr>
        <w:rFonts w:ascii="Courier New" w:hAnsi="Courier New" w:hint="default"/>
      </w:rPr>
    </w:lvl>
    <w:lvl w:ilvl="5" w:tplc="E96EAA90">
      <w:start w:val="1"/>
      <w:numFmt w:val="bullet"/>
      <w:lvlText w:val=""/>
      <w:lvlJc w:val="left"/>
      <w:pPr>
        <w:ind w:left="4320" w:hanging="360"/>
      </w:pPr>
      <w:rPr>
        <w:rFonts w:ascii="Wingdings" w:hAnsi="Wingdings" w:hint="default"/>
      </w:rPr>
    </w:lvl>
    <w:lvl w:ilvl="6" w:tplc="ED0A3850">
      <w:start w:val="1"/>
      <w:numFmt w:val="bullet"/>
      <w:lvlText w:val=""/>
      <w:lvlJc w:val="left"/>
      <w:pPr>
        <w:ind w:left="5040" w:hanging="360"/>
      </w:pPr>
      <w:rPr>
        <w:rFonts w:ascii="Symbol" w:hAnsi="Symbol" w:hint="default"/>
      </w:rPr>
    </w:lvl>
    <w:lvl w:ilvl="7" w:tplc="BB50996C">
      <w:start w:val="1"/>
      <w:numFmt w:val="bullet"/>
      <w:lvlText w:val="o"/>
      <w:lvlJc w:val="left"/>
      <w:pPr>
        <w:ind w:left="5760" w:hanging="360"/>
      </w:pPr>
      <w:rPr>
        <w:rFonts w:ascii="Courier New" w:hAnsi="Courier New" w:hint="default"/>
      </w:rPr>
    </w:lvl>
    <w:lvl w:ilvl="8" w:tplc="29F8863A">
      <w:start w:val="1"/>
      <w:numFmt w:val="bullet"/>
      <w:lvlText w:val=""/>
      <w:lvlJc w:val="left"/>
      <w:pPr>
        <w:ind w:left="6480" w:hanging="360"/>
      </w:pPr>
      <w:rPr>
        <w:rFonts w:ascii="Wingdings" w:hAnsi="Wingdings" w:hint="default"/>
      </w:rPr>
    </w:lvl>
  </w:abstractNum>
  <w:abstractNum w:abstractNumId="28" w15:restartNumberingAfterBreak="0">
    <w:nsid w:val="5C6F4613"/>
    <w:multiLevelType w:val="hybridMultilevel"/>
    <w:tmpl w:val="023AD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119801"/>
    <w:multiLevelType w:val="hybridMultilevel"/>
    <w:tmpl w:val="FFFFFFFF"/>
    <w:lvl w:ilvl="0" w:tplc="E982C756">
      <w:start w:val="1"/>
      <w:numFmt w:val="bullet"/>
      <w:lvlText w:val="-"/>
      <w:lvlJc w:val="left"/>
      <w:pPr>
        <w:ind w:left="720" w:hanging="360"/>
      </w:pPr>
      <w:rPr>
        <w:rFonts w:ascii="Calibri" w:hAnsi="Calibri" w:hint="default"/>
      </w:rPr>
    </w:lvl>
    <w:lvl w:ilvl="1" w:tplc="A112D6C6">
      <w:start w:val="1"/>
      <w:numFmt w:val="bullet"/>
      <w:lvlText w:val="o"/>
      <w:lvlJc w:val="left"/>
      <w:pPr>
        <w:ind w:left="1440" w:hanging="360"/>
      </w:pPr>
      <w:rPr>
        <w:rFonts w:ascii="Courier New" w:hAnsi="Courier New" w:hint="default"/>
      </w:rPr>
    </w:lvl>
    <w:lvl w:ilvl="2" w:tplc="F8BA9592">
      <w:start w:val="1"/>
      <w:numFmt w:val="bullet"/>
      <w:lvlText w:val=""/>
      <w:lvlJc w:val="left"/>
      <w:pPr>
        <w:ind w:left="2160" w:hanging="360"/>
      </w:pPr>
      <w:rPr>
        <w:rFonts w:ascii="Wingdings" w:hAnsi="Wingdings" w:hint="default"/>
      </w:rPr>
    </w:lvl>
    <w:lvl w:ilvl="3" w:tplc="88C46016">
      <w:start w:val="1"/>
      <w:numFmt w:val="bullet"/>
      <w:lvlText w:val=""/>
      <w:lvlJc w:val="left"/>
      <w:pPr>
        <w:ind w:left="2880" w:hanging="360"/>
      </w:pPr>
      <w:rPr>
        <w:rFonts w:ascii="Symbol" w:hAnsi="Symbol" w:hint="default"/>
      </w:rPr>
    </w:lvl>
    <w:lvl w:ilvl="4" w:tplc="B7F0E756">
      <w:start w:val="1"/>
      <w:numFmt w:val="bullet"/>
      <w:lvlText w:val="o"/>
      <w:lvlJc w:val="left"/>
      <w:pPr>
        <w:ind w:left="3600" w:hanging="360"/>
      </w:pPr>
      <w:rPr>
        <w:rFonts w:ascii="Courier New" w:hAnsi="Courier New" w:hint="default"/>
      </w:rPr>
    </w:lvl>
    <w:lvl w:ilvl="5" w:tplc="875EB7C4">
      <w:start w:val="1"/>
      <w:numFmt w:val="bullet"/>
      <w:lvlText w:val=""/>
      <w:lvlJc w:val="left"/>
      <w:pPr>
        <w:ind w:left="4320" w:hanging="360"/>
      </w:pPr>
      <w:rPr>
        <w:rFonts w:ascii="Wingdings" w:hAnsi="Wingdings" w:hint="default"/>
      </w:rPr>
    </w:lvl>
    <w:lvl w:ilvl="6" w:tplc="7214C334">
      <w:start w:val="1"/>
      <w:numFmt w:val="bullet"/>
      <w:lvlText w:val=""/>
      <w:lvlJc w:val="left"/>
      <w:pPr>
        <w:ind w:left="5040" w:hanging="360"/>
      </w:pPr>
      <w:rPr>
        <w:rFonts w:ascii="Symbol" w:hAnsi="Symbol" w:hint="default"/>
      </w:rPr>
    </w:lvl>
    <w:lvl w:ilvl="7" w:tplc="52C235EA">
      <w:start w:val="1"/>
      <w:numFmt w:val="bullet"/>
      <w:lvlText w:val="o"/>
      <w:lvlJc w:val="left"/>
      <w:pPr>
        <w:ind w:left="5760" w:hanging="360"/>
      </w:pPr>
      <w:rPr>
        <w:rFonts w:ascii="Courier New" w:hAnsi="Courier New" w:hint="default"/>
      </w:rPr>
    </w:lvl>
    <w:lvl w:ilvl="8" w:tplc="CD582278">
      <w:start w:val="1"/>
      <w:numFmt w:val="bullet"/>
      <w:lvlText w:val=""/>
      <w:lvlJc w:val="left"/>
      <w:pPr>
        <w:ind w:left="6480" w:hanging="360"/>
      </w:pPr>
      <w:rPr>
        <w:rFonts w:ascii="Wingdings" w:hAnsi="Wingdings" w:hint="default"/>
      </w:rPr>
    </w:lvl>
  </w:abstractNum>
  <w:abstractNum w:abstractNumId="30" w15:restartNumberingAfterBreak="0">
    <w:nsid w:val="68BC342A"/>
    <w:multiLevelType w:val="hybridMultilevel"/>
    <w:tmpl w:val="3012AC96"/>
    <w:lvl w:ilvl="0" w:tplc="AA0285CC">
      <w:start w:val="1"/>
      <w:numFmt w:val="bullet"/>
      <w:pStyle w:val="List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3EA9CC"/>
    <w:multiLevelType w:val="multilevel"/>
    <w:tmpl w:val="FB383D88"/>
    <w:lvl w:ilvl="0">
      <w:start w:val="1"/>
      <w:numFmt w:val="decimal"/>
      <w:lvlText w:val="%1."/>
      <w:lvlJc w:val="left"/>
      <w:pPr>
        <w:ind w:left="720" w:hanging="360"/>
      </w:pPr>
    </w:lvl>
    <w:lvl w:ilvl="1">
      <w:start w:val="5"/>
      <w:numFmt w:val="decimal"/>
      <w:lvlText w:val="%1.%2"/>
      <w:lvlJc w:val="left"/>
      <w:pPr>
        <w:ind w:left="576" w:hanging="576"/>
      </w:pPr>
    </w:lvl>
    <w:lvl w:ilvl="2">
      <w:start w:val="1"/>
      <w:numFmt w:val="decimal"/>
      <w:lvlText w:val="%1.%2.%3"/>
      <w:lvlJc w:val="left"/>
      <w:pPr>
        <w:ind w:left="720" w:hanging="72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E0875F2"/>
    <w:multiLevelType w:val="multilevel"/>
    <w:tmpl w:val="435A5150"/>
    <w:styleLink w:val="CurrentList9"/>
    <w:lvl w:ilvl="0">
      <w:start w:val="1"/>
      <w:numFmt w:val="decimal"/>
      <w:lvlText w:val="Sectio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6EA3200E"/>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F20128C"/>
    <w:multiLevelType w:val="multilevel"/>
    <w:tmpl w:val="3620F84E"/>
    <w:lvl w:ilvl="0">
      <w:start w:val="1"/>
      <w:numFmt w:val="decimal"/>
      <w:lvlText w:val="%1."/>
      <w:lvlJc w:val="left"/>
      <w:pPr>
        <w:ind w:left="720" w:hanging="360"/>
      </w:pPr>
    </w:lvl>
    <w:lvl w:ilvl="1">
      <w:start w:val="1"/>
      <w:numFmt w:val="lowerLetter"/>
      <w:lvlText w:val="%2."/>
      <w:lvlJc w:val="left"/>
      <w:pPr>
        <w:ind w:left="1440" w:hanging="360"/>
      </w:pPr>
    </w:lvl>
    <w:lvl w:ilvl="2">
      <w:start w:val="4"/>
      <w:numFmt w:val="decimal"/>
      <w:lvlText w:val="%1.%2.%3"/>
      <w:lvlJc w:val="left"/>
      <w:pPr>
        <w:ind w:left="720" w:hanging="72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1341C10"/>
    <w:multiLevelType w:val="multilevel"/>
    <w:tmpl w:val="2132CBD8"/>
    <w:styleLink w:val="CurrentList5"/>
    <w:lvl w:ilvl="0">
      <w:start w:val="1"/>
      <w:numFmt w:val="decimal"/>
      <w:lvlText w:val="Section%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7F1E0549"/>
    <w:multiLevelType w:val="multilevel"/>
    <w:tmpl w:val="21D0B50A"/>
    <w:styleLink w:val="CurrentList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F96C341"/>
    <w:multiLevelType w:val="multilevel"/>
    <w:tmpl w:val="F77A84DE"/>
    <w:lvl w:ilvl="0">
      <w:start w:val="1"/>
      <w:numFmt w:val="decimal"/>
      <w:lvlText w:val="%1."/>
      <w:lvlJc w:val="left"/>
      <w:pPr>
        <w:ind w:left="720" w:hanging="360"/>
      </w:pPr>
    </w:lvl>
    <w:lvl w:ilvl="1">
      <w:start w:val="1"/>
      <w:numFmt w:val="lowerLetter"/>
      <w:lvlText w:val="%2."/>
      <w:lvlJc w:val="left"/>
      <w:pPr>
        <w:ind w:left="1440" w:hanging="360"/>
      </w:pPr>
    </w:lvl>
    <w:lvl w:ilvl="2">
      <w:start w:val="2"/>
      <w:numFmt w:val="decimal"/>
      <w:lvlText w:val="%1.%2.%3"/>
      <w:lvlJc w:val="left"/>
      <w:pPr>
        <w:ind w:left="720" w:hanging="72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7409613">
    <w:abstractNumId w:val="34"/>
  </w:num>
  <w:num w:numId="2" w16cid:durableId="1231309255">
    <w:abstractNumId w:val="1"/>
  </w:num>
  <w:num w:numId="3" w16cid:durableId="600644525">
    <w:abstractNumId w:val="37"/>
  </w:num>
  <w:num w:numId="4" w16cid:durableId="718940043">
    <w:abstractNumId w:val="31"/>
  </w:num>
  <w:num w:numId="5" w16cid:durableId="1795249673">
    <w:abstractNumId w:val="14"/>
  </w:num>
  <w:num w:numId="6" w16cid:durableId="505872633">
    <w:abstractNumId w:val="17"/>
  </w:num>
  <w:num w:numId="7" w16cid:durableId="2125535828">
    <w:abstractNumId w:val="29"/>
  </w:num>
  <w:num w:numId="8" w16cid:durableId="878248164">
    <w:abstractNumId w:val="4"/>
  </w:num>
  <w:num w:numId="9" w16cid:durableId="1169976885">
    <w:abstractNumId w:val="30"/>
  </w:num>
  <w:num w:numId="10" w16cid:durableId="1556283401">
    <w:abstractNumId w:val="20"/>
  </w:num>
  <w:num w:numId="11" w16cid:durableId="738089261">
    <w:abstractNumId w:val="33"/>
  </w:num>
  <w:num w:numId="12" w16cid:durableId="1093016021">
    <w:abstractNumId w:val="9"/>
  </w:num>
  <w:num w:numId="13" w16cid:durableId="263542389">
    <w:abstractNumId w:val="5"/>
  </w:num>
  <w:num w:numId="14" w16cid:durableId="471673137">
    <w:abstractNumId w:val="21"/>
  </w:num>
  <w:num w:numId="15" w16cid:durableId="1010178641">
    <w:abstractNumId w:val="6"/>
  </w:num>
  <w:num w:numId="16" w16cid:durableId="249315637">
    <w:abstractNumId w:val="3"/>
  </w:num>
  <w:num w:numId="17" w16cid:durableId="495532857">
    <w:abstractNumId w:val="35"/>
  </w:num>
  <w:num w:numId="18" w16cid:durableId="131413844">
    <w:abstractNumId w:val="19"/>
  </w:num>
  <w:num w:numId="19" w16cid:durableId="1540896836">
    <w:abstractNumId w:val="13"/>
  </w:num>
  <w:num w:numId="20" w16cid:durableId="268591309">
    <w:abstractNumId w:val="15"/>
  </w:num>
  <w:num w:numId="21" w16cid:durableId="1464689202">
    <w:abstractNumId w:val="32"/>
  </w:num>
  <w:num w:numId="22" w16cid:durableId="1536504514">
    <w:abstractNumId w:val="25"/>
  </w:num>
  <w:num w:numId="23" w16cid:durableId="526918342">
    <w:abstractNumId w:val="18"/>
  </w:num>
  <w:num w:numId="24" w16cid:durableId="1720207940">
    <w:abstractNumId w:val="0"/>
  </w:num>
  <w:num w:numId="25" w16cid:durableId="1781142131">
    <w:abstractNumId w:val="16"/>
  </w:num>
  <w:num w:numId="26" w16cid:durableId="483551103">
    <w:abstractNumId w:val="8"/>
  </w:num>
  <w:num w:numId="27" w16cid:durableId="317274609">
    <w:abstractNumId w:val="22"/>
  </w:num>
  <w:num w:numId="28" w16cid:durableId="506020055">
    <w:abstractNumId w:val="24"/>
  </w:num>
  <w:num w:numId="29" w16cid:durableId="175387375">
    <w:abstractNumId w:val="23"/>
  </w:num>
  <w:num w:numId="30" w16cid:durableId="434904813">
    <w:abstractNumId w:val="28"/>
  </w:num>
  <w:num w:numId="31" w16cid:durableId="1840730456">
    <w:abstractNumId w:val="11"/>
  </w:num>
  <w:num w:numId="32" w16cid:durableId="1104156105">
    <w:abstractNumId w:val="36"/>
  </w:num>
  <w:num w:numId="33" w16cid:durableId="1466120914">
    <w:abstractNumId w:val="26"/>
  </w:num>
  <w:num w:numId="34" w16cid:durableId="1046832460">
    <w:abstractNumId w:val="27"/>
  </w:num>
  <w:num w:numId="35" w16cid:durableId="157965099">
    <w:abstractNumId w:val="12"/>
  </w:num>
  <w:num w:numId="36" w16cid:durableId="1747798729">
    <w:abstractNumId w:val="7"/>
  </w:num>
  <w:num w:numId="37" w16cid:durableId="954679307">
    <w:abstractNumId w:val="10"/>
  </w:num>
  <w:num w:numId="38" w16cid:durableId="341471304">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5"/>
  <w:removePersonalInformation/>
  <w:removeDateAndTime/>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bA0NDI1MDOwMDU3NzRV0lEKTi0uzszPAykwrAUA0Aqz3ywAAAA="/>
  </w:docVars>
  <w:rsids>
    <w:rsidRoot w:val="00EB6DEE"/>
    <w:rsid w:val="000006BB"/>
    <w:rsid w:val="00001708"/>
    <w:rsid w:val="0000259D"/>
    <w:rsid w:val="00002642"/>
    <w:rsid w:val="000027C3"/>
    <w:rsid w:val="00003C37"/>
    <w:rsid w:val="00003EBE"/>
    <w:rsid w:val="00004D2B"/>
    <w:rsid w:val="00005EB1"/>
    <w:rsid w:val="000066AB"/>
    <w:rsid w:val="00006BCF"/>
    <w:rsid w:val="00006EB6"/>
    <w:rsid w:val="00006EB7"/>
    <w:rsid w:val="0000710D"/>
    <w:rsid w:val="000105E5"/>
    <w:rsid w:val="00010A43"/>
    <w:rsid w:val="00010BC1"/>
    <w:rsid w:val="000117F1"/>
    <w:rsid w:val="0001384F"/>
    <w:rsid w:val="00013CE8"/>
    <w:rsid w:val="00013F61"/>
    <w:rsid w:val="00013FBE"/>
    <w:rsid w:val="000145BB"/>
    <w:rsid w:val="0001487E"/>
    <w:rsid w:val="00014A9A"/>
    <w:rsid w:val="0001638A"/>
    <w:rsid w:val="000176E6"/>
    <w:rsid w:val="000203CD"/>
    <w:rsid w:val="000207AA"/>
    <w:rsid w:val="00021ADE"/>
    <w:rsid w:val="00023271"/>
    <w:rsid w:val="0002411E"/>
    <w:rsid w:val="0002440D"/>
    <w:rsid w:val="00024F90"/>
    <w:rsid w:val="000252D8"/>
    <w:rsid w:val="0002551F"/>
    <w:rsid w:val="000258E3"/>
    <w:rsid w:val="00025D5F"/>
    <w:rsid w:val="00025FFF"/>
    <w:rsid w:val="0002620A"/>
    <w:rsid w:val="0002623E"/>
    <w:rsid w:val="00027977"/>
    <w:rsid w:val="000301A6"/>
    <w:rsid w:val="00030664"/>
    <w:rsid w:val="00030FB2"/>
    <w:rsid w:val="0003150B"/>
    <w:rsid w:val="000318E1"/>
    <w:rsid w:val="0003195C"/>
    <w:rsid w:val="00031DC1"/>
    <w:rsid w:val="00033D0D"/>
    <w:rsid w:val="0003468C"/>
    <w:rsid w:val="00034A4D"/>
    <w:rsid w:val="00034C2D"/>
    <w:rsid w:val="00035377"/>
    <w:rsid w:val="000357DF"/>
    <w:rsid w:val="00035B61"/>
    <w:rsid w:val="00037187"/>
    <w:rsid w:val="00037345"/>
    <w:rsid w:val="000373D7"/>
    <w:rsid w:val="000378A3"/>
    <w:rsid w:val="00037C63"/>
    <w:rsid w:val="00037F6E"/>
    <w:rsid w:val="00040513"/>
    <w:rsid w:val="00041373"/>
    <w:rsid w:val="00041784"/>
    <w:rsid w:val="000418F2"/>
    <w:rsid w:val="000428BA"/>
    <w:rsid w:val="0004300C"/>
    <w:rsid w:val="00043564"/>
    <w:rsid w:val="0004369C"/>
    <w:rsid w:val="0004373E"/>
    <w:rsid w:val="0004456E"/>
    <w:rsid w:val="00044BDB"/>
    <w:rsid w:val="00045E18"/>
    <w:rsid w:val="00046801"/>
    <w:rsid w:val="0004692A"/>
    <w:rsid w:val="00046AB3"/>
    <w:rsid w:val="00047858"/>
    <w:rsid w:val="00047B2D"/>
    <w:rsid w:val="00047CE7"/>
    <w:rsid w:val="0005016A"/>
    <w:rsid w:val="0005117A"/>
    <w:rsid w:val="00051480"/>
    <w:rsid w:val="000516BB"/>
    <w:rsid w:val="000529D3"/>
    <w:rsid w:val="000529F1"/>
    <w:rsid w:val="00052BC5"/>
    <w:rsid w:val="00053344"/>
    <w:rsid w:val="00053705"/>
    <w:rsid w:val="0005379A"/>
    <w:rsid w:val="00053828"/>
    <w:rsid w:val="000542F4"/>
    <w:rsid w:val="000545C3"/>
    <w:rsid w:val="000546F3"/>
    <w:rsid w:val="00054845"/>
    <w:rsid w:val="00055D62"/>
    <w:rsid w:val="0005645A"/>
    <w:rsid w:val="00056AC6"/>
    <w:rsid w:val="0005753E"/>
    <w:rsid w:val="00057C12"/>
    <w:rsid w:val="00060706"/>
    <w:rsid w:val="00060F18"/>
    <w:rsid w:val="00060F8F"/>
    <w:rsid w:val="00061546"/>
    <w:rsid w:val="00061621"/>
    <w:rsid w:val="00062201"/>
    <w:rsid w:val="00062443"/>
    <w:rsid w:val="000624A3"/>
    <w:rsid w:val="000627FE"/>
    <w:rsid w:val="000629C2"/>
    <w:rsid w:val="0006324A"/>
    <w:rsid w:val="0006340D"/>
    <w:rsid w:val="000636F1"/>
    <w:rsid w:val="0006475A"/>
    <w:rsid w:val="0006701B"/>
    <w:rsid w:val="0006717A"/>
    <w:rsid w:val="000676CE"/>
    <w:rsid w:val="00067892"/>
    <w:rsid w:val="00067ECC"/>
    <w:rsid w:val="000709F3"/>
    <w:rsid w:val="00070EBC"/>
    <w:rsid w:val="00070FEC"/>
    <w:rsid w:val="000714C7"/>
    <w:rsid w:val="00071761"/>
    <w:rsid w:val="00071F04"/>
    <w:rsid w:val="000726BB"/>
    <w:rsid w:val="00072D5F"/>
    <w:rsid w:val="00072DE5"/>
    <w:rsid w:val="00074078"/>
    <w:rsid w:val="000744A8"/>
    <w:rsid w:val="00074887"/>
    <w:rsid w:val="000757AD"/>
    <w:rsid w:val="00075C5B"/>
    <w:rsid w:val="00076835"/>
    <w:rsid w:val="0007689F"/>
    <w:rsid w:val="0007764B"/>
    <w:rsid w:val="000807DE"/>
    <w:rsid w:val="000816F7"/>
    <w:rsid w:val="000818DE"/>
    <w:rsid w:val="00081D0F"/>
    <w:rsid w:val="000821BE"/>
    <w:rsid w:val="000836BC"/>
    <w:rsid w:val="00084F89"/>
    <w:rsid w:val="00084FF8"/>
    <w:rsid w:val="000851B5"/>
    <w:rsid w:val="000854AE"/>
    <w:rsid w:val="0008671B"/>
    <w:rsid w:val="00086E4A"/>
    <w:rsid w:val="000876FE"/>
    <w:rsid w:val="000878E1"/>
    <w:rsid w:val="00087BFB"/>
    <w:rsid w:val="00087C26"/>
    <w:rsid w:val="00087ED6"/>
    <w:rsid w:val="000915CE"/>
    <w:rsid w:val="00091B2A"/>
    <w:rsid w:val="00091C5E"/>
    <w:rsid w:val="0009254C"/>
    <w:rsid w:val="0009274B"/>
    <w:rsid w:val="00093A76"/>
    <w:rsid w:val="00094173"/>
    <w:rsid w:val="00094644"/>
    <w:rsid w:val="00095B5B"/>
    <w:rsid w:val="00096811"/>
    <w:rsid w:val="00096C3B"/>
    <w:rsid w:val="00096D8F"/>
    <w:rsid w:val="00097DAD"/>
    <w:rsid w:val="00097FE4"/>
    <w:rsid w:val="000A1098"/>
    <w:rsid w:val="000A17DF"/>
    <w:rsid w:val="000A1B63"/>
    <w:rsid w:val="000A2B1B"/>
    <w:rsid w:val="000A3548"/>
    <w:rsid w:val="000A371D"/>
    <w:rsid w:val="000A3B62"/>
    <w:rsid w:val="000A3D44"/>
    <w:rsid w:val="000A404B"/>
    <w:rsid w:val="000A4BF0"/>
    <w:rsid w:val="000A4EE5"/>
    <w:rsid w:val="000A4FC9"/>
    <w:rsid w:val="000A56B2"/>
    <w:rsid w:val="000A623A"/>
    <w:rsid w:val="000A625A"/>
    <w:rsid w:val="000A669B"/>
    <w:rsid w:val="000A7329"/>
    <w:rsid w:val="000B0B45"/>
    <w:rsid w:val="000B0EC4"/>
    <w:rsid w:val="000B1696"/>
    <w:rsid w:val="000B1DD8"/>
    <w:rsid w:val="000B2162"/>
    <w:rsid w:val="000B24B5"/>
    <w:rsid w:val="000B2CD2"/>
    <w:rsid w:val="000B2D00"/>
    <w:rsid w:val="000B2F5E"/>
    <w:rsid w:val="000B3043"/>
    <w:rsid w:val="000B3301"/>
    <w:rsid w:val="000B3B89"/>
    <w:rsid w:val="000B3CE2"/>
    <w:rsid w:val="000B3DAC"/>
    <w:rsid w:val="000B3E9D"/>
    <w:rsid w:val="000B451E"/>
    <w:rsid w:val="000B4575"/>
    <w:rsid w:val="000B4F5C"/>
    <w:rsid w:val="000B504C"/>
    <w:rsid w:val="000B534E"/>
    <w:rsid w:val="000B5AC0"/>
    <w:rsid w:val="000B5E35"/>
    <w:rsid w:val="000B68D2"/>
    <w:rsid w:val="000B6928"/>
    <w:rsid w:val="000B6A5C"/>
    <w:rsid w:val="000B71BD"/>
    <w:rsid w:val="000C0603"/>
    <w:rsid w:val="000C0E82"/>
    <w:rsid w:val="000C1F29"/>
    <w:rsid w:val="000C216F"/>
    <w:rsid w:val="000C3998"/>
    <w:rsid w:val="000C47CA"/>
    <w:rsid w:val="000C5357"/>
    <w:rsid w:val="000C5FBA"/>
    <w:rsid w:val="000C7A91"/>
    <w:rsid w:val="000C7C1E"/>
    <w:rsid w:val="000D16AF"/>
    <w:rsid w:val="000D1E1F"/>
    <w:rsid w:val="000D2D2D"/>
    <w:rsid w:val="000D3B39"/>
    <w:rsid w:val="000D3C69"/>
    <w:rsid w:val="000D47E8"/>
    <w:rsid w:val="000D5B43"/>
    <w:rsid w:val="000D65CB"/>
    <w:rsid w:val="000E12AD"/>
    <w:rsid w:val="000E20A7"/>
    <w:rsid w:val="000E2606"/>
    <w:rsid w:val="000E29C5"/>
    <w:rsid w:val="000E3FA8"/>
    <w:rsid w:val="000E428C"/>
    <w:rsid w:val="000E474B"/>
    <w:rsid w:val="000E571C"/>
    <w:rsid w:val="000E5880"/>
    <w:rsid w:val="000E65B4"/>
    <w:rsid w:val="000E66EC"/>
    <w:rsid w:val="000E67A5"/>
    <w:rsid w:val="000F090E"/>
    <w:rsid w:val="000F2E4E"/>
    <w:rsid w:val="000F323E"/>
    <w:rsid w:val="000F3438"/>
    <w:rsid w:val="000F3E64"/>
    <w:rsid w:val="000F5855"/>
    <w:rsid w:val="000F6712"/>
    <w:rsid w:val="000F722B"/>
    <w:rsid w:val="000F7524"/>
    <w:rsid w:val="000F78A9"/>
    <w:rsid w:val="000F78B9"/>
    <w:rsid w:val="000F7CE4"/>
    <w:rsid w:val="0010017C"/>
    <w:rsid w:val="00100B6F"/>
    <w:rsid w:val="001022B9"/>
    <w:rsid w:val="0010267F"/>
    <w:rsid w:val="00102D05"/>
    <w:rsid w:val="00103CDF"/>
    <w:rsid w:val="00104BEA"/>
    <w:rsid w:val="0010513F"/>
    <w:rsid w:val="00105297"/>
    <w:rsid w:val="0010614C"/>
    <w:rsid w:val="001061AA"/>
    <w:rsid w:val="00106785"/>
    <w:rsid w:val="00106C83"/>
    <w:rsid w:val="001108C8"/>
    <w:rsid w:val="00110F8A"/>
    <w:rsid w:val="00111068"/>
    <w:rsid w:val="00111404"/>
    <w:rsid w:val="00112E70"/>
    <w:rsid w:val="001155AE"/>
    <w:rsid w:val="00115C22"/>
    <w:rsid w:val="00115FDA"/>
    <w:rsid w:val="00117516"/>
    <w:rsid w:val="00117B76"/>
    <w:rsid w:val="00120165"/>
    <w:rsid w:val="00121D34"/>
    <w:rsid w:val="00122253"/>
    <w:rsid w:val="00122550"/>
    <w:rsid w:val="00122724"/>
    <w:rsid w:val="001229AD"/>
    <w:rsid w:val="00123380"/>
    <w:rsid w:val="00123587"/>
    <w:rsid w:val="001237B0"/>
    <w:rsid w:val="001244F2"/>
    <w:rsid w:val="00124C36"/>
    <w:rsid w:val="00124F87"/>
    <w:rsid w:val="001257D9"/>
    <w:rsid w:val="00130079"/>
    <w:rsid w:val="001301EB"/>
    <w:rsid w:val="001318F3"/>
    <w:rsid w:val="00132BE6"/>
    <w:rsid w:val="00132D5E"/>
    <w:rsid w:val="00133576"/>
    <w:rsid w:val="00133B22"/>
    <w:rsid w:val="00133C8D"/>
    <w:rsid w:val="00134524"/>
    <w:rsid w:val="00134F38"/>
    <w:rsid w:val="001351A6"/>
    <w:rsid w:val="001356D4"/>
    <w:rsid w:val="00135B86"/>
    <w:rsid w:val="00135C17"/>
    <w:rsid w:val="001361BC"/>
    <w:rsid w:val="001361CC"/>
    <w:rsid w:val="00137191"/>
    <w:rsid w:val="00137818"/>
    <w:rsid w:val="00137C6A"/>
    <w:rsid w:val="001401F6"/>
    <w:rsid w:val="00140650"/>
    <w:rsid w:val="00140CA1"/>
    <w:rsid w:val="0014109F"/>
    <w:rsid w:val="001411A0"/>
    <w:rsid w:val="00141EA6"/>
    <w:rsid w:val="00141EFE"/>
    <w:rsid w:val="00142565"/>
    <w:rsid w:val="00143091"/>
    <w:rsid w:val="0014346D"/>
    <w:rsid w:val="00143E3F"/>
    <w:rsid w:val="001449F2"/>
    <w:rsid w:val="001452AD"/>
    <w:rsid w:val="0014545C"/>
    <w:rsid w:val="00145BC5"/>
    <w:rsid w:val="00146F4B"/>
    <w:rsid w:val="00147187"/>
    <w:rsid w:val="00147982"/>
    <w:rsid w:val="001479A3"/>
    <w:rsid w:val="00147E32"/>
    <w:rsid w:val="0015096B"/>
    <w:rsid w:val="00150D56"/>
    <w:rsid w:val="00151532"/>
    <w:rsid w:val="00152D5B"/>
    <w:rsid w:val="00155634"/>
    <w:rsid w:val="00156A3F"/>
    <w:rsid w:val="0016019C"/>
    <w:rsid w:val="001603FD"/>
    <w:rsid w:val="001629AE"/>
    <w:rsid w:val="00162B35"/>
    <w:rsid w:val="00163123"/>
    <w:rsid w:val="0016395D"/>
    <w:rsid w:val="001650B4"/>
    <w:rsid w:val="001657CD"/>
    <w:rsid w:val="0016612F"/>
    <w:rsid w:val="00167E72"/>
    <w:rsid w:val="00170A40"/>
    <w:rsid w:val="00170EAD"/>
    <w:rsid w:val="00171000"/>
    <w:rsid w:val="00171923"/>
    <w:rsid w:val="00171EB0"/>
    <w:rsid w:val="00172189"/>
    <w:rsid w:val="00172408"/>
    <w:rsid w:val="00172460"/>
    <w:rsid w:val="001728E8"/>
    <w:rsid w:val="00172DF9"/>
    <w:rsid w:val="00172F0E"/>
    <w:rsid w:val="001736DD"/>
    <w:rsid w:val="00173B56"/>
    <w:rsid w:val="00173ED6"/>
    <w:rsid w:val="001744F4"/>
    <w:rsid w:val="00174820"/>
    <w:rsid w:val="00175D94"/>
    <w:rsid w:val="00177324"/>
    <w:rsid w:val="001778C3"/>
    <w:rsid w:val="001808BE"/>
    <w:rsid w:val="00182127"/>
    <w:rsid w:val="001826B3"/>
    <w:rsid w:val="001837DA"/>
    <w:rsid w:val="00183BFB"/>
    <w:rsid w:val="00184D02"/>
    <w:rsid w:val="0018572C"/>
    <w:rsid w:val="00185BFB"/>
    <w:rsid w:val="001868C1"/>
    <w:rsid w:val="001871EB"/>
    <w:rsid w:val="00187F2E"/>
    <w:rsid w:val="0018D2CD"/>
    <w:rsid w:val="0018FCCE"/>
    <w:rsid w:val="0019008E"/>
    <w:rsid w:val="001901DD"/>
    <w:rsid w:val="0019046D"/>
    <w:rsid w:val="001907DB"/>
    <w:rsid w:val="00192228"/>
    <w:rsid w:val="00192522"/>
    <w:rsid w:val="0019252B"/>
    <w:rsid w:val="001926EF"/>
    <w:rsid w:val="00193376"/>
    <w:rsid w:val="00193F17"/>
    <w:rsid w:val="00194DA3"/>
    <w:rsid w:val="00195891"/>
    <w:rsid w:val="00196083"/>
    <w:rsid w:val="001966CE"/>
    <w:rsid w:val="00196CD0"/>
    <w:rsid w:val="00197414"/>
    <w:rsid w:val="0019765B"/>
    <w:rsid w:val="00197A08"/>
    <w:rsid w:val="001A04F5"/>
    <w:rsid w:val="001A1919"/>
    <w:rsid w:val="001A31A4"/>
    <w:rsid w:val="001A355D"/>
    <w:rsid w:val="001A3A86"/>
    <w:rsid w:val="001A3D5A"/>
    <w:rsid w:val="001A589E"/>
    <w:rsid w:val="001A5E90"/>
    <w:rsid w:val="001A66AB"/>
    <w:rsid w:val="001A66D9"/>
    <w:rsid w:val="001A70FA"/>
    <w:rsid w:val="001B114C"/>
    <w:rsid w:val="001B175F"/>
    <w:rsid w:val="001B1B02"/>
    <w:rsid w:val="001B1D59"/>
    <w:rsid w:val="001B20D2"/>
    <w:rsid w:val="001B21AE"/>
    <w:rsid w:val="001B3140"/>
    <w:rsid w:val="001B3360"/>
    <w:rsid w:val="001B355F"/>
    <w:rsid w:val="001B43BB"/>
    <w:rsid w:val="001B47B6"/>
    <w:rsid w:val="001B53F1"/>
    <w:rsid w:val="001B57C5"/>
    <w:rsid w:val="001B5A87"/>
    <w:rsid w:val="001B7234"/>
    <w:rsid w:val="001B7F76"/>
    <w:rsid w:val="001C0507"/>
    <w:rsid w:val="001C050C"/>
    <w:rsid w:val="001C0606"/>
    <w:rsid w:val="001C0BC5"/>
    <w:rsid w:val="001C0BE1"/>
    <w:rsid w:val="001C12D6"/>
    <w:rsid w:val="001C3417"/>
    <w:rsid w:val="001C37C3"/>
    <w:rsid w:val="001C39DB"/>
    <w:rsid w:val="001C4258"/>
    <w:rsid w:val="001C4C74"/>
    <w:rsid w:val="001C6CE5"/>
    <w:rsid w:val="001C765E"/>
    <w:rsid w:val="001D0736"/>
    <w:rsid w:val="001D143E"/>
    <w:rsid w:val="001D3448"/>
    <w:rsid w:val="001D3F57"/>
    <w:rsid w:val="001D4346"/>
    <w:rsid w:val="001D56C9"/>
    <w:rsid w:val="001D5F62"/>
    <w:rsid w:val="001D672A"/>
    <w:rsid w:val="001D70F7"/>
    <w:rsid w:val="001D74BD"/>
    <w:rsid w:val="001D7949"/>
    <w:rsid w:val="001E0119"/>
    <w:rsid w:val="001E153E"/>
    <w:rsid w:val="001E2618"/>
    <w:rsid w:val="001E2B2A"/>
    <w:rsid w:val="001E2C01"/>
    <w:rsid w:val="001E5C7F"/>
    <w:rsid w:val="001E5FAF"/>
    <w:rsid w:val="001E6B7C"/>
    <w:rsid w:val="001F0154"/>
    <w:rsid w:val="001F0405"/>
    <w:rsid w:val="001F0634"/>
    <w:rsid w:val="001F1D77"/>
    <w:rsid w:val="001F2467"/>
    <w:rsid w:val="001F2537"/>
    <w:rsid w:val="001F3083"/>
    <w:rsid w:val="001F308B"/>
    <w:rsid w:val="001F31D8"/>
    <w:rsid w:val="001F4950"/>
    <w:rsid w:val="001F52EC"/>
    <w:rsid w:val="001F5B8C"/>
    <w:rsid w:val="001F5C05"/>
    <w:rsid w:val="001F5E7F"/>
    <w:rsid w:val="001F6853"/>
    <w:rsid w:val="001F7187"/>
    <w:rsid w:val="001F7313"/>
    <w:rsid w:val="001F7BC5"/>
    <w:rsid w:val="0020078F"/>
    <w:rsid w:val="00201C16"/>
    <w:rsid w:val="00201FF5"/>
    <w:rsid w:val="00204763"/>
    <w:rsid w:val="00204CC6"/>
    <w:rsid w:val="002055CF"/>
    <w:rsid w:val="00205A28"/>
    <w:rsid w:val="002061ED"/>
    <w:rsid w:val="00206FBF"/>
    <w:rsid w:val="0020795A"/>
    <w:rsid w:val="00207C4E"/>
    <w:rsid w:val="00207F7B"/>
    <w:rsid w:val="002100CE"/>
    <w:rsid w:val="0021088A"/>
    <w:rsid w:val="0021146F"/>
    <w:rsid w:val="0021294D"/>
    <w:rsid w:val="00212C31"/>
    <w:rsid w:val="00212F41"/>
    <w:rsid w:val="0021311F"/>
    <w:rsid w:val="002141CE"/>
    <w:rsid w:val="002141E2"/>
    <w:rsid w:val="00215833"/>
    <w:rsid w:val="002161D3"/>
    <w:rsid w:val="002171E6"/>
    <w:rsid w:val="002177A4"/>
    <w:rsid w:val="00220B9B"/>
    <w:rsid w:val="002222EC"/>
    <w:rsid w:val="002227F1"/>
    <w:rsid w:val="00222BA1"/>
    <w:rsid w:val="00223870"/>
    <w:rsid w:val="00223A99"/>
    <w:rsid w:val="002243BD"/>
    <w:rsid w:val="00224BBE"/>
    <w:rsid w:val="00224D1E"/>
    <w:rsid w:val="00225315"/>
    <w:rsid w:val="00225EEC"/>
    <w:rsid w:val="00226204"/>
    <w:rsid w:val="002272B7"/>
    <w:rsid w:val="002309F3"/>
    <w:rsid w:val="00230A04"/>
    <w:rsid w:val="00231191"/>
    <w:rsid w:val="00232E9E"/>
    <w:rsid w:val="00232FAA"/>
    <w:rsid w:val="00233C99"/>
    <w:rsid w:val="00234177"/>
    <w:rsid w:val="002351C1"/>
    <w:rsid w:val="00235B1E"/>
    <w:rsid w:val="00236424"/>
    <w:rsid w:val="00236662"/>
    <w:rsid w:val="0023713E"/>
    <w:rsid w:val="002373CE"/>
    <w:rsid w:val="00237B26"/>
    <w:rsid w:val="00237C22"/>
    <w:rsid w:val="00237EA6"/>
    <w:rsid w:val="002407BE"/>
    <w:rsid w:val="00240F3C"/>
    <w:rsid w:val="0024101C"/>
    <w:rsid w:val="0024326E"/>
    <w:rsid w:val="00243AE9"/>
    <w:rsid w:val="00243DD0"/>
    <w:rsid w:val="00244441"/>
    <w:rsid w:val="00245DF0"/>
    <w:rsid w:val="00246716"/>
    <w:rsid w:val="0024694B"/>
    <w:rsid w:val="0024785D"/>
    <w:rsid w:val="00251B5D"/>
    <w:rsid w:val="00251E5A"/>
    <w:rsid w:val="002522A1"/>
    <w:rsid w:val="00252732"/>
    <w:rsid w:val="00252C3A"/>
    <w:rsid w:val="00253F7D"/>
    <w:rsid w:val="00254D2C"/>
    <w:rsid w:val="0025546A"/>
    <w:rsid w:val="002559FE"/>
    <w:rsid w:val="00255F13"/>
    <w:rsid w:val="00256A39"/>
    <w:rsid w:val="0025746D"/>
    <w:rsid w:val="0025777D"/>
    <w:rsid w:val="002608E4"/>
    <w:rsid w:val="0026096B"/>
    <w:rsid w:val="00261179"/>
    <w:rsid w:val="00261FCA"/>
    <w:rsid w:val="002644EB"/>
    <w:rsid w:val="00264BE5"/>
    <w:rsid w:val="002658EA"/>
    <w:rsid w:val="0026637F"/>
    <w:rsid w:val="002669F8"/>
    <w:rsid w:val="00266CA8"/>
    <w:rsid w:val="002675AC"/>
    <w:rsid w:val="00267621"/>
    <w:rsid w:val="00270B38"/>
    <w:rsid w:val="00272201"/>
    <w:rsid w:val="00272486"/>
    <w:rsid w:val="0027257C"/>
    <w:rsid w:val="002725B2"/>
    <w:rsid w:val="002731E5"/>
    <w:rsid w:val="00273BA4"/>
    <w:rsid w:val="00273BBF"/>
    <w:rsid w:val="00273D06"/>
    <w:rsid w:val="002744CC"/>
    <w:rsid w:val="00275605"/>
    <w:rsid w:val="002758E6"/>
    <w:rsid w:val="00275F07"/>
    <w:rsid w:val="00275F5C"/>
    <w:rsid w:val="0027605B"/>
    <w:rsid w:val="00276413"/>
    <w:rsid w:val="00276B7A"/>
    <w:rsid w:val="00277F48"/>
    <w:rsid w:val="00277FF8"/>
    <w:rsid w:val="00280335"/>
    <w:rsid w:val="002803ED"/>
    <w:rsid w:val="00281283"/>
    <w:rsid w:val="00281DC5"/>
    <w:rsid w:val="0028265E"/>
    <w:rsid w:val="002828BD"/>
    <w:rsid w:val="0028355B"/>
    <w:rsid w:val="0028383C"/>
    <w:rsid w:val="00283E8B"/>
    <w:rsid w:val="00284389"/>
    <w:rsid w:val="00284433"/>
    <w:rsid w:val="00284CEF"/>
    <w:rsid w:val="0028576D"/>
    <w:rsid w:val="00285ACD"/>
    <w:rsid w:val="00285FBF"/>
    <w:rsid w:val="002863EA"/>
    <w:rsid w:val="002864FF"/>
    <w:rsid w:val="00286CBE"/>
    <w:rsid w:val="00287449"/>
    <w:rsid w:val="00287E39"/>
    <w:rsid w:val="0029177E"/>
    <w:rsid w:val="00292072"/>
    <w:rsid w:val="00292A9B"/>
    <w:rsid w:val="00292C9D"/>
    <w:rsid w:val="00293438"/>
    <w:rsid w:val="00293448"/>
    <w:rsid w:val="00295384"/>
    <w:rsid w:val="00295D41"/>
    <w:rsid w:val="00295EDB"/>
    <w:rsid w:val="00296FC6"/>
    <w:rsid w:val="00297EC4"/>
    <w:rsid w:val="002A05B0"/>
    <w:rsid w:val="002A0661"/>
    <w:rsid w:val="002A08E7"/>
    <w:rsid w:val="002A0978"/>
    <w:rsid w:val="002A216F"/>
    <w:rsid w:val="002A3C07"/>
    <w:rsid w:val="002A45C4"/>
    <w:rsid w:val="002A4639"/>
    <w:rsid w:val="002A4FB7"/>
    <w:rsid w:val="002A53CA"/>
    <w:rsid w:val="002A60F1"/>
    <w:rsid w:val="002A6BB4"/>
    <w:rsid w:val="002A6E69"/>
    <w:rsid w:val="002A732B"/>
    <w:rsid w:val="002A765A"/>
    <w:rsid w:val="002A77A9"/>
    <w:rsid w:val="002A7972"/>
    <w:rsid w:val="002A7DEC"/>
    <w:rsid w:val="002A7EE4"/>
    <w:rsid w:val="002B054D"/>
    <w:rsid w:val="002B0578"/>
    <w:rsid w:val="002B103A"/>
    <w:rsid w:val="002B10F1"/>
    <w:rsid w:val="002B1595"/>
    <w:rsid w:val="002B2AA1"/>
    <w:rsid w:val="002B3B2B"/>
    <w:rsid w:val="002B4171"/>
    <w:rsid w:val="002B4327"/>
    <w:rsid w:val="002B4439"/>
    <w:rsid w:val="002B4DD7"/>
    <w:rsid w:val="002B4E4D"/>
    <w:rsid w:val="002B57F6"/>
    <w:rsid w:val="002B5FA6"/>
    <w:rsid w:val="002B60B0"/>
    <w:rsid w:val="002B6824"/>
    <w:rsid w:val="002B7098"/>
    <w:rsid w:val="002C113F"/>
    <w:rsid w:val="002C1F62"/>
    <w:rsid w:val="002C25BA"/>
    <w:rsid w:val="002C2803"/>
    <w:rsid w:val="002C28A7"/>
    <w:rsid w:val="002C2C30"/>
    <w:rsid w:val="002C311B"/>
    <w:rsid w:val="002C34B8"/>
    <w:rsid w:val="002C4374"/>
    <w:rsid w:val="002C453C"/>
    <w:rsid w:val="002C4776"/>
    <w:rsid w:val="002C4A20"/>
    <w:rsid w:val="002C533F"/>
    <w:rsid w:val="002C6757"/>
    <w:rsid w:val="002C6DB1"/>
    <w:rsid w:val="002C73F5"/>
    <w:rsid w:val="002C7C59"/>
    <w:rsid w:val="002D00F8"/>
    <w:rsid w:val="002D07D8"/>
    <w:rsid w:val="002D0C85"/>
    <w:rsid w:val="002D142F"/>
    <w:rsid w:val="002D169F"/>
    <w:rsid w:val="002D1D94"/>
    <w:rsid w:val="002D23BB"/>
    <w:rsid w:val="002D2632"/>
    <w:rsid w:val="002D26F5"/>
    <w:rsid w:val="002D27F0"/>
    <w:rsid w:val="002D35A0"/>
    <w:rsid w:val="002D3782"/>
    <w:rsid w:val="002D3B37"/>
    <w:rsid w:val="002D3B40"/>
    <w:rsid w:val="002D480A"/>
    <w:rsid w:val="002D6373"/>
    <w:rsid w:val="002D7151"/>
    <w:rsid w:val="002D775D"/>
    <w:rsid w:val="002D7BB0"/>
    <w:rsid w:val="002E0558"/>
    <w:rsid w:val="002E0CA7"/>
    <w:rsid w:val="002E136A"/>
    <w:rsid w:val="002E17B6"/>
    <w:rsid w:val="002E2375"/>
    <w:rsid w:val="002E26D2"/>
    <w:rsid w:val="002E3410"/>
    <w:rsid w:val="002E3791"/>
    <w:rsid w:val="002E3E25"/>
    <w:rsid w:val="002E40DC"/>
    <w:rsid w:val="002E6728"/>
    <w:rsid w:val="002E6932"/>
    <w:rsid w:val="002E6B10"/>
    <w:rsid w:val="002E700F"/>
    <w:rsid w:val="002E720D"/>
    <w:rsid w:val="002E73D5"/>
    <w:rsid w:val="002E7F45"/>
    <w:rsid w:val="002E8D00"/>
    <w:rsid w:val="002F157A"/>
    <w:rsid w:val="002F1B62"/>
    <w:rsid w:val="002F372E"/>
    <w:rsid w:val="002F3804"/>
    <w:rsid w:val="002F4260"/>
    <w:rsid w:val="002F4DCF"/>
    <w:rsid w:val="002F517F"/>
    <w:rsid w:val="002F5851"/>
    <w:rsid w:val="002F7881"/>
    <w:rsid w:val="002F7D9C"/>
    <w:rsid w:val="003019BC"/>
    <w:rsid w:val="00302A2D"/>
    <w:rsid w:val="00303C62"/>
    <w:rsid w:val="00303FBD"/>
    <w:rsid w:val="0030485C"/>
    <w:rsid w:val="00304921"/>
    <w:rsid w:val="00305392"/>
    <w:rsid w:val="003056CC"/>
    <w:rsid w:val="00306FAD"/>
    <w:rsid w:val="00307C52"/>
    <w:rsid w:val="00307E9D"/>
    <w:rsid w:val="00310C8A"/>
    <w:rsid w:val="003129F0"/>
    <w:rsid w:val="00312DA9"/>
    <w:rsid w:val="00313D4B"/>
    <w:rsid w:val="003149AA"/>
    <w:rsid w:val="00314EE8"/>
    <w:rsid w:val="003152CB"/>
    <w:rsid w:val="003153FE"/>
    <w:rsid w:val="00316176"/>
    <w:rsid w:val="003172E6"/>
    <w:rsid w:val="00320BC7"/>
    <w:rsid w:val="00320C0D"/>
    <w:rsid w:val="00320D45"/>
    <w:rsid w:val="0032122F"/>
    <w:rsid w:val="00322216"/>
    <w:rsid w:val="00322F7E"/>
    <w:rsid w:val="00323499"/>
    <w:rsid w:val="00323F97"/>
    <w:rsid w:val="003245A5"/>
    <w:rsid w:val="0032513C"/>
    <w:rsid w:val="003268C8"/>
    <w:rsid w:val="00326C1C"/>
    <w:rsid w:val="00327357"/>
    <w:rsid w:val="003276BF"/>
    <w:rsid w:val="00327A7B"/>
    <w:rsid w:val="00327BB6"/>
    <w:rsid w:val="00330C09"/>
    <w:rsid w:val="00331285"/>
    <w:rsid w:val="0033160C"/>
    <w:rsid w:val="00331831"/>
    <w:rsid w:val="00332026"/>
    <w:rsid w:val="00332AAF"/>
    <w:rsid w:val="00332B63"/>
    <w:rsid w:val="00332DCA"/>
    <w:rsid w:val="00332E4C"/>
    <w:rsid w:val="00332EFE"/>
    <w:rsid w:val="00332F01"/>
    <w:rsid w:val="00333A21"/>
    <w:rsid w:val="00333AAD"/>
    <w:rsid w:val="00333F79"/>
    <w:rsid w:val="003343BC"/>
    <w:rsid w:val="0033528A"/>
    <w:rsid w:val="00335305"/>
    <w:rsid w:val="00335591"/>
    <w:rsid w:val="003374F5"/>
    <w:rsid w:val="0033767E"/>
    <w:rsid w:val="00340AD7"/>
    <w:rsid w:val="00342F90"/>
    <w:rsid w:val="00343077"/>
    <w:rsid w:val="003430A2"/>
    <w:rsid w:val="00343758"/>
    <w:rsid w:val="00344493"/>
    <w:rsid w:val="00344667"/>
    <w:rsid w:val="00345B58"/>
    <w:rsid w:val="00346753"/>
    <w:rsid w:val="00346D4F"/>
    <w:rsid w:val="00346E8A"/>
    <w:rsid w:val="00346FEB"/>
    <w:rsid w:val="0034789F"/>
    <w:rsid w:val="00347B45"/>
    <w:rsid w:val="00347D12"/>
    <w:rsid w:val="00347EB9"/>
    <w:rsid w:val="00350A3A"/>
    <w:rsid w:val="00350A56"/>
    <w:rsid w:val="003516CF"/>
    <w:rsid w:val="00351711"/>
    <w:rsid w:val="00352139"/>
    <w:rsid w:val="0035270C"/>
    <w:rsid w:val="00353D36"/>
    <w:rsid w:val="00354500"/>
    <w:rsid w:val="00354972"/>
    <w:rsid w:val="003549E6"/>
    <w:rsid w:val="00354A37"/>
    <w:rsid w:val="00355F76"/>
    <w:rsid w:val="00356539"/>
    <w:rsid w:val="003573FC"/>
    <w:rsid w:val="003579BD"/>
    <w:rsid w:val="00360DBC"/>
    <w:rsid w:val="0036165D"/>
    <w:rsid w:val="0036332D"/>
    <w:rsid w:val="00363552"/>
    <w:rsid w:val="003637E5"/>
    <w:rsid w:val="00363EA3"/>
    <w:rsid w:val="0036444B"/>
    <w:rsid w:val="00364EF0"/>
    <w:rsid w:val="00365871"/>
    <w:rsid w:val="00365DE4"/>
    <w:rsid w:val="0036613D"/>
    <w:rsid w:val="00366613"/>
    <w:rsid w:val="00366A32"/>
    <w:rsid w:val="00367668"/>
    <w:rsid w:val="00367CB3"/>
    <w:rsid w:val="0037000E"/>
    <w:rsid w:val="003710A2"/>
    <w:rsid w:val="003714D5"/>
    <w:rsid w:val="003716F8"/>
    <w:rsid w:val="00371A22"/>
    <w:rsid w:val="00371A4A"/>
    <w:rsid w:val="00371AA8"/>
    <w:rsid w:val="00371EE3"/>
    <w:rsid w:val="003738AD"/>
    <w:rsid w:val="00373F2B"/>
    <w:rsid w:val="00373F6B"/>
    <w:rsid w:val="00374AB1"/>
    <w:rsid w:val="00374F6C"/>
    <w:rsid w:val="003751E5"/>
    <w:rsid w:val="00375664"/>
    <w:rsid w:val="00376D80"/>
    <w:rsid w:val="003804E4"/>
    <w:rsid w:val="00381010"/>
    <w:rsid w:val="00381513"/>
    <w:rsid w:val="00382647"/>
    <w:rsid w:val="00382991"/>
    <w:rsid w:val="00383473"/>
    <w:rsid w:val="00384609"/>
    <w:rsid w:val="003849F6"/>
    <w:rsid w:val="003851C8"/>
    <w:rsid w:val="00386DA1"/>
    <w:rsid w:val="00386ED8"/>
    <w:rsid w:val="00387378"/>
    <w:rsid w:val="0038D468"/>
    <w:rsid w:val="00390E8B"/>
    <w:rsid w:val="00391295"/>
    <w:rsid w:val="0039145F"/>
    <w:rsid w:val="00391534"/>
    <w:rsid w:val="003915AF"/>
    <w:rsid w:val="00391984"/>
    <w:rsid w:val="00391FDD"/>
    <w:rsid w:val="003920F9"/>
    <w:rsid w:val="00392811"/>
    <w:rsid w:val="0039309D"/>
    <w:rsid w:val="0039321E"/>
    <w:rsid w:val="00393CBE"/>
    <w:rsid w:val="003941CE"/>
    <w:rsid w:val="00394438"/>
    <w:rsid w:val="0039484A"/>
    <w:rsid w:val="003949E9"/>
    <w:rsid w:val="0039548B"/>
    <w:rsid w:val="003954D8"/>
    <w:rsid w:val="00396BB9"/>
    <w:rsid w:val="003974AD"/>
    <w:rsid w:val="003A016A"/>
    <w:rsid w:val="003A08A4"/>
    <w:rsid w:val="003A10E5"/>
    <w:rsid w:val="003A17C3"/>
    <w:rsid w:val="003A1923"/>
    <w:rsid w:val="003A1EC0"/>
    <w:rsid w:val="003A2148"/>
    <w:rsid w:val="003A290D"/>
    <w:rsid w:val="003A3149"/>
    <w:rsid w:val="003A3250"/>
    <w:rsid w:val="003A3803"/>
    <w:rsid w:val="003A436A"/>
    <w:rsid w:val="003A4592"/>
    <w:rsid w:val="003A45D6"/>
    <w:rsid w:val="003A47E9"/>
    <w:rsid w:val="003A4BDD"/>
    <w:rsid w:val="003A5710"/>
    <w:rsid w:val="003A5953"/>
    <w:rsid w:val="003A63FF"/>
    <w:rsid w:val="003A6AB4"/>
    <w:rsid w:val="003A7537"/>
    <w:rsid w:val="003A7B14"/>
    <w:rsid w:val="003A7C2D"/>
    <w:rsid w:val="003B0062"/>
    <w:rsid w:val="003B06C8"/>
    <w:rsid w:val="003B06FE"/>
    <w:rsid w:val="003B266C"/>
    <w:rsid w:val="003B3180"/>
    <w:rsid w:val="003B33EF"/>
    <w:rsid w:val="003B33FB"/>
    <w:rsid w:val="003B35B1"/>
    <w:rsid w:val="003B3664"/>
    <w:rsid w:val="003B3D92"/>
    <w:rsid w:val="003B3DB4"/>
    <w:rsid w:val="003B3EA7"/>
    <w:rsid w:val="003B4734"/>
    <w:rsid w:val="003B478D"/>
    <w:rsid w:val="003B489C"/>
    <w:rsid w:val="003B49A5"/>
    <w:rsid w:val="003B4B70"/>
    <w:rsid w:val="003B5204"/>
    <w:rsid w:val="003B5359"/>
    <w:rsid w:val="003B5DBB"/>
    <w:rsid w:val="003B5F31"/>
    <w:rsid w:val="003B6B2D"/>
    <w:rsid w:val="003B739B"/>
    <w:rsid w:val="003C0CA7"/>
    <w:rsid w:val="003C1595"/>
    <w:rsid w:val="003C1BA3"/>
    <w:rsid w:val="003C29E9"/>
    <w:rsid w:val="003C2F6B"/>
    <w:rsid w:val="003C3365"/>
    <w:rsid w:val="003C3964"/>
    <w:rsid w:val="003C45F8"/>
    <w:rsid w:val="003C492B"/>
    <w:rsid w:val="003C4BF9"/>
    <w:rsid w:val="003C5088"/>
    <w:rsid w:val="003C606C"/>
    <w:rsid w:val="003C63B6"/>
    <w:rsid w:val="003C65F3"/>
    <w:rsid w:val="003C67C3"/>
    <w:rsid w:val="003C6C4D"/>
    <w:rsid w:val="003D00F6"/>
    <w:rsid w:val="003D0148"/>
    <w:rsid w:val="003D01B9"/>
    <w:rsid w:val="003D0860"/>
    <w:rsid w:val="003D0B4D"/>
    <w:rsid w:val="003D2628"/>
    <w:rsid w:val="003D2CC7"/>
    <w:rsid w:val="003D3095"/>
    <w:rsid w:val="003D3745"/>
    <w:rsid w:val="003D3F4E"/>
    <w:rsid w:val="003D4070"/>
    <w:rsid w:val="003D49CA"/>
    <w:rsid w:val="003D4ABA"/>
    <w:rsid w:val="003D4AF3"/>
    <w:rsid w:val="003D553E"/>
    <w:rsid w:val="003D5957"/>
    <w:rsid w:val="003D600E"/>
    <w:rsid w:val="003D6405"/>
    <w:rsid w:val="003D6556"/>
    <w:rsid w:val="003D6E6D"/>
    <w:rsid w:val="003D73A7"/>
    <w:rsid w:val="003D7697"/>
    <w:rsid w:val="003D7B43"/>
    <w:rsid w:val="003E0527"/>
    <w:rsid w:val="003E09BE"/>
    <w:rsid w:val="003E09C9"/>
    <w:rsid w:val="003E0ECA"/>
    <w:rsid w:val="003E151C"/>
    <w:rsid w:val="003E15CD"/>
    <w:rsid w:val="003E26B3"/>
    <w:rsid w:val="003E3496"/>
    <w:rsid w:val="003E3662"/>
    <w:rsid w:val="003E37BB"/>
    <w:rsid w:val="003E50EA"/>
    <w:rsid w:val="003E5A7D"/>
    <w:rsid w:val="003E77E3"/>
    <w:rsid w:val="003F042A"/>
    <w:rsid w:val="003F20BE"/>
    <w:rsid w:val="003F234D"/>
    <w:rsid w:val="003F2F4D"/>
    <w:rsid w:val="003F30E6"/>
    <w:rsid w:val="003F3383"/>
    <w:rsid w:val="003F3521"/>
    <w:rsid w:val="003F36FF"/>
    <w:rsid w:val="003F47F2"/>
    <w:rsid w:val="003F5188"/>
    <w:rsid w:val="003F6366"/>
    <w:rsid w:val="00400BD5"/>
    <w:rsid w:val="004019E6"/>
    <w:rsid w:val="004021B2"/>
    <w:rsid w:val="00402527"/>
    <w:rsid w:val="004029C3"/>
    <w:rsid w:val="0040345F"/>
    <w:rsid w:val="0040353C"/>
    <w:rsid w:val="00403A21"/>
    <w:rsid w:val="004042F9"/>
    <w:rsid w:val="00404EF8"/>
    <w:rsid w:val="004055B0"/>
    <w:rsid w:val="004055D1"/>
    <w:rsid w:val="004059C9"/>
    <w:rsid w:val="00406222"/>
    <w:rsid w:val="004063F9"/>
    <w:rsid w:val="004071AC"/>
    <w:rsid w:val="004073AD"/>
    <w:rsid w:val="00407439"/>
    <w:rsid w:val="00407E1C"/>
    <w:rsid w:val="00410A1D"/>
    <w:rsid w:val="00410BDC"/>
    <w:rsid w:val="00411391"/>
    <w:rsid w:val="00411519"/>
    <w:rsid w:val="00411699"/>
    <w:rsid w:val="00411923"/>
    <w:rsid w:val="0041249A"/>
    <w:rsid w:val="00412710"/>
    <w:rsid w:val="00412728"/>
    <w:rsid w:val="004143E9"/>
    <w:rsid w:val="00414B90"/>
    <w:rsid w:val="00414E1B"/>
    <w:rsid w:val="0041501D"/>
    <w:rsid w:val="00415EA0"/>
    <w:rsid w:val="00416D9C"/>
    <w:rsid w:val="004170FB"/>
    <w:rsid w:val="004174C1"/>
    <w:rsid w:val="004176AB"/>
    <w:rsid w:val="00420996"/>
    <w:rsid w:val="00421314"/>
    <w:rsid w:val="00421EFB"/>
    <w:rsid w:val="00422A6B"/>
    <w:rsid w:val="004230C3"/>
    <w:rsid w:val="00423CFE"/>
    <w:rsid w:val="00423FB9"/>
    <w:rsid w:val="004240E3"/>
    <w:rsid w:val="00424CF3"/>
    <w:rsid w:val="004259FA"/>
    <w:rsid w:val="00426A46"/>
    <w:rsid w:val="00427530"/>
    <w:rsid w:val="00427D70"/>
    <w:rsid w:val="00427F0A"/>
    <w:rsid w:val="0043013A"/>
    <w:rsid w:val="00430579"/>
    <w:rsid w:val="00430AE5"/>
    <w:rsid w:val="00430C6D"/>
    <w:rsid w:val="00430F12"/>
    <w:rsid w:val="0043275B"/>
    <w:rsid w:val="00432B52"/>
    <w:rsid w:val="004336BE"/>
    <w:rsid w:val="00434B77"/>
    <w:rsid w:val="00434F8E"/>
    <w:rsid w:val="0043544B"/>
    <w:rsid w:val="00435685"/>
    <w:rsid w:val="004365EC"/>
    <w:rsid w:val="0043717A"/>
    <w:rsid w:val="004371FD"/>
    <w:rsid w:val="004377FB"/>
    <w:rsid w:val="004379BF"/>
    <w:rsid w:val="00437E33"/>
    <w:rsid w:val="00440C38"/>
    <w:rsid w:val="004415F9"/>
    <w:rsid w:val="0044251E"/>
    <w:rsid w:val="00444852"/>
    <w:rsid w:val="00445A95"/>
    <w:rsid w:val="00445D26"/>
    <w:rsid w:val="00446520"/>
    <w:rsid w:val="00446B18"/>
    <w:rsid w:val="00446C95"/>
    <w:rsid w:val="004501F9"/>
    <w:rsid w:val="004501FE"/>
    <w:rsid w:val="00453470"/>
    <w:rsid w:val="00453A62"/>
    <w:rsid w:val="00453C19"/>
    <w:rsid w:val="00453CC3"/>
    <w:rsid w:val="00453EE0"/>
    <w:rsid w:val="00454387"/>
    <w:rsid w:val="00454AA5"/>
    <w:rsid w:val="0045506C"/>
    <w:rsid w:val="00456FBE"/>
    <w:rsid w:val="0046003C"/>
    <w:rsid w:val="00460ED8"/>
    <w:rsid w:val="004610C0"/>
    <w:rsid w:val="0046135F"/>
    <w:rsid w:val="004613D7"/>
    <w:rsid w:val="004616A0"/>
    <w:rsid w:val="004619B7"/>
    <w:rsid w:val="00461B8B"/>
    <w:rsid w:val="004623BB"/>
    <w:rsid w:val="0046258F"/>
    <w:rsid w:val="00463833"/>
    <w:rsid w:val="00463D9D"/>
    <w:rsid w:val="00464317"/>
    <w:rsid w:val="0046458B"/>
    <w:rsid w:val="00464737"/>
    <w:rsid w:val="00464ABD"/>
    <w:rsid w:val="00464D52"/>
    <w:rsid w:val="00464EBA"/>
    <w:rsid w:val="00464F0B"/>
    <w:rsid w:val="0046587D"/>
    <w:rsid w:val="00465CB5"/>
    <w:rsid w:val="00466C3B"/>
    <w:rsid w:val="00466DDB"/>
    <w:rsid w:val="00466F4B"/>
    <w:rsid w:val="00467542"/>
    <w:rsid w:val="00467D82"/>
    <w:rsid w:val="0046D678"/>
    <w:rsid w:val="00470033"/>
    <w:rsid w:val="00470D1C"/>
    <w:rsid w:val="00471B2A"/>
    <w:rsid w:val="00473193"/>
    <w:rsid w:val="00473A94"/>
    <w:rsid w:val="00473D37"/>
    <w:rsid w:val="00474A84"/>
    <w:rsid w:val="0047545A"/>
    <w:rsid w:val="004754C0"/>
    <w:rsid w:val="004757F5"/>
    <w:rsid w:val="00475E10"/>
    <w:rsid w:val="0047619C"/>
    <w:rsid w:val="0047633F"/>
    <w:rsid w:val="004765E8"/>
    <w:rsid w:val="0047773C"/>
    <w:rsid w:val="00480569"/>
    <w:rsid w:val="00481482"/>
    <w:rsid w:val="004819D1"/>
    <w:rsid w:val="004825F1"/>
    <w:rsid w:val="00482925"/>
    <w:rsid w:val="00482CEC"/>
    <w:rsid w:val="00483533"/>
    <w:rsid w:val="00483C99"/>
    <w:rsid w:val="0048409B"/>
    <w:rsid w:val="00484614"/>
    <w:rsid w:val="0048480B"/>
    <w:rsid w:val="00485B31"/>
    <w:rsid w:val="004865B7"/>
    <w:rsid w:val="00486887"/>
    <w:rsid w:val="00486CB0"/>
    <w:rsid w:val="0048765D"/>
    <w:rsid w:val="0049019A"/>
    <w:rsid w:val="00491615"/>
    <w:rsid w:val="0049276D"/>
    <w:rsid w:val="00492DC6"/>
    <w:rsid w:val="00493276"/>
    <w:rsid w:val="004935F3"/>
    <w:rsid w:val="00493AA3"/>
    <w:rsid w:val="004943A1"/>
    <w:rsid w:val="004957D8"/>
    <w:rsid w:val="00495DFD"/>
    <w:rsid w:val="00496299"/>
    <w:rsid w:val="00497FE4"/>
    <w:rsid w:val="004A03E8"/>
    <w:rsid w:val="004A102F"/>
    <w:rsid w:val="004A24A0"/>
    <w:rsid w:val="004A2C8B"/>
    <w:rsid w:val="004A2DA5"/>
    <w:rsid w:val="004A30D5"/>
    <w:rsid w:val="004A3467"/>
    <w:rsid w:val="004A36D8"/>
    <w:rsid w:val="004A4AB4"/>
    <w:rsid w:val="004A4F9A"/>
    <w:rsid w:val="004A56E7"/>
    <w:rsid w:val="004A6386"/>
    <w:rsid w:val="004A6EF3"/>
    <w:rsid w:val="004A7CCE"/>
    <w:rsid w:val="004B0215"/>
    <w:rsid w:val="004B07B2"/>
    <w:rsid w:val="004B0F80"/>
    <w:rsid w:val="004B1970"/>
    <w:rsid w:val="004B3228"/>
    <w:rsid w:val="004B3B2F"/>
    <w:rsid w:val="004B451D"/>
    <w:rsid w:val="004B478A"/>
    <w:rsid w:val="004B4A55"/>
    <w:rsid w:val="004B4E13"/>
    <w:rsid w:val="004B4F04"/>
    <w:rsid w:val="004B65F9"/>
    <w:rsid w:val="004B6A0B"/>
    <w:rsid w:val="004B6ADE"/>
    <w:rsid w:val="004B6FF1"/>
    <w:rsid w:val="004B7824"/>
    <w:rsid w:val="004B7A27"/>
    <w:rsid w:val="004C07D8"/>
    <w:rsid w:val="004C0C3F"/>
    <w:rsid w:val="004C0FE0"/>
    <w:rsid w:val="004C111A"/>
    <w:rsid w:val="004C16BE"/>
    <w:rsid w:val="004C290A"/>
    <w:rsid w:val="004C35BB"/>
    <w:rsid w:val="004C4131"/>
    <w:rsid w:val="004C43D2"/>
    <w:rsid w:val="004C5600"/>
    <w:rsid w:val="004C69CA"/>
    <w:rsid w:val="004C6B8A"/>
    <w:rsid w:val="004C765A"/>
    <w:rsid w:val="004C7897"/>
    <w:rsid w:val="004D04FC"/>
    <w:rsid w:val="004D07D6"/>
    <w:rsid w:val="004D07EF"/>
    <w:rsid w:val="004D1915"/>
    <w:rsid w:val="004D1DE5"/>
    <w:rsid w:val="004D2008"/>
    <w:rsid w:val="004D2348"/>
    <w:rsid w:val="004D259B"/>
    <w:rsid w:val="004D2C06"/>
    <w:rsid w:val="004D48EB"/>
    <w:rsid w:val="004D5A44"/>
    <w:rsid w:val="004D5A93"/>
    <w:rsid w:val="004D62F3"/>
    <w:rsid w:val="004D6B42"/>
    <w:rsid w:val="004D6C1B"/>
    <w:rsid w:val="004D716B"/>
    <w:rsid w:val="004E0A50"/>
    <w:rsid w:val="004E0F80"/>
    <w:rsid w:val="004E1247"/>
    <w:rsid w:val="004E244D"/>
    <w:rsid w:val="004E2BF3"/>
    <w:rsid w:val="004E2ECE"/>
    <w:rsid w:val="004E3502"/>
    <w:rsid w:val="004E3989"/>
    <w:rsid w:val="004E3C44"/>
    <w:rsid w:val="004E3D45"/>
    <w:rsid w:val="004E453B"/>
    <w:rsid w:val="004E4BD9"/>
    <w:rsid w:val="004E4C49"/>
    <w:rsid w:val="004E56DD"/>
    <w:rsid w:val="004E5762"/>
    <w:rsid w:val="004E7038"/>
    <w:rsid w:val="004E73C1"/>
    <w:rsid w:val="004E7F93"/>
    <w:rsid w:val="004F0D3D"/>
    <w:rsid w:val="004F25C1"/>
    <w:rsid w:val="004F3746"/>
    <w:rsid w:val="004F3797"/>
    <w:rsid w:val="004F5475"/>
    <w:rsid w:val="004F5659"/>
    <w:rsid w:val="004F58E9"/>
    <w:rsid w:val="00501276"/>
    <w:rsid w:val="00501966"/>
    <w:rsid w:val="00501D22"/>
    <w:rsid w:val="005020A8"/>
    <w:rsid w:val="005022AD"/>
    <w:rsid w:val="00502DB7"/>
    <w:rsid w:val="00502DF7"/>
    <w:rsid w:val="00502F10"/>
    <w:rsid w:val="00503CB7"/>
    <w:rsid w:val="005043F1"/>
    <w:rsid w:val="00505476"/>
    <w:rsid w:val="0050572D"/>
    <w:rsid w:val="0050645C"/>
    <w:rsid w:val="00506776"/>
    <w:rsid w:val="00506E3F"/>
    <w:rsid w:val="00506F20"/>
    <w:rsid w:val="005076AE"/>
    <w:rsid w:val="00507DE3"/>
    <w:rsid w:val="00507E9E"/>
    <w:rsid w:val="00510344"/>
    <w:rsid w:val="0051049A"/>
    <w:rsid w:val="00511295"/>
    <w:rsid w:val="005120AF"/>
    <w:rsid w:val="005128CE"/>
    <w:rsid w:val="00512B53"/>
    <w:rsid w:val="00513E38"/>
    <w:rsid w:val="005141BE"/>
    <w:rsid w:val="0051427B"/>
    <w:rsid w:val="005150C5"/>
    <w:rsid w:val="00515134"/>
    <w:rsid w:val="00515627"/>
    <w:rsid w:val="00515695"/>
    <w:rsid w:val="0051598F"/>
    <w:rsid w:val="00515CF3"/>
    <w:rsid w:val="0051637E"/>
    <w:rsid w:val="005168B2"/>
    <w:rsid w:val="00516F7D"/>
    <w:rsid w:val="00517313"/>
    <w:rsid w:val="00517674"/>
    <w:rsid w:val="00517FD6"/>
    <w:rsid w:val="00520180"/>
    <w:rsid w:val="005209D4"/>
    <w:rsid w:val="00521141"/>
    <w:rsid w:val="0052163C"/>
    <w:rsid w:val="005216DE"/>
    <w:rsid w:val="00521C1B"/>
    <w:rsid w:val="00521F23"/>
    <w:rsid w:val="00522989"/>
    <w:rsid w:val="00522B6F"/>
    <w:rsid w:val="00522DD6"/>
    <w:rsid w:val="005234BF"/>
    <w:rsid w:val="00524708"/>
    <w:rsid w:val="005249AC"/>
    <w:rsid w:val="00525747"/>
    <w:rsid w:val="00526C01"/>
    <w:rsid w:val="00527D7F"/>
    <w:rsid w:val="00530473"/>
    <w:rsid w:val="00530C38"/>
    <w:rsid w:val="005314CB"/>
    <w:rsid w:val="00531684"/>
    <w:rsid w:val="00531E01"/>
    <w:rsid w:val="00532028"/>
    <w:rsid w:val="0053206F"/>
    <w:rsid w:val="00532EFD"/>
    <w:rsid w:val="00533DB7"/>
    <w:rsid w:val="0053427E"/>
    <w:rsid w:val="00535173"/>
    <w:rsid w:val="005353A8"/>
    <w:rsid w:val="00536CC4"/>
    <w:rsid w:val="00537021"/>
    <w:rsid w:val="0053DF55"/>
    <w:rsid w:val="00540757"/>
    <w:rsid w:val="00540B4D"/>
    <w:rsid w:val="00541A80"/>
    <w:rsid w:val="00542608"/>
    <w:rsid w:val="0054361B"/>
    <w:rsid w:val="00543CAE"/>
    <w:rsid w:val="0054494B"/>
    <w:rsid w:val="00546C22"/>
    <w:rsid w:val="00546DF9"/>
    <w:rsid w:val="00546F8F"/>
    <w:rsid w:val="0054719C"/>
    <w:rsid w:val="005513C0"/>
    <w:rsid w:val="00553073"/>
    <w:rsid w:val="00553182"/>
    <w:rsid w:val="005537F4"/>
    <w:rsid w:val="00553AEE"/>
    <w:rsid w:val="0055508B"/>
    <w:rsid w:val="00556404"/>
    <w:rsid w:val="005566B4"/>
    <w:rsid w:val="00556C41"/>
    <w:rsid w:val="0055718A"/>
    <w:rsid w:val="0055723C"/>
    <w:rsid w:val="00557986"/>
    <w:rsid w:val="005615A5"/>
    <w:rsid w:val="005618CE"/>
    <w:rsid w:val="0056288F"/>
    <w:rsid w:val="005629E2"/>
    <w:rsid w:val="00563D07"/>
    <w:rsid w:val="00564921"/>
    <w:rsid w:val="0056537A"/>
    <w:rsid w:val="0056569A"/>
    <w:rsid w:val="00565D55"/>
    <w:rsid w:val="00567211"/>
    <w:rsid w:val="00567952"/>
    <w:rsid w:val="00567F30"/>
    <w:rsid w:val="00567F37"/>
    <w:rsid w:val="005702A7"/>
    <w:rsid w:val="005708AA"/>
    <w:rsid w:val="005712A5"/>
    <w:rsid w:val="005713DF"/>
    <w:rsid w:val="005720AE"/>
    <w:rsid w:val="005724DC"/>
    <w:rsid w:val="005729DE"/>
    <w:rsid w:val="00572C35"/>
    <w:rsid w:val="00573ACD"/>
    <w:rsid w:val="00573CB4"/>
    <w:rsid w:val="0057461E"/>
    <w:rsid w:val="00574D4D"/>
    <w:rsid w:val="00575BEF"/>
    <w:rsid w:val="0057734D"/>
    <w:rsid w:val="00580148"/>
    <w:rsid w:val="00580964"/>
    <w:rsid w:val="00581946"/>
    <w:rsid w:val="005826B3"/>
    <w:rsid w:val="00583022"/>
    <w:rsid w:val="00583B00"/>
    <w:rsid w:val="00584287"/>
    <w:rsid w:val="00587316"/>
    <w:rsid w:val="00587A9B"/>
    <w:rsid w:val="00587DC0"/>
    <w:rsid w:val="0059005F"/>
    <w:rsid w:val="00590F5D"/>
    <w:rsid w:val="0059148A"/>
    <w:rsid w:val="005923F8"/>
    <w:rsid w:val="0059294F"/>
    <w:rsid w:val="00592F9F"/>
    <w:rsid w:val="005931AC"/>
    <w:rsid w:val="00593D4C"/>
    <w:rsid w:val="00593F53"/>
    <w:rsid w:val="005944FE"/>
    <w:rsid w:val="005948A1"/>
    <w:rsid w:val="00595517"/>
    <w:rsid w:val="00595709"/>
    <w:rsid w:val="00595ED9"/>
    <w:rsid w:val="005964BB"/>
    <w:rsid w:val="005969D1"/>
    <w:rsid w:val="005972A0"/>
    <w:rsid w:val="005978FD"/>
    <w:rsid w:val="005A02DE"/>
    <w:rsid w:val="005A124A"/>
    <w:rsid w:val="005A1382"/>
    <w:rsid w:val="005A17C3"/>
    <w:rsid w:val="005A1D61"/>
    <w:rsid w:val="005A20B8"/>
    <w:rsid w:val="005A2A7F"/>
    <w:rsid w:val="005A2BE7"/>
    <w:rsid w:val="005A3845"/>
    <w:rsid w:val="005A4431"/>
    <w:rsid w:val="005A561D"/>
    <w:rsid w:val="005A586E"/>
    <w:rsid w:val="005A5884"/>
    <w:rsid w:val="005A5DF3"/>
    <w:rsid w:val="005A73BC"/>
    <w:rsid w:val="005A7A2B"/>
    <w:rsid w:val="005B00E2"/>
    <w:rsid w:val="005B05D5"/>
    <w:rsid w:val="005B0B19"/>
    <w:rsid w:val="005B1336"/>
    <w:rsid w:val="005B14D3"/>
    <w:rsid w:val="005B194B"/>
    <w:rsid w:val="005B1DED"/>
    <w:rsid w:val="005B1E83"/>
    <w:rsid w:val="005B1F8E"/>
    <w:rsid w:val="005B275C"/>
    <w:rsid w:val="005B3E9B"/>
    <w:rsid w:val="005B4C8B"/>
    <w:rsid w:val="005B5636"/>
    <w:rsid w:val="005B6026"/>
    <w:rsid w:val="005B60B3"/>
    <w:rsid w:val="005B6AE4"/>
    <w:rsid w:val="005B6BBD"/>
    <w:rsid w:val="005C0154"/>
    <w:rsid w:val="005C0D47"/>
    <w:rsid w:val="005C1374"/>
    <w:rsid w:val="005C1793"/>
    <w:rsid w:val="005C1F21"/>
    <w:rsid w:val="005C231E"/>
    <w:rsid w:val="005C2B44"/>
    <w:rsid w:val="005C3063"/>
    <w:rsid w:val="005C356A"/>
    <w:rsid w:val="005C3799"/>
    <w:rsid w:val="005C417A"/>
    <w:rsid w:val="005C48DE"/>
    <w:rsid w:val="005C4D2B"/>
    <w:rsid w:val="005C56EA"/>
    <w:rsid w:val="005C59F3"/>
    <w:rsid w:val="005C6234"/>
    <w:rsid w:val="005C6284"/>
    <w:rsid w:val="005C67F3"/>
    <w:rsid w:val="005C716D"/>
    <w:rsid w:val="005C7735"/>
    <w:rsid w:val="005D01DB"/>
    <w:rsid w:val="005D07DC"/>
    <w:rsid w:val="005D1854"/>
    <w:rsid w:val="005D250E"/>
    <w:rsid w:val="005D2858"/>
    <w:rsid w:val="005D4047"/>
    <w:rsid w:val="005D49CB"/>
    <w:rsid w:val="005D4F4E"/>
    <w:rsid w:val="005D61B0"/>
    <w:rsid w:val="005D7F5B"/>
    <w:rsid w:val="005E0DD4"/>
    <w:rsid w:val="005E19A1"/>
    <w:rsid w:val="005E1E8C"/>
    <w:rsid w:val="005E2A35"/>
    <w:rsid w:val="005E2C5F"/>
    <w:rsid w:val="005E310C"/>
    <w:rsid w:val="005E3C5A"/>
    <w:rsid w:val="005E4360"/>
    <w:rsid w:val="005E6DD0"/>
    <w:rsid w:val="005E6E59"/>
    <w:rsid w:val="005E70D5"/>
    <w:rsid w:val="005E74B9"/>
    <w:rsid w:val="005E7866"/>
    <w:rsid w:val="005E7D7D"/>
    <w:rsid w:val="005F09D9"/>
    <w:rsid w:val="005F0BA2"/>
    <w:rsid w:val="005F0F4A"/>
    <w:rsid w:val="005F1BD3"/>
    <w:rsid w:val="005F2094"/>
    <w:rsid w:val="005F31DD"/>
    <w:rsid w:val="005F3B16"/>
    <w:rsid w:val="005F4592"/>
    <w:rsid w:val="005F4B01"/>
    <w:rsid w:val="005F531A"/>
    <w:rsid w:val="005F598D"/>
    <w:rsid w:val="005F59FF"/>
    <w:rsid w:val="005F628E"/>
    <w:rsid w:val="005F6C99"/>
    <w:rsid w:val="005F702C"/>
    <w:rsid w:val="005F7996"/>
    <w:rsid w:val="00600D18"/>
    <w:rsid w:val="00601104"/>
    <w:rsid w:val="00601A06"/>
    <w:rsid w:val="00601C55"/>
    <w:rsid w:val="00601D66"/>
    <w:rsid w:val="00602347"/>
    <w:rsid w:val="00602574"/>
    <w:rsid w:val="00602E0D"/>
    <w:rsid w:val="00602F8C"/>
    <w:rsid w:val="00603B59"/>
    <w:rsid w:val="0060427F"/>
    <w:rsid w:val="00604EB3"/>
    <w:rsid w:val="00606840"/>
    <w:rsid w:val="00606968"/>
    <w:rsid w:val="00607A82"/>
    <w:rsid w:val="00607C0C"/>
    <w:rsid w:val="00607FF7"/>
    <w:rsid w:val="006101EB"/>
    <w:rsid w:val="00610A82"/>
    <w:rsid w:val="00610B2D"/>
    <w:rsid w:val="00610B75"/>
    <w:rsid w:val="00611078"/>
    <w:rsid w:val="0061171D"/>
    <w:rsid w:val="00611C0C"/>
    <w:rsid w:val="00613076"/>
    <w:rsid w:val="00613E54"/>
    <w:rsid w:val="006149BE"/>
    <w:rsid w:val="00614E22"/>
    <w:rsid w:val="006159B0"/>
    <w:rsid w:val="00616B30"/>
    <w:rsid w:val="00616B88"/>
    <w:rsid w:val="00616D3D"/>
    <w:rsid w:val="00617F7D"/>
    <w:rsid w:val="00621564"/>
    <w:rsid w:val="00622B1A"/>
    <w:rsid w:val="00623004"/>
    <w:rsid w:val="0062326B"/>
    <w:rsid w:val="0062396B"/>
    <w:rsid w:val="006244E8"/>
    <w:rsid w:val="00624B08"/>
    <w:rsid w:val="00624F6E"/>
    <w:rsid w:val="00624FA3"/>
    <w:rsid w:val="006258F1"/>
    <w:rsid w:val="0062624A"/>
    <w:rsid w:val="00627D2F"/>
    <w:rsid w:val="00630AD2"/>
    <w:rsid w:val="006311C4"/>
    <w:rsid w:val="0063174F"/>
    <w:rsid w:val="00632E86"/>
    <w:rsid w:val="00633D18"/>
    <w:rsid w:val="00634268"/>
    <w:rsid w:val="00634E5E"/>
    <w:rsid w:val="006350D8"/>
    <w:rsid w:val="0063757E"/>
    <w:rsid w:val="00640648"/>
    <w:rsid w:val="00641CDF"/>
    <w:rsid w:val="00642B92"/>
    <w:rsid w:val="0064312D"/>
    <w:rsid w:val="006437C8"/>
    <w:rsid w:val="006446AA"/>
    <w:rsid w:val="00644E5F"/>
    <w:rsid w:val="006459FF"/>
    <w:rsid w:val="00646954"/>
    <w:rsid w:val="006469F1"/>
    <w:rsid w:val="00646BC4"/>
    <w:rsid w:val="00647A60"/>
    <w:rsid w:val="006506C8"/>
    <w:rsid w:val="00650893"/>
    <w:rsid w:val="00650965"/>
    <w:rsid w:val="00650B26"/>
    <w:rsid w:val="00652D05"/>
    <w:rsid w:val="0065437D"/>
    <w:rsid w:val="00656063"/>
    <w:rsid w:val="006560E6"/>
    <w:rsid w:val="00656559"/>
    <w:rsid w:val="00656FAD"/>
    <w:rsid w:val="006570A7"/>
    <w:rsid w:val="00660096"/>
    <w:rsid w:val="006602ED"/>
    <w:rsid w:val="00660955"/>
    <w:rsid w:val="00660EBB"/>
    <w:rsid w:val="00661D06"/>
    <w:rsid w:val="00662273"/>
    <w:rsid w:val="006626C6"/>
    <w:rsid w:val="00662EE5"/>
    <w:rsid w:val="006637E1"/>
    <w:rsid w:val="00663BE7"/>
    <w:rsid w:val="00663E66"/>
    <w:rsid w:val="006644C0"/>
    <w:rsid w:val="00664515"/>
    <w:rsid w:val="00664B76"/>
    <w:rsid w:val="00664D4C"/>
    <w:rsid w:val="00664E67"/>
    <w:rsid w:val="00664ED5"/>
    <w:rsid w:val="006655DA"/>
    <w:rsid w:val="00670C56"/>
    <w:rsid w:val="00670F44"/>
    <w:rsid w:val="00670FAD"/>
    <w:rsid w:val="00671429"/>
    <w:rsid w:val="00671A64"/>
    <w:rsid w:val="006727AD"/>
    <w:rsid w:val="00672FFB"/>
    <w:rsid w:val="006731DC"/>
    <w:rsid w:val="006747FD"/>
    <w:rsid w:val="00674B8C"/>
    <w:rsid w:val="00675EB9"/>
    <w:rsid w:val="0067689D"/>
    <w:rsid w:val="00676E2D"/>
    <w:rsid w:val="0068069C"/>
    <w:rsid w:val="006811D4"/>
    <w:rsid w:val="006812B4"/>
    <w:rsid w:val="006817B4"/>
    <w:rsid w:val="00682F00"/>
    <w:rsid w:val="00682F55"/>
    <w:rsid w:val="00683C18"/>
    <w:rsid w:val="00684AF3"/>
    <w:rsid w:val="00684E16"/>
    <w:rsid w:val="00684EA6"/>
    <w:rsid w:val="00685037"/>
    <w:rsid w:val="00685112"/>
    <w:rsid w:val="00686183"/>
    <w:rsid w:val="006875C3"/>
    <w:rsid w:val="006902C0"/>
    <w:rsid w:val="006916C4"/>
    <w:rsid w:val="00691C97"/>
    <w:rsid w:val="00692E82"/>
    <w:rsid w:val="0069310F"/>
    <w:rsid w:val="00693D0A"/>
    <w:rsid w:val="00693EA0"/>
    <w:rsid w:val="00695520"/>
    <w:rsid w:val="006960F4"/>
    <w:rsid w:val="00696910"/>
    <w:rsid w:val="006A073F"/>
    <w:rsid w:val="006A0CC4"/>
    <w:rsid w:val="006A0E40"/>
    <w:rsid w:val="006A0F93"/>
    <w:rsid w:val="006A121D"/>
    <w:rsid w:val="006A1692"/>
    <w:rsid w:val="006A1D1C"/>
    <w:rsid w:val="006A1D44"/>
    <w:rsid w:val="006A204D"/>
    <w:rsid w:val="006A23AC"/>
    <w:rsid w:val="006A2477"/>
    <w:rsid w:val="006A2F14"/>
    <w:rsid w:val="006A35DF"/>
    <w:rsid w:val="006A36A4"/>
    <w:rsid w:val="006A3A69"/>
    <w:rsid w:val="006A4777"/>
    <w:rsid w:val="006A4B9C"/>
    <w:rsid w:val="006A4D2F"/>
    <w:rsid w:val="006A5893"/>
    <w:rsid w:val="006A6662"/>
    <w:rsid w:val="006B0239"/>
    <w:rsid w:val="006B0486"/>
    <w:rsid w:val="006B15B5"/>
    <w:rsid w:val="006B1A21"/>
    <w:rsid w:val="006B1B85"/>
    <w:rsid w:val="006B28E5"/>
    <w:rsid w:val="006B29CA"/>
    <w:rsid w:val="006B2D7D"/>
    <w:rsid w:val="006B3648"/>
    <w:rsid w:val="006B3C98"/>
    <w:rsid w:val="006B3CA7"/>
    <w:rsid w:val="006B4692"/>
    <w:rsid w:val="006B4AC1"/>
    <w:rsid w:val="006B4E89"/>
    <w:rsid w:val="006B58DC"/>
    <w:rsid w:val="006B6245"/>
    <w:rsid w:val="006B6A8E"/>
    <w:rsid w:val="006B6D4B"/>
    <w:rsid w:val="006B726E"/>
    <w:rsid w:val="006B7ACB"/>
    <w:rsid w:val="006B7B33"/>
    <w:rsid w:val="006B7FE1"/>
    <w:rsid w:val="006C0135"/>
    <w:rsid w:val="006C0355"/>
    <w:rsid w:val="006C0394"/>
    <w:rsid w:val="006C09C8"/>
    <w:rsid w:val="006C09CB"/>
    <w:rsid w:val="006C2006"/>
    <w:rsid w:val="006C2CF0"/>
    <w:rsid w:val="006C33A7"/>
    <w:rsid w:val="006C34B9"/>
    <w:rsid w:val="006C472A"/>
    <w:rsid w:val="006C4FA6"/>
    <w:rsid w:val="006C571A"/>
    <w:rsid w:val="006C60DB"/>
    <w:rsid w:val="006C6192"/>
    <w:rsid w:val="006C747F"/>
    <w:rsid w:val="006C78AC"/>
    <w:rsid w:val="006C7E05"/>
    <w:rsid w:val="006D0022"/>
    <w:rsid w:val="006D1672"/>
    <w:rsid w:val="006D1BC2"/>
    <w:rsid w:val="006D5574"/>
    <w:rsid w:val="006D5C1B"/>
    <w:rsid w:val="006D62B8"/>
    <w:rsid w:val="006D6FFB"/>
    <w:rsid w:val="006D761A"/>
    <w:rsid w:val="006D7629"/>
    <w:rsid w:val="006D7813"/>
    <w:rsid w:val="006D7CC2"/>
    <w:rsid w:val="006D7F21"/>
    <w:rsid w:val="006E0789"/>
    <w:rsid w:val="006E10B0"/>
    <w:rsid w:val="006E21C5"/>
    <w:rsid w:val="006E23AC"/>
    <w:rsid w:val="006E2429"/>
    <w:rsid w:val="006E4B89"/>
    <w:rsid w:val="006E51E3"/>
    <w:rsid w:val="006E5500"/>
    <w:rsid w:val="006E5D23"/>
    <w:rsid w:val="006E60C7"/>
    <w:rsid w:val="006E65CA"/>
    <w:rsid w:val="006E6D51"/>
    <w:rsid w:val="006E7C80"/>
    <w:rsid w:val="006F06A0"/>
    <w:rsid w:val="006F121F"/>
    <w:rsid w:val="006F1537"/>
    <w:rsid w:val="006F1F5C"/>
    <w:rsid w:val="006F1F99"/>
    <w:rsid w:val="006F2663"/>
    <w:rsid w:val="006F276C"/>
    <w:rsid w:val="006F2AF3"/>
    <w:rsid w:val="006F2D39"/>
    <w:rsid w:val="006F3C88"/>
    <w:rsid w:val="006F5650"/>
    <w:rsid w:val="006F5747"/>
    <w:rsid w:val="006F5DF0"/>
    <w:rsid w:val="006F65E3"/>
    <w:rsid w:val="006F69CC"/>
    <w:rsid w:val="006F71F0"/>
    <w:rsid w:val="006F7389"/>
    <w:rsid w:val="006F771B"/>
    <w:rsid w:val="006F7D56"/>
    <w:rsid w:val="00700F06"/>
    <w:rsid w:val="007035A4"/>
    <w:rsid w:val="00703E04"/>
    <w:rsid w:val="00704A17"/>
    <w:rsid w:val="00704D30"/>
    <w:rsid w:val="00704DF3"/>
    <w:rsid w:val="00705B9C"/>
    <w:rsid w:val="00705FEF"/>
    <w:rsid w:val="00706BC9"/>
    <w:rsid w:val="00706E05"/>
    <w:rsid w:val="00707153"/>
    <w:rsid w:val="00707B06"/>
    <w:rsid w:val="007102FC"/>
    <w:rsid w:val="00710EF0"/>
    <w:rsid w:val="00711527"/>
    <w:rsid w:val="007118DA"/>
    <w:rsid w:val="0071192A"/>
    <w:rsid w:val="00712DFF"/>
    <w:rsid w:val="00713376"/>
    <w:rsid w:val="00713BC8"/>
    <w:rsid w:val="00713C02"/>
    <w:rsid w:val="007141B1"/>
    <w:rsid w:val="007143DD"/>
    <w:rsid w:val="00714C0B"/>
    <w:rsid w:val="00714C2D"/>
    <w:rsid w:val="00714F62"/>
    <w:rsid w:val="007151AA"/>
    <w:rsid w:val="00716069"/>
    <w:rsid w:val="00717AFD"/>
    <w:rsid w:val="00717FD1"/>
    <w:rsid w:val="00720C69"/>
    <w:rsid w:val="00722F27"/>
    <w:rsid w:val="00723B18"/>
    <w:rsid w:val="00723D7A"/>
    <w:rsid w:val="007242A1"/>
    <w:rsid w:val="00725EBB"/>
    <w:rsid w:val="007262AC"/>
    <w:rsid w:val="00726E49"/>
    <w:rsid w:val="007302A9"/>
    <w:rsid w:val="00730962"/>
    <w:rsid w:val="00731A92"/>
    <w:rsid w:val="00732597"/>
    <w:rsid w:val="00732F68"/>
    <w:rsid w:val="00733B18"/>
    <w:rsid w:val="007344B3"/>
    <w:rsid w:val="00735364"/>
    <w:rsid w:val="007356AE"/>
    <w:rsid w:val="00735D60"/>
    <w:rsid w:val="00735D94"/>
    <w:rsid w:val="007373A6"/>
    <w:rsid w:val="00737CD1"/>
    <w:rsid w:val="00737F12"/>
    <w:rsid w:val="0074095C"/>
    <w:rsid w:val="007411B0"/>
    <w:rsid w:val="00741686"/>
    <w:rsid w:val="0074197A"/>
    <w:rsid w:val="00741BC5"/>
    <w:rsid w:val="00742BA1"/>
    <w:rsid w:val="00743AEF"/>
    <w:rsid w:val="00743B4E"/>
    <w:rsid w:val="00743DC0"/>
    <w:rsid w:val="00745090"/>
    <w:rsid w:val="0074558A"/>
    <w:rsid w:val="00745D93"/>
    <w:rsid w:val="00746468"/>
    <w:rsid w:val="00746936"/>
    <w:rsid w:val="00747537"/>
    <w:rsid w:val="00747DD4"/>
    <w:rsid w:val="007509F4"/>
    <w:rsid w:val="00750A22"/>
    <w:rsid w:val="00750DD8"/>
    <w:rsid w:val="007510B4"/>
    <w:rsid w:val="0075183E"/>
    <w:rsid w:val="00752329"/>
    <w:rsid w:val="0075248F"/>
    <w:rsid w:val="00752648"/>
    <w:rsid w:val="00753810"/>
    <w:rsid w:val="00753EEF"/>
    <w:rsid w:val="00754E96"/>
    <w:rsid w:val="007553E2"/>
    <w:rsid w:val="00755DB8"/>
    <w:rsid w:val="00756535"/>
    <w:rsid w:val="0075668E"/>
    <w:rsid w:val="00756708"/>
    <w:rsid w:val="007571F2"/>
    <w:rsid w:val="007574CB"/>
    <w:rsid w:val="007613E8"/>
    <w:rsid w:val="007619AF"/>
    <w:rsid w:val="00761D2D"/>
    <w:rsid w:val="007624C4"/>
    <w:rsid w:val="00762A4B"/>
    <w:rsid w:val="00762BC0"/>
    <w:rsid w:val="00763FC7"/>
    <w:rsid w:val="00765D55"/>
    <w:rsid w:val="00765DF7"/>
    <w:rsid w:val="007661A1"/>
    <w:rsid w:val="007676AC"/>
    <w:rsid w:val="007714A8"/>
    <w:rsid w:val="0077162D"/>
    <w:rsid w:val="007723D3"/>
    <w:rsid w:val="00773977"/>
    <w:rsid w:val="00775175"/>
    <w:rsid w:val="007756F9"/>
    <w:rsid w:val="00775CFA"/>
    <w:rsid w:val="007766B6"/>
    <w:rsid w:val="007767CE"/>
    <w:rsid w:val="00777289"/>
    <w:rsid w:val="007774D0"/>
    <w:rsid w:val="00777B79"/>
    <w:rsid w:val="007802AF"/>
    <w:rsid w:val="00780901"/>
    <w:rsid w:val="00781090"/>
    <w:rsid w:val="007814AB"/>
    <w:rsid w:val="00781925"/>
    <w:rsid w:val="00781AEB"/>
    <w:rsid w:val="007828B1"/>
    <w:rsid w:val="00782A57"/>
    <w:rsid w:val="00782F22"/>
    <w:rsid w:val="00782F95"/>
    <w:rsid w:val="007831F1"/>
    <w:rsid w:val="00783441"/>
    <w:rsid w:val="00783AE3"/>
    <w:rsid w:val="00783EFD"/>
    <w:rsid w:val="00784B81"/>
    <w:rsid w:val="00784F4D"/>
    <w:rsid w:val="00785EDA"/>
    <w:rsid w:val="00785F7C"/>
    <w:rsid w:val="00787A58"/>
    <w:rsid w:val="00790195"/>
    <w:rsid w:val="00790427"/>
    <w:rsid w:val="0079097A"/>
    <w:rsid w:val="00790D5D"/>
    <w:rsid w:val="00791127"/>
    <w:rsid w:val="0079130C"/>
    <w:rsid w:val="0079181C"/>
    <w:rsid w:val="00791A45"/>
    <w:rsid w:val="00791E1D"/>
    <w:rsid w:val="00793C9A"/>
    <w:rsid w:val="00793CC7"/>
    <w:rsid w:val="00795255"/>
    <w:rsid w:val="007965EE"/>
    <w:rsid w:val="00796D0D"/>
    <w:rsid w:val="007970CC"/>
    <w:rsid w:val="0079739C"/>
    <w:rsid w:val="007974C9"/>
    <w:rsid w:val="00797A0B"/>
    <w:rsid w:val="00797CC9"/>
    <w:rsid w:val="007A0E60"/>
    <w:rsid w:val="007A1773"/>
    <w:rsid w:val="007A1FF0"/>
    <w:rsid w:val="007A2CDC"/>
    <w:rsid w:val="007A570C"/>
    <w:rsid w:val="007A6413"/>
    <w:rsid w:val="007A752D"/>
    <w:rsid w:val="007B0596"/>
    <w:rsid w:val="007B1C60"/>
    <w:rsid w:val="007B1E7B"/>
    <w:rsid w:val="007B2356"/>
    <w:rsid w:val="007B2E43"/>
    <w:rsid w:val="007B31E1"/>
    <w:rsid w:val="007B39CD"/>
    <w:rsid w:val="007B3DF4"/>
    <w:rsid w:val="007B4271"/>
    <w:rsid w:val="007B4473"/>
    <w:rsid w:val="007B4758"/>
    <w:rsid w:val="007B571A"/>
    <w:rsid w:val="007B6143"/>
    <w:rsid w:val="007B6886"/>
    <w:rsid w:val="007B794F"/>
    <w:rsid w:val="007C0F18"/>
    <w:rsid w:val="007C106A"/>
    <w:rsid w:val="007C125E"/>
    <w:rsid w:val="007C160E"/>
    <w:rsid w:val="007C367B"/>
    <w:rsid w:val="007C3EC6"/>
    <w:rsid w:val="007C4134"/>
    <w:rsid w:val="007C413E"/>
    <w:rsid w:val="007C5016"/>
    <w:rsid w:val="007C553D"/>
    <w:rsid w:val="007C5E05"/>
    <w:rsid w:val="007C5F1F"/>
    <w:rsid w:val="007C790F"/>
    <w:rsid w:val="007D03DC"/>
    <w:rsid w:val="007D0A29"/>
    <w:rsid w:val="007D0AEF"/>
    <w:rsid w:val="007D1568"/>
    <w:rsid w:val="007D227A"/>
    <w:rsid w:val="007D2BE6"/>
    <w:rsid w:val="007D2FD9"/>
    <w:rsid w:val="007D376D"/>
    <w:rsid w:val="007D3C9B"/>
    <w:rsid w:val="007D3F8A"/>
    <w:rsid w:val="007D517C"/>
    <w:rsid w:val="007D5879"/>
    <w:rsid w:val="007D6088"/>
    <w:rsid w:val="007D629C"/>
    <w:rsid w:val="007D6E2B"/>
    <w:rsid w:val="007D70E1"/>
    <w:rsid w:val="007D739F"/>
    <w:rsid w:val="007D7BAC"/>
    <w:rsid w:val="007E10BC"/>
    <w:rsid w:val="007E10EB"/>
    <w:rsid w:val="007E18B0"/>
    <w:rsid w:val="007E1A5C"/>
    <w:rsid w:val="007E1CAB"/>
    <w:rsid w:val="007E2CB6"/>
    <w:rsid w:val="007E31CC"/>
    <w:rsid w:val="007E3857"/>
    <w:rsid w:val="007E3985"/>
    <w:rsid w:val="007E444E"/>
    <w:rsid w:val="007E4BAE"/>
    <w:rsid w:val="007E51CA"/>
    <w:rsid w:val="007E5918"/>
    <w:rsid w:val="007E6BC7"/>
    <w:rsid w:val="007E75FE"/>
    <w:rsid w:val="007F19C0"/>
    <w:rsid w:val="007F1B5B"/>
    <w:rsid w:val="007F250D"/>
    <w:rsid w:val="007F2860"/>
    <w:rsid w:val="007F28E4"/>
    <w:rsid w:val="007F2F27"/>
    <w:rsid w:val="007F59E4"/>
    <w:rsid w:val="007F5B0C"/>
    <w:rsid w:val="007F5E60"/>
    <w:rsid w:val="007F60FC"/>
    <w:rsid w:val="007F688E"/>
    <w:rsid w:val="007F7022"/>
    <w:rsid w:val="007F7748"/>
    <w:rsid w:val="007F79BD"/>
    <w:rsid w:val="007F7B29"/>
    <w:rsid w:val="007F7F2B"/>
    <w:rsid w:val="00800451"/>
    <w:rsid w:val="00800F51"/>
    <w:rsid w:val="00801070"/>
    <w:rsid w:val="008012BA"/>
    <w:rsid w:val="008012DF"/>
    <w:rsid w:val="00801BE6"/>
    <w:rsid w:val="00801E34"/>
    <w:rsid w:val="00802652"/>
    <w:rsid w:val="00802FF6"/>
    <w:rsid w:val="008034D6"/>
    <w:rsid w:val="00804EE7"/>
    <w:rsid w:val="0080523F"/>
    <w:rsid w:val="008053C4"/>
    <w:rsid w:val="00805B69"/>
    <w:rsid w:val="00805F56"/>
    <w:rsid w:val="008060B7"/>
    <w:rsid w:val="00806962"/>
    <w:rsid w:val="0080698C"/>
    <w:rsid w:val="0080733B"/>
    <w:rsid w:val="0080748F"/>
    <w:rsid w:val="008075F5"/>
    <w:rsid w:val="0080790C"/>
    <w:rsid w:val="00810066"/>
    <w:rsid w:val="008102E3"/>
    <w:rsid w:val="00810A6A"/>
    <w:rsid w:val="00810A6B"/>
    <w:rsid w:val="00810BDF"/>
    <w:rsid w:val="00810F53"/>
    <w:rsid w:val="0081152B"/>
    <w:rsid w:val="0081229C"/>
    <w:rsid w:val="00813417"/>
    <w:rsid w:val="00813E4F"/>
    <w:rsid w:val="00814031"/>
    <w:rsid w:val="00814951"/>
    <w:rsid w:val="00815A6F"/>
    <w:rsid w:val="00815EF8"/>
    <w:rsid w:val="008163CA"/>
    <w:rsid w:val="00817E8A"/>
    <w:rsid w:val="00820435"/>
    <w:rsid w:val="00821016"/>
    <w:rsid w:val="00821E83"/>
    <w:rsid w:val="008221F1"/>
    <w:rsid w:val="00822256"/>
    <w:rsid w:val="0082263E"/>
    <w:rsid w:val="00823D2D"/>
    <w:rsid w:val="00824344"/>
    <w:rsid w:val="0082533A"/>
    <w:rsid w:val="00825911"/>
    <w:rsid w:val="00826BE5"/>
    <w:rsid w:val="00827036"/>
    <w:rsid w:val="008271D5"/>
    <w:rsid w:val="00827791"/>
    <w:rsid w:val="0082788C"/>
    <w:rsid w:val="00827904"/>
    <w:rsid w:val="0083003C"/>
    <w:rsid w:val="008315CF"/>
    <w:rsid w:val="0083185F"/>
    <w:rsid w:val="00832893"/>
    <w:rsid w:val="00835BE3"/>
    <w:rsid w:val="00840529"/>
    <w:rsid w:val="00840B0A"/>
    <w:rsid w:val="00841014"/>
    <w:rsid w:val="0084155F"/>
    <w:rsid w:val="00841666"/>
    <w:rsid w:val="00842A3F"/>
    <w:rsid w:val="00843004"/>
    <w:rsid w:val="00843A6B"/>
    <w:rsid w:val="00844062"/>
    <w:rsid w:val="0084456E"/>
    <w:rsid w:val="00844938"/>
    <w:rsid w:val="00844BC4"/>
    <w:rsid w:val="00845C06"/>
    <w:rsid w:val="00845E54"/>
    <w:rsid w:val="00846719"/>
    <w:rsid w:val="00846BE0"/>
    <w:rsid w:val="00847F71"/>
    <w:rsid w:val="00850DC1"/>
    <w:rsid w:val="008511D2"/>
    <w:rsid w:val="00851510"/>
    <w:rsid w:val="008519BC"/>
    <w:rsid w:val="00851A62"/>
    <w:rsid w:val="00851D0C"/>
    <w:rsid w:val="00852D46"/>
    <w:rsid w:val="00853689"/>
    <w:rsid w:val="008545D7"/>
    <w:rsid w:val="008546A8"/>
    <w:rsid w:val="0085560D"/>
    <w:rsid w:val="00855C19"/>
    <w:rsid w:val="00855E07"/>
    <w:rsid w:val="00855F87"/>
    <w:rsid w:val="008563BB"/>
    <w:rsid w:val="00856404"/>
    <w:rsid w:val="00857787"/>
    <w:rsid w:val="00857829"/>
    <w:rsid w:val="008579CB"/>
    <w:rsid w:val="008611E3"/>
    <w:rsid w:val="00861925"/>
    <w:rsid w:val="00861B5A"/>
    <w:rsid w:val="008622E2"/>
    <w:rsid w:val="008627A5"/>
    <w:rsid w:val="008636DB"/>
    <w:rsid w:val="008637A8"/>
    <w:rsid w:val="0086406E"/>
    <w:rsid w:val="00864509"/>
    <w:rsid w:val="00864F4A"/>
    <w:rsid w:val="00864F63"/>
    <w:rsid w:val="008652D5"/>
    <w:rsid w:val="0086735E"/>
    <w:rsid w:val="0087050B"/>
    <w:rsid w:val="0087065E"/>
    <w:rsid w:val="00870F91"/>
    <w:rsid w:val="00871342"/>
    <w:rsid w:val="00871712"/>
    <w:rsid w:val="00871DA1"/>
    <w:rsid w:val="0087217F"/>
    <w:rsid w:val="008727A2"/>
    <w:rsid w:val="00873964"/>
    <w:rsid w:val="00874CCE"/>
    <w:rsid w:val="00875468"/>
    <w:rsid w:val="008757F7"/>
    <w:rsid w:val="00875969"/>
    <w:rsid w:val="0087759B"/>
    <w:rsid w:val="008813C1"/>
    <w:rsid w:val="00881CFD"/>
    <w:rsid w:val="008821DE"/>
    <w:rsid w:val="008825E0"/>
    <w:rsid w:val="00885A74"/>
    <w:rsid w:val="00885BC3"/>
    <w:rsid w:val="00886402"/>
    <w:rsid w:val="0088675F"/>
    <w:rsid w:val="00886CA0"/>
    <w:rsid w:val="008870FB"/>
    <w:rsid w:val="00887394"/>
    <w:rsid w:val="008875E1"/>
    <w:rsid w:val="008877A8"/>
    <w:rsid w:val="008905A8"/>
    <w:rsid w:val="00890ABC"/>
    <w:rsid w:val="00890BDE"/>
    <w:rsid w:val="0089115D"/>
    <w:rsid w:val="00891AE4"/>
    <w:rsid w:val="00891C32"/>
    <w:rsid w:val="00891FC5"/>
    <w:rsid w:val="008921D6"/>
    <w:rsid w:val="008924E4"/>
    <w:rsid w:val="00893C10"/>
    <w:rsid w:val="00893E9D"/>
    <w:rsid w:val="00894478"/>
    <w:rsid w:val="008953A0"/>
    <w:rsid w:val="00895C44"/>
    <w:rsid w:val="008960F2"/>
    <w:rsid w:val="008968C8"/>
    <w:rsid w:val="00896D97"/>
    <w:rsid w:val="008A1579"/>
    <w:rsid w:val="008A18B9"/>
    <w:rsid w:val="008A2112"/>
    <w:rsid w:val="008A2960"/>
    <w:rsid w:val="008A2A8B"/>
    <w:rsid w:val="008A2F60"/>
    <w:rsid w:val="008A3C20"/>
    <w:rsid w:val="008A4001"/>
    <w:rsid w:val="008A45AD"/>
    <w:rsid w:val="008A4A32"/>
    <w:rsid w:val="008A4B23"/>
    <w:rsid w:val="008A4D29"/>
    <w:rsid w:val="008A4D2D"/>
    <w:rsid w:val="008A6EEC"/>
    <w:rsid w:val="008ADD6F"/>
    <w:rsid w:val="008B0EEA"/>
    <w:rsid w:val="008B1259"/>
    <w:rsid w:val="008B20D0"/>
    <w:rsid w:val="008B23A7"/>
    <w:rsid w:val="008B3765"/>
    <w:rsid w:val="008B41BC"/>
    <w:rsid w:val="008B49F2"/>
    <w:rsid w:val="008B4F8A"/>
    <w:rsid w:val="008B5AD1"/>
    <w:rsid w:val="008B6533"/>
    <w:rsid w:val="008B6A56"/>
    <w:rsid w:val="008B6B57"/>
    <w:rsid w:val="008B782B"/>
    <w:rsid w:val="008B7F30"/>
    <w:rsid w:val="008C00A6"/>
    <w:rsid w:val="008C0BB8"/>
    <w:rsid w:val="008C161B"/>
    <w:rsid w:val="008C178A"/>
    <w:rsid w:val="008C1A45"/>
    <w:rsid w:val="008C26FC"/>
    <w:rsid w:val="008C2F27"/>
    <w:rsid w:val="008C3690"/>
    <w:rsid w:val="008C36C6"/>
    <w:rsid w:val="008C3979"/>
    <w:rsid w:val="008C3FD9"/>
    <w:rsid w:val="008C4021"/>
    <w:rsid w:val="008C6E6E"/>
    <w:rsid w:val="008C770D"/>
    <w:rsid w:val="008C7C49"/>
    <w:rsid w:val="008C7D38"/>
    <w:rsid w:val="008D0122"/>
    <w:rsid w:val="008D0D54"/>
    <w:rsid w:val="008D0FD3"/>
    <w:rsid w:val="008D379A"/>
    <w:rsid w:val="008D5433"/>
    <w:rsid w:val="008D549F"/>
    <w:rsid w:val="008D67F2"/>
    <w:rsid w:val="008D763D"/>
    <w:rsid w:val="008D7CA6"/>
    <w:rsid w:val="008D7E68"/>
    <w:rsid w:val="008DD7D2"/>
    <w:rsid w:val="008E0629"/>
    <w:rsid w:val="008E0891"/>
    <w:rsid w:val="008E177A"/>
    <w:rsid w:val="008E29FC"/>
    <w:rsid w:val="008E2A1B"/>
    <w:rsid w:val="008E3854"/>
    <w:rsid w:val="008E3910"/>
    <w:rsid w:val="008E3CC4"/>
    <w:rsid w:val="008E49E1"/>
    <w:rsid w:val="008E4B5E"/>
    <w:rsid w:val="008E54A8"/>
    <w:rsid w:val="008E5BF7"/>
    <w:rsid w:val="008E7643"/>
    <w:rsid w:val="008E7A87"/>
    <w:rsid w:val="008F02BD"/>
    <w:rsid w:val="008F0594"/>
    <w:rsid w:val="008F0644"/>
    <w:rsid w:val="008F1943"/>
    <w:rsid w:val="008F1DDD"/>
    <w:rsid w:val="008F2094"/>
    <w:rsid w:val="008F245C"/>
    <w:rsid w:val="008F2B87"/>
    <w:rsid w:val="008F34B0"/>
    <w:rsid w:val="008F34E6"/>
    <w:rsid w:val="008F4EAF"/>
    <w:rsid w:val="008F53E7"/>
    <w:rsid w:val="008F5693"/>
    <w:rsid w:val="008F595B"/>
    <w:rsid w:val="008F5AEA"/>
    <w:rsid w:val="008F5F9E"/>
    <w:rsid w:val="008F6775"/>
    <w:rsid w:val="008F6BC6"/>
    <w:rsid w:val="008F70DD"/>
    <w:rsid w:val="008F76C2"/>
    <w:rsid w:val="008F7E11"/>
    <w:rsid w:val="00900034"/>
    <w:rsid w:val="0090024B"/>
    <w:rsid w:val="00900361"/>
    <w:rsid w:val="00901E53"/>
    <w:rsid w:val="00901F53"/>
    <w:rsid w:val="00902C1F"/>
    <w:rsid w:val="00903207"/>
    <w:rsid w:val="00903400"/>
    <w:rsid w:val="00903735"/>
    <w:rsid w:val="00903C20"/>
    <w:rsid w:val="00903FFE"/>
    <w:rsid w:val="00904376"/>
    <w:rsid w:val="009048D4"/>
    <w:rsid w:val="009051F4"/>
    <w:rsid w:val="009054FA"/>
    <w:rsid w:val="00905C2E"/>
    <w:rsid w:val="00906999"/>
    <w:rsid w:val="009078EC"/>
    <w:rsid w:val="00907CAA"/>
    <w:rsid w:val="00907CD6"/>
    <w:rsid w:val="00911640"/>
    <w:rsid w:val="009119AB"/>
    <w:rsid w:val="00912035"/>
    <w:rsid w:val="00912976"/>
    <w:rsid w:val="0091314C"/>
    <w:rsid w:val="00913478"/>
    <w:rsid w:val="009136D4"/>
    <w:rsid w:val="00913E3E"/>
    <w:rsid w:val="00914157"/>
    <w:rsid w:val="009145FF"/>
    <w:rsid w:val="00914F07"/>
    <w:rsid w:val="00915062"/>
    <w:rsid w:val="009159AC"/>
    <w:rsid w:val="0091632C"/>
    <w:rsid w:val="009163BF"/>
    <w:rsid w:val="00916673"/>
    <w:rsid w:val="009171CF"/>
    <w:rsid w:val="009172A3"/>
    <w:rsid w:val="00917EB5"/>
    <w:rsid w:val="00917F16"/>
    <w:rsid w:val="0091AB40"/>
    <w:rsid w:val="009201B5"/>
    <w:rsid w:val="00921AC3"/>
    <w:rsid w:val="009223B4"/>
    <w:rsid w:val="00922B8C"/>
    <w:rsid w:val="00922ED2"/>
    <w:rsid w:val="00922FCD"/>
    <w:rsid w:val="00923FC6"/>
    <w:rsid w:val="009246F3"/>
    <w:rsid w:val="0092479D"/>
    <w:rsid w:val="00924B5D"/>
    <w:rsid w:val="00924ED3"/>
    <w:rsid w:val="00925F48"/>
    <w:rsid w:val="00926082"/>
    <w:rsid w:val="0092657F"/>
    <w:rsid w:val="00927631"/>
    <w:rsid w:val="00927AB8"/>
    <w:rsid w:val="00927C63"/>
    <w:rsid w:val="009306C8"/>
    <w:rsid w:val="00930F34"/>
    <w:rsid w:val="0093110A"/>
    <w:rsid w:val="0093153F"/>
    <w:rsid w:val="00931DE1"/>
    <w:rsid w:val="00932134"/>
    <w:rsid w:val="00932B7B"/>
    <w:rsid w:val="009346D4"/>
    <w:rsid w:val="009363E2"/>
    <w:rsid w:val="00936B1E"/>
    <w:rsid w:val="00937BDE"/>
    <w:rsid w:val="00940453"/>
    <w:rsid w:val="0094055B"/>
    <w:rsid w:val="009406A6"/>
    <w:rsid w:val="009412BE"/>
    <w:rsid w:val="00941388"/>
    <w:rsid w:val="0094365D"/>
    <w:rsid w:val="009438F2"/>
    <w:rsid w:val="00944335"/>
    <w:rsid w:val="00944DC8"/>
    <w:rsid w:val="00945181"/>
    <w:rsid w:val="00945203"/>
    <w:rsid w:val="009454AA"/>
    <w:rsid w:val="00946396"/>
    <w:rsid w:val="00946BA1"/>
    <w:rsid w:val="00946BEB"/>
    <w:rsid w:val="009475E4"/>
    <w:rsid w:val="0094766F"/>
    <w:rsid w:val="00947A79"/>
    <w:rsid w:val="00947DC2"/>
    <w:rsid w:val="009513BB"/>
    <w:rsid w:val="00951604"/>
    <w:rsid w:val="009521D4"/>
    <w:rsid w:val="00952501"/>
    <w:rsid w:val="00952D41"/>
    <w:rsid w:val="00954129"/>
    <w:rsid w:val="00954514"/>
    <w:rsid w:val="009564DF"/>
    <w:rsid w:val="00956642"/>
    <w:rsid w:val="009576F9"/>
    <w:rsid w:val="009610D2"/>
    <w:rsid w:val="00961498"/>
    <w:rsid w:val="00961AEE"/>
    <w:rsid w:val="00962866"/>
    <w:rsid w:val="00963D5F"/>
    <w:rsid w:val="00963E58"/>
    <w:rsid w:val="009642D1"/>
    <w:rsid w:val="00964BFD"/>
    <w:rsid w:val="00964C8A"/>
    <w:rsid w:val="00964E2F"/>
    <w:rsid w:val="0096580C"/>
    <w:rsid w:val="009658A5"/>
    <w:rsid w:val="00965DF5"/>
    <w:rsid w:val="00965F2F"/>
    <w:rsid w:val="0096690E"/>
    <w:rsid w:val="00970656"/>
    <w:rsid w:val="00970778"/>
    <w:rsid w:val="009711ED"/>
    <w:rsid w:val="009716C2"/>
    <w:rsid w:val="00971741"/>
    <w:rsid w:val="0097238F"/>
    <w:rsid w:val="00972726"/>
    <w:rsid w:val="00972BA0"/>
    <w:rsid w:val="00972D45"/>
    <w:rsid w:val="00972DA8"/>
    <w:rsid w:val="009738B4"/>
    <w:rsid w:val="00973B77"/>
    <w:rsid w:val="009740C4"/>
    <w:rsid w:val="00974AA3"/>
    <w:rsid w:val="00975C1E"/>
    <w:rsid w:val="00975EBA"/>
    <w:rsid w:val="009769A8"/>
    <w:rsid w:val="00976C3B"/>
    <w:rsid w:val="00976E4D"/>
    <w:rsid w:val="00977141"/>
    <w:rsid w:val="009776AE"/>
    <w:rsid w:val="00977B70"/>
    <w:rsid w:val="00977E63"/>
    <w:rsid w:val="00980267"/>
    <w:rsid w:val="009802BB"/>
    <w:rsid w:val="009806D6"/>
    <w:rsid w:val="009807A7"/>
    <w:rsid w:val="00981062"/>
    <w:rsid w:val="009818D3"/>
    <w:rsid w:val="00982650"/>
    <w:rsid w:val="00982D01"/>
    <w:rsid w:val="00983498"/>
    <w:rsid w:val="009836F1"/>
    <w:rsid w:val="00983733"/>
    <w:rsid w:val="0098502D"/>
    <w:rsid w:val="00985413"/>
    <w:rsid w:val="009856A8"/>
    <w:rsid w:val="009866AE"/>
    <w:rsid w:val="0098670E"/>
    <w:rsid w:val="00986F27"/>
    <w:rsid w:val="0098723A"/>
    <w:rsid w:val="009900E7"/>
    <w:rsid w:val="00990583"/>
    <w:rsid w:val="00990980"/>
    <w:rsid w:val="009911E8"/>
    <w:rsid w:val="00991672"/>
    <w:rsid w:val="00991DC9"/>
    <w:rsid w:val="00992A9A"/>
    <w:rsid w:val="00992EC8"/>
    <w:rsid w:val="00993229"/>
    <w:rsid w:val="0099445A"/>
    <w:rsid w:val="00994669"/>
    <w:rsid w:val="00994A6C"/>
    <w:rsid w:val="009952B1"/>
    <w:rsid w:val="00996694"/>
    <w:rsid w:val="00996BB0"/>
    <w:rsid w:val="00996E87"/>
    <w:rsid w:val="0099734D"/>
    <w:rsid w:val="009A0344"/>
    <w:rsid w:val="009A0A62"/>
    <w:rsid w:val="009A1107"/>
    <w:rsid w:val="009A12E1"/>
    <w:rsid w:val="009A139B"/>
    <w:rsid w:val="009A1930"/>
    <w:rsid w:val="009A20DD"/>
    <w:rsid w:val="009A2E77"/>
    <w:rsid w:val="009A30BD"/>
    <w:rsid w:val="009A3397"/>
    <w:rsid w:val="009A5262"/>
    <w:rsid w:val="009A5B6D"/>
    <w:rsid w:val="009A5F85"/>
    <w:rsid w:val="009A6243"/>
    <w:rsid w:val="009B0075"/>
    <w:rsid w:val="009B0227"/>
    <w:rsid w:val="009B0700"/>
    <w:rsid w:val="009B192B"/>
    <w:rsid w:val="009B1A4A"/>
    <w:rsid w:val="009B1E03"/>
    <w:rsid w:val="009B233D"/>
    <w:rsid w:val="009B305E"/>
    <w:rsid w:val="009B3B5C"/>
    <w:rsid w:val="009B3E75"/>
    <w:rsid w:val="009B4A21"/>
    <w:rsid w:val="009B4E08"/>
    <w:rsid w:val="009B511F"/>
    <w:rsid w:val="009B61B7"/>
    <w:rsid w:val="009B70AF"/>
    <w:rsid w:val="009C03FC"/>
    <w:rsid w:val="009C0452"/>
    <w:rsid w:val="009C06B9"/>
    <w:rsid w:val="009C164B"/>
    <w:rsid w:val="009C1D4E"/>
    <w:rsid w:val="009C1DD7"/>
    <w:rsid w:val="009C1F27"/>
    <w:rsid w:val="009C26ED"/>
    <w:rsid w:val="009C2E68"/>
    <w:rsid w:val="009C3B27"/>
    <w:rsid w:val="009C3EEF"/>
    <w:rsid w:val="009C4887"/>
    <w:rsid w:val="009C4BF6"/>
    <w:rsid w:val="009C4EFA"/>
    <w:rsid w:val="009C5333"/>
    <w:rsid w:val="009C64DC"/>
    <w:rsid w:val="009C666F"/>
    <w:rsid w:val="009C73A3"/>
    <w:rsid w:val="009C7CE8"/>
    <w:rsid w:val="009C7F1F"/>
    <w:rsid w:val="009D0CC2"/>
    <w:rsid w:val="009D10F1"/>
    <w:rsid w:val="009D14F7"/>
    <w:rsid w:val="009D17DD"/>
    <w:rsid w:val="009D1FFB"/>
    <w:rsid w:val="009D210F"/>
    <w:rsid w:val="009D2EE6"/>
    <w:rsid w:val="009D31E9"/>
    <w:rsid w:val="009D3514"/>
    <w:rsid w:val="009D3A95"/>
    <w:rsid w:val="009D3BA6"/>
    <w:rsid w:val="009D45D3"/>
    <w:rsid w:val="009D472B"/>
    <w:rsid w:val="009D53E4"/>
    <w:rsid w:val="009D7D58"/>
    <w:rsid w:val="009E0F60"/>
    <w:rsid w:val="009E154B"/>
    <w:rsid w:val="009E15EF"/>
    <w:rsid w:val="009E192C"/>
    <w:rsid w:val="009E1B6F"/>
    <w:rsid w:val="009E2383"/>
    <w:rsid w:val="009E2602"/>
    <w:rsid w:val="009E39F0"/>
    <w:rsid w:val="009E419C"/>
    <w:rsid w:val="009E59F1"/>
    <w:rsid w:val="009E5BA3"/>
    <w:rsid w:val="009E5FA7"/>
    <w:rsid w:val="009E5FD7"/>
    <w:rsid w:val="009E680B"/>
    <w:rsid w:val="009F05B0"/>
    <w:rsid w:val="009F2DBC"/>
    <w:rsid w:val="009F3383"/>
    <w:rsid w:val="009F33B8"/>
    <w:rsid w:val="009F33BD"/>
    <w:rsid w:val="009F41C3"/>
    <w:rsid w:val="009F4FE7"/>
    <w:rsid w:val="009F5C41"/>
    <w:rsid w:val="009F5E9C"/>
    <w:rsid w:val="009F6A9C"/>
    <w:rsid w:val="009F7CD4"/>
    <w:rsid w:val="00A01C0E"/>
    <w:rsid w:val="00A02BA1"/>
    <w:rsid w:val="00A034C0"/>
    <w:rsid w:val="00A03DA7"/>
    <w:rsid w:val="00A03E69"/>
    <w:rsid w:val="00A03E78"/>
    <w:rsid w:val="00A053AF"/>
    <w:rsid w:val="00A05664"/>
    <w:rsid w:val="00A057EA"/>
    <w:rsid w:val="00A0619D"/>
    <w:rsid w:val="00A06CB9"/>
    <w:rsid w:val="00A073EA"/>
    <w:rsid w:val="00A075EC"/>
    <w:rsid w:val="00A07A8B"/>
    <w:rsid w:val="00A07C42"/>
    <w:rsid w:val="00A10301"/>
    <w:rsid w:val="00A104F1"/>
    <w:rsid w:val="00A1109A"/>
    <w:rsid w:val="00A11968"/>
    <w:rsid w:val="00A11988"/>
    <w:rsid w:val="00A11CB8"/>
    <w:rsid w:val="00A12EDF"/>
    <w:rsid w:val="00A13406"/>
    <w:rsid w:val="00A13476"/>
    <w:rsid w:val="00A14C0F"/>
    <w:rsid w:val="00A14DB1"/>
    <w:rsid w:val="00A16390"/>
    <w:rsid w:val="00A164AC"/>
    <w:rsid w:val="00A16C16"/>
    <w:rsid w:val="00A16F24"/>
    <w:rsid w:val="00A22099"/>
    <w:rsid w:val="00A221F3"/>
    <w:rsid w:val="00A22969"/>
    <w:rsid w:val="00A23E2F"/>
    <w:rsid w:val="00A24A93"/>
    <w:rsid w:val="00A24CE5"/>
    <w:rsid w:val="00A24FA6"/>
    <w:rsid w:val="00A25BE7"/>
    <w:rsid w:val="00A273F8"/>
    <w:rsid w:val="00A27E6A"/>
    <w:rsid w:val="00A3083A"/>
    <w:rsid w:val="00A30F67"/>
    <w:rsid w:val="00A31F72"/>
    <w:rsid w:val="00A32DA8"/>
    <w:rsid w:val="00A330D0"/>
    <w:rsid w:val="00A3316A"/>
    <w:rsid w:val="00A33A43"/>
    <w:rsid w:val="00A33C7B"/>
    <w:rsid w:val="00A347B2"/>
    <w:rsid w:val="00A34B48"/>
    <w:rsid w:val="00A356ED"/>
    <w:rsid w:val="00A365C9"/>
    <w:rsid w:val="00A3682E"/>
    <w:rsid w:val="00A37AF5"/>
    <w:rsid w:val="00A41A82"/>
    <w:rsid w:val="00A41EB1"/>
    <w:rsid w:val="00A41FB7"/>
    <w:rsid w:val="00A42527"/>
    <w:rsid w:val="00A42B88"/>
    <w:rsid w:val="00A432E0"/>
    <w:rsid w:val="00A43725"/>
    <w:rsid w:val="00A4378C"/>
    <w:rsid w:val="00A43E61"/>
    <w:rsid w:val="00A43F9C"/>
    <w:rsid w:val="00A458ED"/>
    <w:rsid w:val="00A461CF"/>
    <w:rsid w:val="00A47305"/>
    <w:rsid w:val="00A47975"/>
    <w:rsid w:val="00A5026C"/>
    <w:rsid w:val="00A51286"/>
    <w:rsid w:val="00A5163D"/>
    <w:rsid w:val="00A519B5"/>
    <w:rsid w:val="00A51A0C"/>
    <w:rsid w:val="00A51D86"/>
    <w:rsid w:val="00A51DEA"/>
    <w:rsid w:val="00A53497"/>
    <w:rsid w:val="00A53CFF"/>
    <w:rsid w:val="00A552E0"/>
    <w:rsid w:val="00A554AB"/>
    <w:rsid w:val="00A55D9A"/>
    <w:rsid w:val="00A56341"/>
    <w:rsid w:val="00A57088"/>
    <w:rsid w:val="00A57E76"/>
    <w:rsid w:val="00A600CA"/>
    <w:rsid w:val="00A60675"/>
    <w:rsid w:val="00A60801"/>
    <w:rsid w:val="00A60DB7"/>
    <w:rsid w:val="00A618B4"/>
    <w:rsid w:val="00A61A73"/>
    <w:rsid w:val="00A61D6B"/>
    <w:rsid w:val="00A62461"/>
    <w:rsid w:val="00A62E44"/>
    <w:rsid w:val="00A6376B"/>
    <w:rsid w:val="00A63A6C"/>
    <w:rsid w:val="00A64417"/>
    <w:rsid w:val="00A65293"/>
    <w:rsid w:val="00A65415"/>
    <w:rsid w:val="00A6716C"/>
    <w:rsid w:val="00A67FAD"/>
    <w:rsid w:val="00A708B2"/>
    <w:rsid w:val="00A70B5C"/>
    <w:rsid w:val="00A70B9C"/>
    <w:rsid w:val="00A71397"/>
    <w:rsid w:val="00A71885"/>
    <w:rsid w:val="00A722F0"/>
    <w:rsid w:val="00A72405"/>
    <w:rsid w:val="00A7293E"/>
    <w:rsid w:val="00A737D6"/>
    <w:rsid w:val="00A73F17"/>
    <w:rsid w:val="00A74916"/>
    <w:rsid w:val="00A74E7D"/>
    <w:rsid w:val="00A750B6"/>
    <w:rsid w:val="00A75C00"/>
    <w:rsid w:val="00A75DDE"/>
    <w:rsid w:val="00A7606B"/>
    <w:rsid w:val="00A7781B"/>
    <w:rsid w:val="00A8133E"/>
    <w:rsid w:val="00A81383"/>
    <w:rsid w:val="00A814FC"/>
    <w:rsid w:val="00A81993"/>
    <w:rsid w:val="00A82B73"/>
    <w:rsid w:val="00A82D8D"/>
    <w:rsid w:val="00A833A1"/>
    <w:rsid w:val="00A843A6"/>
    <w:rsid w:val="00A848BB"/>
    <w:rsid w:val="00A85B0B"/>
    <w:rsid w:val="00A8621A"/>
    <w:rsid w:val="00A86941"/>
    <w:rsid w:val="00A87772"/>
    <w:rsid w:val="00A878D9"/>
    <w:rsid w:val="00A87AA2"/>
    <w:rsid w:val="00A87AD5"/>
    <w:rsid w:val="00A905C1"/>
    <w:rsid w:val="00A9189A"/>
    <w:rsid w:val="00A92D32"/>
    <w:rsid w:val="00A9369A"/>
    <w:rsid w:val="00A940C6"/>
    <w:rsid w:val="00A9570C"/>
    <w:rsid w:val="00A95729"/>
    <w:rsid w:val="00A960BF"/>
    <w:rsid w:val="00A9716B"/>
    <w:rsid w:val="00A97D89"/>
    <w:rsid w:val="00AA029E"/>
    <w:rsid w:val="00AA0589"/>
    <w:rsid w:val="00AA05FC"/>
    <w:rsid w:val="00AA07EF"/>
    <w:rsid w:val="00AA0C3A"/>
    <w:rsid w:val="00AA0EA4"/>
    <w:rsid w:val="00AA12DD"/>
    <w:rsid w:val="00AA1333"/>
    <w:rsid w:val="00AA17A6"/>
    <w:rsid w:val="00AA19AA"/>
    <w:rsid w:val="00AA20A7"/>
    <w:rsid w:val="00AA25C0"/>
    <w:rsid w:val="00AA3809"/>
    <w:rsid w:val="00AA3E1A"/>
    <w:rsid w:val="00AA3E93"/>
    <w:rsid w:val="00AA49C7"/>
    <w:rsid w:val="00AA4EE0"/>
    <w:rsid w:val="00AA5402"/>
    <w:rsid w:val="00AA5DC3"/>
    <w:rsid w:val="00AA71BB"/>
    <w:rsid w:val="00AA7CCB"/>
    <w:rsid w:val="00AB067D"/>
    <w:rsid w:val="00AB1D97"/>
    <w:rsid w:val="00AB2947"/>
    <w:rsid w:val="00AB3ECD"/>
    <w:rsid w:val="00AB4309"/>
    <w:rsid w:val="00AB482B"/>
    <w:rsid w:val="00AB4C51"/>
    <w:rsid w:val="00AB4E01"/>
    <w:rsid w:val="00AB51F0"/>
    <w:rsid w:val="00AB5324"/>
    <w:rsid w:val="00AB538E"/>
    <w:rsid w:val="00AB5445"/>
    <w:rsid w:val="00AB572F"/>
    <w:rsid w:val="00AB58DA"/>
    <w:rsid w:val="00AB632C"/>
    <w:rsid w:val="00AB6428"/>
    <w:rsid w:val="00AB653B"/>
    <w:rsid w:val="00AB7043"/>
    <w:rsid w:val="00AB7D62"/>
    <w:rsid w:val="00AC0101"/>
    <w:rsid w:val="00AC053F"/>
    <w:rsid w:val="00AC1031"/>
    <w:rsid w:val="00AC1597"/>
    <w:rsid w:val="00AC1C47"/>
    <w:rsid w:val="00AC1FB9"/>
    <w:rsid w:val="00AC2B52"/>
    <w:rsid w:val="00AC3792"/>
    <w:rsid w:val="00AC3FD9"/>
    <w:rsid w:val="00AC436C"/>
    <w:rsid w:val="00AC45BA"/>
    <w:rsid w:val="00AC605E"/>
    <w:rsid w:val="00AD05E7"/>
    <w:rsid w:val="00AD0D53"/>
    <w:rsid w:val="00AD0F80"/>
    <w:rsid w:val="00AD1943"/>
    <w:rsid w:val="00AD1F2D"/>
    <w:rsid w:val="00AD395B"/>
    <w:rsid w:val="00AD5534"/>
    <w:rsid w:val="00AD6A1E"/>
    <w:rsid w:val="00AD78C7"/>
    <w:rsid w:val="00AE126D"/>
    <w:rsid w:val="00AE1800"/>
    <w:rsid w:val="00AE24A9"/>
    <w:rsid w:val="00AE2D9A"/>
    <w:rsid w:val="00AE30D8"/>
    <w:rsid w:val="00AE3874"/>
    <w:rsid w:val="00AE38BD"/>
    <w:rsid w:val="00AE3C5E"/>
    <w:rsid w:val="00AE4BA2"/>
    <w:rsid w:val="00AE4CC2"/>
    <w:rsid w:val="00AE6444"/>
    <w:rsid w:val="00AE67F1"/>
    <w:rsid w:val="00AE693A"/>
    <w:rsid w:val="00AE6E5D"/>
    <w:rsid w:val="00AE6FF4"/>
    <w:rsid w:val="00AE7A70"/>
    <w:rsid w:val="00AF001F"/>
    <w:rsid w:val="00AF121A"/>
    <w:rsid w:val="00AF122C"/>
    <w:rsid w:val="00AF15BD"/>
    <w:rsid w:val="00AF2059"/>
    <w:rsid w:val="00AF245C"/>
    <w:rsid w:val="00AF24EC"/>
    <w:rsid w:val="00AF2C7D"/>
    <w:rsid w:val="00AF3BDE"/>
    <w:rsid w:val="00AF4218"/>
    <w:rsid w:val="00AF5BB4"/>
    <w:rsid w:val="00AF63A8"/>
    <w:rsid w:val="00AF6B6A"/>
    <w:rsid w:val="00AF6C60"/>
    <w:rsid w:val="00AF6D68"/>
    <w:rsid w:val="00AF7052"/>
    <w:rsid w:val="00AF72FF"/>
    <w:rsid w:val="00AF7741"/>
    <w:rsid w:val="00AF7F70"/>
    <w:rsid w:val="00B005B1"/>
    <w:rsid w:val="00B006E9"/>
    <w:rsid w:val="00B01957"/>
    <w:rsid w:val="00B01AE2"/>
    <w:rsid w:val="00B02F2F"/>
    <w:rsid w:val="00B039C1"/>
    <w:rsid w:val="00B03A26"/>
    <w:rsid w:val="00B03F54"/>
    <w:rsid w:val="00B05085"/>
    <w:rsid w:val="00B05500"/>
    <w:rsid w:val="00B060F1"/>
    <w:rsid w:val="00B06593"/>
    <w:rsid w:val="00B065B7"/>
    <w:rsid w:val="00B069D4"/>
    <w:rsid w:val="00B069D9"/>
    <w:rsid w:val="00B0794A"/>
    <w:rsid w:val="00B07FC3"/>
    <w:rsid w:val="00B1056A"/>
    <w:rsid w:val="00B10966"/>
    <w:rsid w:val="00B10D45"/>
    <w:rsid w:val="00B11582"/>
    <w:rsid w:val="00B11A6D"/>
    <w:rsid w:val="00B12D26"/>
    <w:rsid w:val="00B132CD"/>
    <w:rsid w:val="00B143A9"/>
    <w:rsid w:val="00B148CE"/>
    <w:rsid w:val="00B1557E"/>
    <w:rsid w:val="00B167EB"/>
    <w:rsid w:val="00B16B8D"/>
    <w:rsid w:val="00B16EF0"/>
    <w:rsid w:val="00B21D13"/>
    <w:rsid w:val="00B22197"/>
    <w:rsid w:val="00B22283"/>
    <w:rsid w:val="00B225C1"/>
    <w:rsid w:val="00B22808"/>
    <w:rsid w:val="00B23023"/>
    <w:rsid w:val="00B24002"/>
    <w:rsid w:val="00B2402A"/>
    <w:rsid w:val="00B25CA1"/>
    <w:rsid w:val="00B25CBF"/>
    <w:rsid w:val="00B270E9"/>
    <w:rsid w:val="00B27B58"/>
    <w:rsid w:val="00B300C2"/>
    <w:rsid w:val="00B30E1A"/>
    <w:rsid w:val="00B315DC"/>
    <w:rsid w:val="00B31769"/>
    <w:rsid w:val="00B31872"/>
    <w:rsid w:val="00B318F9"/>
    <w:rsid w:val="00B329FA"/>
    <w:rsid w:val="00B33113"/>
    <w:rsid w:val="00B33315"/>
    <w:rsid w:val="00B333EA"/>
    <w:rsid w:val="00B33A09"/>
    <w:rsid w:val="00B34179"/>
    <w:rsid w:val="00B341F6"/>
    <w:rsid w:val="00B342B9"/>
    <w:rsid w:val="00B34C91"/>
    <w:rsid w:val="00B34EE6"/>
    <w:rsid w:val="00B350D8"/>
    <w:rsid w:val="00B3533F"/>
    <w:rsid w:val="00B36429"/>
    <w:rsid w:val="00B36711"/>
    <w:rsid w:val="00B37625"/>
    <w:rsid w:val="00B37B96"/>
    <w:rsid w:val="00B401D7"/>
    <w:rsid w:val="00B40558"/>
    <w:rsid w:val="00B41949"/>
    <w:rsid w:val="00B419E8"/>
    <w:rsid w:val="00B41E86"/>
    <w:rsid w:val="00B4285B"/>
    <w:rsid w:val="00B436AF"/>
    <w:rsid w:val="00B436BB"/>
    <w:rsid w:val="00B43A15"/>
    <w:rsid w:val="00B43C89"/>
    <w:rsid w:val="00B43DD1"/>
    <w:rsid w:val="00B44BA8"/>
    <w:rsid w:val="00B45671"/>
    <w:rsid w:val="00B45CC2"/>
    <w:rsid w:val="00B45D78"/>
    <w:rsid w:val="00B45FA6"/>
    <w:rsid w:val="00B46279"/>
    <w:rsid w:val="00B465F5"/>
    <w:rsid w:val="00B46840"/>
    <w:rsid w:val="00B46D52"/>
    <w:rsid w:val="00B47FCC"/>
    <w:rsid w:val="00B5055D"/>
    <w:rsid w:val="00B5122A"/>
    <w:rsid w:val="00B546F2"/>
    <w:rsid w:val="00B550DB"/>
    <w:rsid w:val="00B55B76"/>
    <w:rsid w:val="00B55CC8"/>
    <w:rsid w:val="00B55EBC"/>
    <w:rsid w:val="00B56644"/>
    <w:rsid w:val="00B57961"/>
    <w:rsid w:val="00B6013C"/>
    <w:rsid w:val="00B61142"/>
    <w:rsid w:val="00B61302"/>
    <w:rsid w:val="00B61769"/>
    <w:rsid w:val="00B62677"/>
    <w:rsid w:val="00B6388E"/>
    <w:rsid w:val="00B63F6B"/>
    <w:rsid w:val="00B64D26"/>
    <w:rsid w:val="00B64F70"/>
    <w:rsid w:val="00B65293"/>
    <w:rsid w:val="00B67A76"/>
    <w:rsid w:val="00B70C8E"/>
    <w:rsid w:val="00B71117"/>
    <w:rsid w:val="00B71796"/>
    <w:rsid w:val="00B71A02"/>
    <w:rsid w:val="00B72131"/>
    <w:rsid w:val="00B7213C"/>
    <w:rsid w:val="00B72B47"/>
    <w:rsid w:val="00B72D3D"/>
    <w:rsid w:val="00B742D0"/>
    <w:rsid w:val="00B743F9"/>
    <w:rsid w:val="00B74EB7"/>
    <w:rsid w:val="00B815E0"/>
    <w:rsid w:val="00B81EEF"/>
    <w:rsid w:val="00B822EF"/>
    <w:rsid w:val="00B82ADE"/>
    <w:rsid w:val="00B82C1D"/>
    <w:rsid w:val="00B82E3D"/>
    <w:rsid w:val="00B84791"/>
    <w:rsid w:val="00B858BE"/>
    <w:rsid w:val="00B86076"/>
    <w:rsid w:val="00B870C4"/>
    <w:rsid w:val="00B87F93"/>
    <w:rsid w:val="00B91957"/>
    <w:rsid w:val="00B91C25"/>
    <w:rsid w:val="00B92310"/>
    <w:rsid w:val="00B933A7"/>
    <w:rsid w:val="00B938BA"/>
    <w:rsid w:val="00B94F41"/>
    <w:rsid w:val="00B94FB3"/>
    <w:rsid w:val="00B95151"/>
    <w:rsid w:val="00B95186"/>
    <w:rsid w:val="00B95296"/>
    <w:rsid w:val="00B95A57"/>
    <w:rsid w:val="00B963C2"/>
    <w:rsid w:val="00B970B0"/>
    <w:rsid w:val="00B97312"/>
    <w:rsid w:val="00B97D13"/>
    <w:rsid w:val="00BA0F4A"/>
    <w:rsid w:val="00BA2DD9"/>
    <w:rsid w:val="00BA3C54"/>
    <w:rsid w:val="00BA4027"/>
    <w:rsid w:val="00BA46D1"/>
    <w:rsid w:val="00BA644D"/>
    <w:rsid w:val="00BA6B81"/>
    <w:rsid w:val="00BA7F0F"/>
    <w:rsid w:val="00BB0866"/>
    <w:rsid w:val="00BB1F2C"/>
    <w:rsid w:val="00BB2D7C"/>
    <w:rsid w:val="00BB2FBC"/>
    <w:rsid w:val="00BB3D32"/>
    <w:rsid w:val="00BB47ED"/>
    <w:rsid w:val="00BB50F3"/>
    <w:rsid w:val="00BB5A0B"/>
    <w:rsid w:val="00BB5FED"/>
    <w:rsid w:val="00BB6121"/>
    <w:rsid w:val="00BB67CF"/>
    <w:rsid w:val="00BB7305"/>
    <w:rsid w:val="00BC054F"/>
    <w:rsid w:val="00BC0B27"/>
    <w:rsid w:val="00BC0D73"/>
    <w:rsid w:val="00BC14CC"/>
    <w:rsid w:val="00BC16A1"/>
    <w:rsid w:val="00BC3DF8"/>
    <w:rsid w:val="00BC411D"/>
    <w:rsid w:val="00BC4310"/>
    <w:rsid w:val="00BC48A5"/>
    <w:rsid w:val="00BC492A"/>
    <w:rsid w:val="00BC5272"/>
    <w:rsid w:val="00BC52EF"/>
    <w:rsid w:val="00BC54B5"/>
    <w:rsid w:val="00BD06BA"/>
    <w:rsid w:val="00BD1633"/>
    <w:rsid w:val="00BD2BAF"/>
    <w:rsid w:val="00BD3721"/>
    <w:rsid w:val="00BD56E3"/>
    <w:rsid w:val="00BD5D72"/>
    <w:rsid w:val="00BD5ED5"/>
    <w:rsid w:val="00BD6EAD"/>
    <w:rsid w:val="00BD734C"/>
    <w:rsid w:val="00BE0BC5"/>
    <w:rsid w:val="00BE0D18"/>
    <w:rsid w:val="00BE0FA9"/>
    <w:rsid w:val="00BE1185"/>
    <w:rsid w:val="00BE1A20"/>
    <w:rsid w:val="00BE1A48"/>
    <w:rsid w:val="00BE2A12"/>
    <w:rsid w:val="00BE2F6C"/>
    <w:rsid w:val="00BE40A9"/>
    <w:rsid w:val="00BE4A46"/>
    <w:rsid w:val="00BE5596"/>
    <w:rsid w:val="00BE7681"/>
    <w:rsid w:val="00BEFC00"/>
    <w:rsid w:val="00BF03E5"/>
    <w:rsid w:val="00BF0455"/>
    <w:rsid w:val="00BF0DEB"/>
    <w:rsid w:val="00BF2B4A"/>
    <w:rsid w:val="00BF2D2F"/>
    <w:rsid w:val="00BF2E80"/>
    <w:rsid w:val="00BF3459"/>
    <w:rsid w:val="00BF3C7B"/>
    <w:rsid w:val="00BF3D08"/>
    <w:rsid w:val="00BF3E22"/>
    <w:rsid w:val="00BF597E"/>
    <w:rsid w:val="00BF5A0F"/>
    <w:rsid w:val="00BF63EA"/>
    <w:rsid w:val="00BF6A9D"/>
    <w:rsid w:val="00BF6AF9"/>
    <w:rsid w:val="00BF6E2B"/>
    <w:rsid w:val="00BF7123"/>
    <w:rsid w:val="00BFC9DF"/>
    <w:rsid w:val="00C0189F"/>
    <w:rsid w:val="00C018BD"/>
    <w:rsid w:val="00C02320"/>
    <w:rsid w:val="00C02324"/>
    <w:rsid w:val="00C026B7"/>
    <w:rsid w:val="00C02A51"/>
    <w:rsid w:val="00C02F88"/>
    <w:rsid w:val="00C031AB"/>
    <w:rsid w:val="00C034E4"/>
    <w:rsid w:val="00C036F3"/>
    <w:rsid w:val="00C03DD6"/>
    <w:rsid w:val="00C04446"/>
    <w:rsid w:val="00C04E89"/>
    <w:rsid w:val="00C05216"/>
    <w:rsid w:val="00C05E8F"/>
    <w:rsid w:val="00C06348"/>
    <w:rsid w:val="00C06BEC"/>
    <w:rsid w:val="00C06DF7"/>
    <w:rsid w:val="00C1084C"/>
    <w:rsid w:val="00C10D82"/>
    <w:rsid w:val="00C10E18"/>
    <w:rsid w:val="00C140C3"/>
    <w:rsid w:val="00C14240"/>
    <w:rsid w:val="00C14771"/>
    <w:rsid w:val="00C15417"/>
    <w:rsid w:val="00C17E6D"/>
    <w:rsid w:val="00C2041F"/>
    <w:rsid w:val="00C226EA"/>
    <w:rsid w:val="00C23BE5"/>
    <w:rsid w:val="00C240A9"/>
    <w:rsid w:val="00C24A03"/>
    <w:rsid w:val="00C2518A"/>
    <w:rsid w:val="00C257A3"/>
    <w:rsid w:val="00C25AAC"/>
    <w:rsid w:val="00C25B82"/>
    <w:rsid w:val="00C25D5B"/>
    <w:rsid w:val="00C25F90"/>
    <w:rsid w:val="00C27D69"/>
    <w:rsid w:val="00C30421"/>
    <w:rsid w:val="00C305CE"/>
    <w:rsid w:val="00C30F07"/>
    <w:rsid w:val="00C31E70"/>
    <w:rsid w:val="00C31E9F"/>
    <w:rsid w:val="00C31F37"/>
    <w:rsid w:val="00C32CB7"/>
    <w:rsid w:val="00C32D77"/>
    <w:rsid w:val="00C32DE5"/>
    <w:rsid w:val="00C33653"/>
    <w:rsid w:val="00C33D3C"/>
    <w:rsid w:val="00C3413E"/>
    <w:rsid w:val="00C3460D"/>
    <w:rsid w:val="00C34AEE"/>
    <w:rsid w:val="00C37348"/>
    <w:rsid w:val="00C374B6"/>
    <w:rsid w:val="00C37C6B"/>
    <w:rsid w:val="00C37EC4"/>
    <w:rsid w:val="00C402B9"/>
    <w:rsid w:val="00C4137D"/>
    <w:rsid w:val="00C41AA9"/>
    <w:rsid w:val="00C41C1C"/>
    <w:rsid w:val="00C42004"/>
    <w:rsid w:val="00C439A5"/>
    <w:rsid w:val="00C4472E"/>
    <w:rsid w:val="00C44B73"/>
    <w:rsid w:val="00C500A3"/>
    <w:rsid w:val="00C50340"/>
    <w:rsid w:val="00C50661"/>
    <w:rsid w:val="00C518E9"/>
    <w:rsid w:val="00C5379D"/>
    <w:rsid w:val="00C53B43"/>
    <w:rsid w:val="00C53C45"/>
    <w:rsid w:val="00C53F22"/>
    <w:rsid w:val="00C53FCD"/>
    <w:rsid w:val="00C544ED"/>
    <w:rsid w:val="00C549B5"/>
    <w:rsid w:val="00C55847"/>
    <w:rsid w:val="00C56393"/>
    <w:rsid w:val="00C56479"/>
    <w:rsid w:val="00C56C6B"/>
    <w:rsid w:val="00C56EBA"/>
    <w:rsid w:val="00C56EF6"/>
    <w:rsid w:val="00C5748C"/>
    <w:rsid w:val="00C6044C"/>
    <w:rsid w:val="00C6266A"/>
    <w:rsid w:val="00C626EB"/>
    <w:rsid w:val="00C62C48"/>
    <w:rsid w:val="00C631B0"/>
    <w:rsid w:val="00C64CDF"/>
    <w:rsid w:val="00C64FD7"/>
    <w:rsid w:val="00C6584A"/>
    <w:rsid w:val="00C6592C"/>
    <w:rsid w:val="00C6602D"/>
    <w:rsid w:val="00C66418"/>
    <w:rsid w:val="00C6719E"/>
    <w:rsid w:val="00C671FC"/>
    <w:rsid w:val="00C677CA"/>
    <w:rsid w:val="00C67A07"/>
    <w:rsid w:val="00C701FE"/>
    <w:rsid w:val="00C70831"/>
    <w:rsid w:val="00C7111C"/>
    <w:rsid w:val="00C7251A"/>
    <w:rsid w:val="00C73DA7"/>
    <w:rsid w:val="00C74612"/>
    <w:rsid w:val="00C7480D"/>
    <w:rsid w:val="00C74D25"/>
    <w:rsid w:val="00C75039"/>
    <w:rsid w:val="00C75B8D"/>
    <w:rsid w:val="00C76971"/>
    <w:rsid w:val="00C77C27"/>
    <w:rsid w:val="00C806E9"/>
    <w:rsid w:val="00C82540"/>
    <w:rsid w:val="00C82C87"/>
    <w:rsid w:val="00C845CD"/>
    <w:rsid w:val="00C84818"/>
    <w:rsid w:val="00C84AC2"/>
    <w:rsid w:val="00C84E94"/>
    <w:rsid w:val="00C858F4"/>
    <w:rsid w:val="00C86FB1"/>
    <w:rsid w:val="00C87E7C"/>
    <w:rsid w:val="00C9053A"/>
    <w:rsid w:val="00C9119F"/>
    <w:rsid w:val="00C92271"/>
    <w:rsid w:val="00C925C9"/>
    <w:rsid w:val="00C925DF"/>
    <w:rsid w:val="00C9295E"/>
    <w:rsid w:val="00C9307F"/>
    <w:rsid w:val="00C9487B"/>
    <w:rsid w:val="00C95432"/>
    <w:rsid w:val="00C95B17"/>
    <w:rsid w:val="00C95B70"/>
    <w:rsid w:val="00C96A5C"/>
    <w:rsid w:val="00C97BBF"/>
    <w:rsid w:val="00CA102D"/>
    <w:rsid w:val="00CA1C8C"/>
    <w:rsid w:val="00CA454F"/>
    <w:rsid w:val="00CA538B"/>
    <w:rsid w:val="00CA54B7"/>
    <w:rsid w:val="00CA5772"/>
    <w:rsid w:val="00CA5EF4"/>
    <w:rsid w:val="00CA6D56"/>
    <w:rsid w:val="00CA6F15"/>
    <w:rsid w:val="00CA711A"/>
    <w:rsid w:val="00CA72D7"/>
    <w:rsid w:val="00CA7747"/>
    <w:rsid w:val="00CB0575"/>
    <w:rsid w:val="00CB1097"/>
    <w:rsid w:val="00CB13C0"/>
    <w:rsid w:val="00CB13C4"/>
    <w:rsid w:val="00CB1744"/>
    <w:rsid w:val="00CB1962"/>
    <w:rsid w:val="00CB19D7"/>
    <w:rsid w:val="00CB2964"/>
    <w:rsid w:val="00CB4217"/>
    <w:rsid w:val="00CB43CD"/>
    <w:rsid w:val="00CB4605"/>
    <w:rsid w:val="00CB67EB"/>
    <w:rsid w:val="00CB70E4"/>
    <w:rsid w:val="00CB7B09"/>
    <w:rsid w:val="00CC0A57"/>
    <w:rsid w:val="00CC1116"/>
    <w:rsid w:val="00CC26D3"/>
    <w:rsid w:val="00CC2D77"/>
    <w:rsid w:val="00CC2F16"/>
    <w:rsid w:val="00CC32B5"/>
    <w:rsid w:val="00CC41B7"/>
    <w:rsid w:val="00CC47EF"/>
    <w:rsid w:val="00CC4BC2"/>
    <w:rsid w:val="00CC5190"/>
    <w:rsid w:val="00CC58B5"/>
    <w:rsid w:val="00CC61C3"/>
    <w:rsid w:val="00CC70BC"/>
    <w:rsid w:val="00CC7379"/>
    <w:rsid w:val="00CC7E42"/>
    <w:rsid w:val="00CD0B15"/>
    <w:rsid w:val="00CD0C22"/>
    <w:rsid w:val="00CD1C1B"/>
    <w:rsid w:val="00CD1FE7"/>
    <w:rsid w:val="00CD2A19"/>
    <w:rsid w:val="00CD2A85"/>
    <w:rsid w:val="00CD2AEE"/>
    <w:rsid w:val="00CD2B8B"/>
    <w:rsid w:val="00CD33F1"/>
    <w:rsid w:val="00CD37A0"/>
    <w:rsid w:val="00CD3A94"/>
    <w:rsid w:val="00CD3CE5"/>
    <w:rsid w:val="00CD3DF1"/>
    <w:rsid w:val="00CD3F5C"/>
    <w:rsid w:val="00CD431D"/>
    <w:rsid w:val="00CD45A4"/>
    <w:rsid w:val="00CD48B5"/>
    <w:rsid w:val="00CD5778"/>
    <w:rsid w:val="00CD5A34"/>
    <w:rsid w:val="00CD65A8"/>
    <w:rsid w:val="00CD7B1F"/>
    <w:rsid w:val="00CE0668"/>
    <w:rsid w:val="00CE0959"/>
    <w:rsid w:val="00CE0966"/>
    <w:rsid w:val="00CE0A5A"/>
    <w:rsid w:val="00CE10AD"/>
    <w:rsid w:val="00CE2674"/>
    <w:rsid w:val="00CE27E7"/>
    <w:rsid w:val="00CE2FAE"/>
    <w:rsid w:val="00CE35B9"/>
    <w:rsid w:val="00CE4711"/>
    <w:rsid w:val="00CE64D1"/>
    <w:rsid w:val="00CE719A"/>
    <w:rsid w:val="00CE7720"/>
    <w:rsid w:val="00CE7D88"/>
    <w:rsid w:val="00CF0A27"/>
    <w:rsid w:val="00CF12E6"/>
    <w:rsid w:val="00CF12EF"/>
    <w:rsid w:val="00CF1453"/>
    <w:rsid w:val="00CF1520"/>
    <w:rsid w:val="00CF23EE"/>
    <w:rsid w:val="00CF2DB1"/>
    <w:rsid w:val="00CF39DB"/>
    <w:rsid w:val="00CF3BCB"/>
    <w:rsid w:val="00CF407D"/>
    <w:rsid w:val="00CF4855"/>
    <w:rsid w:val="00CF53B6"/>
    <w:rsid w:val="00CF57D9"/>
    <w:rsid w:val="00CF58E0"/>
    <w:rsid w:val="00CF743B"/>
    <w:rsid w:val="00CF75EC"/>
    <w:rsid w:val="00CF7F1A"/>
    <w:rsid w:val="00D00029"/>
    <w:rsid w:val="00D00120"/>
    <w:rsid w:val="00D005C5"/>
    <w:rsid w:val="00D00991"/>
    <w:rsid w:val="00D00A6A"/>
    <w:rsid w:val="00D014BE"/>
    <w:rsid w:val="00D0240D"/>
    <w:rsid w:val="00D0323E"/>
    <w:rsid w:val="00D03572"/>
    <w:rsid w:val="00D03E9B"/>
    <w:rsid w:val="00D04645"/>
    <w:rsid w:val="00D04AB4"/>
    <w:rsid w:val="00D0548C"/>
    <w:rsid w:val="00D06261"/>
    <w:rsid w:val="00D06A55"/>
    <w:rsid w:val="00D0704E"/>
    <w:rsid w:val="00D075BC"/>
    <w:rsid w:val="00D0765D"/>
    <w:rsid w:val="00D10319"/>
    <w:rsid w:val="00D1081A"/>
    <w:rsid w:val="00D10A96"/>
    <w:rsid w:val="00D10ED3"/>
    <w:rsid w:val="00D1258A"/>
    <w:rsid w:val="00D13115"/>
    <w:rsid w:val="00D1320C"/>
    <w:rsid w:val="00D134DC"/>
    <w:rsid w:val="00D135E3"/>
    <w:rsid w:val="00D1362D"/>
    <w:rsid w:val="00D138C0"/>
    <w:rsid w:val="00D13D69"/>
    <w:rsid w:val="00D154C2"/>
    <w:rsid w:val="00D160B7"/>
    <w:rsid w:val="00D17297"/>
    <w:rsid w:val="00D175EF"/>
    <w:rsid w:val="00D17DA4"/>
    <w:rsid w:val="00D17DA7"/>
    <w:rsid w:val="00D17FF9"/>
    <w:rsid w:val="00D2021F"/>
    <w:rsid w:val="00D20DDC"/>
    <w:rsid w:val="00D21006"/>
    <w:rsid w:val="00D21DFF"/>
    <w:rsid w:val="00D2247E"/>
    <w:rsid w:val="00D24253"/>
    <w:rsid w:val="00D255AB"/>
    <w:rsid w:val="00D25781"/>
    <w:rsid w:val="00D25BCB"/>
    <w:rsid w:val="00D2620B"/>
    <w:rsid w:val="00D26311"/>
    <w:rsid w:val="00D26812"/>
    <w:rsid w:val="00D27942"/>
    <w:rsid w:val="00D30574"/>
    <w:rsid w:val="00D30C25"/>
    <w:rsid w:val="00D31437"/>
    <w:rsid w:val="00D32387"/>
    <w:rsid w:val="00D32AC4"/>
    <w:rsid w:val="00D32BC9"/>
    <w:rsid w:val="00D33797"/>
    <w:rsid w:val="00D35290"/>
    <w:rsid w:val="00D354F8"/>
    <w:rsid w:val="00D3583A"/>
    <w:rsid w:val="00D35861"/>
    <w:rsid w:val="00D40ED1"/>
    <w:rsid w:val="00D411A1"/>
    <w:rsid w:val="00D417E0"/>
    <w:rsid w:val="00D41F61"/>
    <w:rsid w:val="00D42404"/>
    <w:rsid w:val="00D42475"/>
    <w:rsid w:val="00D4269D"/>
    <w:rsid w:val="00D44083"/>
    <w:rsid w:val="00D443B0"/>
    <w:rsid w:val="00D44677"/>
    <w:rsid w:val="00D4496D"/>
    <w:rsid w:val="00D44F68"/>
    <w:rsid w:val="00D45893"/>
    <w:rsid w:val="00D45C3C"/>
    <w:rsid w:val="00D45FD3"/>
    <w:rsid w:val="00D4673F"/>
    <w:rsid w:val="00D47711"/>
    <w:rsid w:val="00D47747"/>
    <w:rsid w:val="00D501EB"/>
    <w:rsid w:val="00D50AC5"/>
    <w:rsid w:val="00D50D6D"/>
    <w:rsid w:val="00D511A8"/>
    <w:rsid w:val="00D51E20"/>
    <w:rsid w:val="00D528B9"/>
    <w:rsid w:val="00D5298C"/>
    <w:rsid w:val="00D52E1B"/>
    <w:rsid w:val="00D54886"/>
    <w:rsid w:val="00D550A0"/>
    <w:rsid w:val="00D555E2"/>
    <w:rsid w:val="00D5639E"/>
    <w:rsid w:val="00D56533"/>
    <w:rsid w:val="00D56978"/>
    <w:rsid w:val="00D56A22"/>
    <w:rsid w:val="00D5774B"/>
    <w:rsid w:val="00D577EC"/>
    <w:rsid w:val="00D60673"/>
    <w:rsid w:val="00D60930"/>
    <w:rsid w:val="00D60A95"/>
    <w:rsid w:val="00D60C24"/>
    <w:rsid w:val="00D60DB5"/>
    <w:rsid w:val="00D615B9"/>
    <w:rsid w:val="00D61B9D"/>
    <w:rsid w:val="00D62F70"/>
    <w:rsid w:val="00D63617"/>
    <w:rsid w:val="00D6361E"/>
    <w:rsid w:val="00D64197"/>
    <w:rsid w:val="00D650F1"/>
    <w:rsid w:val="00D653A4"/>
    <w:rsid w:val="00D655B0"/>
    <w:rsid w:val="00D65754"/>
    <w:rsid w:val="00D661C3"/>
    <w:rsid w:val="00D6706E"/>
    <w:rsid w:val="00D67E46"/>
    <w:rsid w:val="00D7013F"/>
    <w:rsid w:val="00D7056C"/>
    <w:rsid w:val="00D70B13"/>
    <w:rsid w:val="00D71A05"/>
    <w:rsid w:val="00D71CF1"/>
    <w:rsid w:val="00D71E92"/>
    <w:rsid w:val="00D72048"/>
    <w:rsid w:val="00D72173"/>
    <w:rsid w:val="00D72D58"/>
    <w:rsid w:val="00D72E0F"/>
    <w:rsid w:val="00D73EEB"/>
    <w:rsid w:val="00D73F37"/>
    <w:rsid w:val="00D74417"/>
    <w:rsid w:val="00D76836"/>
    <w:rsid w:val="00D76B01"/>
    <w:rsid w:val="00D76CD7"/>
    <w:rsid w:val="00D7717F"/>
    <w:rsid w:val="00D8001A"/>
    <w:rsid w:val="00D8079B"/>
    <w:rsid w:val="00D80DED"/>
    <w:rsid w:val="00D81405"/>
    <w:rsid w:val="00D832BE"/>
    <w:rsid w:val="00D83A4F"/>
    <w:rsid w:val="00D8563B"/>
    <w:rsid w:val="00D85DF6"/>
    <w:rsid w:val="00D865D2"/>
    <w:rsid w:val="00D87208"/>
    <w:rsid w:val="00D87680"/>
    <w:rsid w:val="00D9048C"/>
    <w:rsid w:val="00D91887"/>
    <w:rsid w:val="00D91D4D"/>
    <w:rsid w:val="00D92B0D"/>
    <w:rsid w:val="00D92DCD"/>
    <w:rsid w:val="00D92E81"/>
    <w:rsid w:val="00D938AF"/>
    <w:rsid w:val="00D939B4"/>
    <w:rsid w:val="00D94358"/>
    <w:rsid w:val="00D94E46"/>
    <w:rsid w:val="00D955F0"/>
    <w:rsid w:val="00D9620C"/>
    <w:rsid w:val="00D97FFE"/>
    <w:rsid w:val="00DA0254"/>
    <w:rsid w:val="00DA0F64"/>
    <w:rsid w:val="00DA10AB"/>
    <w:rsid w:val="00DA1863"/>
    <w:rsid w:val="00DA20E6"/>
    <w:rsid w:val="00DA2B14"/>
    <w:rsid w:val="00DA3CAF"/>
    <w:rsid w:val="00DA40B0"/>
    <w:rsid w:val="00DA4180"/>
    <w:rsid w:val="00DA5CAA"/>
    <w:rsid w:val="00DA64A6"/>
    <w:rsid w:val="00DA71DC"/>
    <w:rsid w:val="00DA73C1"/>
    <w:rsid w:val="00DB04C3"/>
    <w:rsid w:val="00DB1040"/>
    <w:rsid w:val="00DB1878"/>
    <w:rsid w:val="00DB1EF6"/>
    <w:rsid w:val="00DB238C"/>
    <w:rsid w:val="00DB24FC"/>
    <w:rsid w:val="00DB28DB"/>
    <w:rsid w:val="00DB2FC1"/>
    <w:rsid w:val="00DB43C0"/>
    <w:rsid w:val="00DB441D"/>
    <w:rsid w:val="00DB4678"/>
    <w:rsid w:val="00DB47A5"/>
    <w:rsid w:val="00DB4863"/>
    <w:rsid w:val="00DB4B73"/>
    <w:rsid w:val="00DB4CB0"/>
    <w:rsid w:val="00DB5D73"/>
    <w:rsid w:val="00DB5DAB"/>
    <w:rsid w:val="00DB60A6"/>
    <w:rsid w:val="00DB647A"/>
    <w:rsid w:val="00DB69FC"/>
    <w:rsid w:val="00DB6CC2"/>
    <w:rsid w:val="00DB73EF"/>
    <w:rsid w:val="00DB7444"/>
    <w:rsid w:val="00DB77E7"/>
    <w:rsid w:val="00DB7D3B"/>
    <w:rsid w:val="00DB7EC8"/>
    <w:rsid w:val="00DC182A"/>
    <w:rsid w:val="00DC1987"/>
    <w:rsid w:val="00DC1D87"/>
    <w:rsid w:val="00DC1E4F"/>
    <w:rsid w:val="00DC2F01"/>
    <w:rsid w:val="00DC3A6F"/>
    <w:rsid w:val="00DC42D1"/>
    <w:rsid w:val="00DC465D"/>
    <w:rsid w:val="00DC49B0"/>
    <w:rsid w:val="00DC5979"/>
    <w:rsid w:val="00DC5F6F"/>
    <w:rsid w:val="00DC6691"/>
    <w:rsid w:val="00DC77B6"/>
    <w:rsid w:val="00DC789D"/>
    <w:rsid w:val="00DD024A"/>
    <w:rsid w:val="00DD02D6"/>
    <w:rsid w:val="00DD02E0"/>
    <w:rsid w:val="00DD06E1"/>
    <w:rsid w:val="00DD245B"/>
    <w:rsid w:val="00DD2982"/>
    <w:rsid w:val="00DD3872"/>
    <w:rsid w:val="00DD402D"/>
    <w:rsid w:val="00DD4465"/>
    <w:rsid w:val="00DD4902"/>
    <w:rsid w:val="00DD4A93"/>
    <w:rsid w:val="00DD58CC"/>
    <w:rsid w:val="00DD73F1"/>
    <w:rsid w:val="00DD7930"/>
    <w:rsid w:val="00DDE837"/>
    <w:rsid w:val="00DE03FC"/>
    <w:rsid w:val="00DE1245"/>
    <w:rsid w:val="00DE1364"/>
    <w:rsid w:val="00DE17CB"/>
    <w:rsid w:val="00DE1976"/>
    <w:rsid w:val="00DE2132"/>
    <w:rsid w:val="00DE2A40"/>
    <w:rsid w:val="00DE2C53"/>
    <w:rsid w:val="00DE2C5E"/>
    <w:rsid w:val="00DE2F2B"/>
    <w:rsid w:val="00DE3223"/>
    <w:rsid w:val="00DE34FB"/>
    <w:rsid w:val="00DE3B07"/>
    <w:rsid w:val="00DE4520"/>
    <w:rsid w:val="00DE51F7"/>
    <w:rsid w:val="00DE59D3"/>
    <w:rsid w:val="00DE5AED"/>
    <w:rsid w:val="00DE5CA1"/>
    <w:rsid w:val="00DE64A1"/>
    <w:rsid w:val="00DE67A6"/>
    <w:rsid w:val="00DE6930"/>
    <w:rsid w:val="00DE69DC"/>
    <w:rsid w:val="00DE6CBE"/>
    <w:rsid w:val="00DE6CD4"/>
    <w:rsid w:val="00DF01C1"/>
    <w:rsid w:val="00DF0B05"/>
    <w:rsid w:val="00DF1547"/>
    <w:rsid w:val="00DF1A31"/>
    <w:rsid w:val="00DF2062"/>
    <w:rsid w:val="00DF2188"/>
    <w:rsid w:val="00DF2C52"/>
    <w:rsid w:val="00DF3133"/>
    <w:rsid w:val="00DF365A"/>
    <w:rsid w:val="00DF50D8"/>
    <w:rsid w:val="00DF63C5"/>
    <w:rsid w:val="00DF6498"/>
    <w:rsid w:val="00DF7E10"/>
    <w:rsid w:val="00E00129"/>
    <w:rsid w:val="00E006A9"/>
    <w:rsid w:val="00E01743"/>
    <w:rsid w:val="00E01947"/>
    <w:rsid w:val="00E02995"/>
    <w:rsid w:val="00E032F4"/>
    <w:rsid w:val="00E03A7C"/>
    <w:rsid w:val="00E042CB"/>
    <w:rsid w:val="00E05813"/>
    <w:rsid w:val="00E0791A"/>
    <w:rsid w:val="00E100A7"/>
    <w:rsid w:val="00E1089F"/>
    <w:rsid w:val="00E10A7E"/>
    <w:rsid w:val="00E10D24"/>
    <w:rsid w:val="00E1163B"/>
    <w:rsid w:val="00E11927"/>
    <w:rsid w:val="00E1287D"/>
    <w:rsid w:val="00E12D89"/>
    <w:rsid w:val="00E137CF"/>
    <w:rsid w:val="00E13C36"/>
    <w:rsid w:val="00E141A7"/>
    <w:rsid w:val="00E15F6B"/>
    <w:rsid w:val="00E16015"/>
    <w:rsid w:val="00E16F2C"/>
    <w:rsid w:val="00E176A9"/>
    <w:rsid w:val="00E1773A"/>
    <w:rsid w:val="00E2007F"/>
    <w:rsid w:val="00E203D4"/>
    <w:rsid w:val="00E20731"/>
    <w:rsid w:val="00E20EFE"/>
    <w:rsid w:val="00E21667"/>
    <w:rsid w:val="00E218BD"/>
    <w:rsid w:val="00E21C7A"/>
    <w:rsid w:val="00E21FE9"/>
    <w:rsid w:val="00E23455"/>
    <w:rsid w:val="00E23AA4"/>
    <w:rsid w:val="00E251A0"/>
    <w:rsid w:val="00E258DA"/>
    <w:rsid w:val="00E26B73"/>
    <w:rsid w:val="00E303D0"/>
    <w:rsid w:val="00E304B7"/>
    <w:rsid w:val="00E32ECD"/>
    <w:rsid w:val="00E33CC2"/>
    <w:rsid w:val="00E33EAD"/>
    <w:rsid w:val="00E33FB2"/>
    <w:rsid w:val="00E36CF2"/>
    <w:rsid w:val="00E36E3B"/>
    <w:rsid w:val="00E37329"/>
    <w:rsid w:val="00E37364"/>
    <w:rsid w:val="00E37DEC"/>
    <w:rsid w:val="00E403F2"/>
    <w:rsid w:val="00E4059D"/>
    <w:rsid w:val="00E41898"/>
    <w:rsid w:val="00E420A7"/>
    <w:rsid w:val="00E42379"/>
    <w:rsid w:val="00E42478"/>
    <w:rsid w:val="00E4268F"/>
    <w:rsid w:val="00E43389"/>
    <w:rsid w:val="00E434DC"/>
    <w:rsid w:val="00E4356B"/>
    <w:rsid w:val="00E4384F"/>
    <w:rsid w:val="00E447BB"/>
    <w:rsid w:val="00E44A2F"/>
    <w:rsid w:val="00E44BD8"/>
    <w:rsid w:val="00E451D1"/>
    <w:rsid w:val="00E45279"/>
    <w:rsid w:val="00E46BBA"/>
    <w:rsid w:val="00E4786A"/>
    <w:rsid w:val="00E4797A"/>
    <w:rsid w:val="00E5075F"/>
    <w:rsid w:val="00E51B30"/>
    <w:rsid w:val="00E525D4"/>
    <w:rsid w:val="00E533E2"/>
    <w:rsid w:val="00E56940"/>
    <w:rsid w:val="00E56DC6"/>
    <w:rsid w:val="00E57029"/>
    <w:rsid w:val="00E573F7"/>
    <w:rsid w:val="00E60C41"/>
    <w:rsid w:val="00E6258B"/>
    <w:rsid w:val="00E62891"/>
    <w:rsid w:val="00E63696"/>
    <w:rsid w:val="00E64D6A"/>
    <w:rsid w:val="00E658B2"/>
    <w:rsid w:val="00E6682D"/>
    <w:rsid w:val="00E66C12"/>
    <w:rsid w:val="00E6701C"/>
    <w:rsid w:val="00E67800"/>
    <w:rsid w:val="00E67A8A"/>
    <w:rsid w:val="00E70254"/>
    <w:rsid w:val="00E70525"/>
    <w:rsid w:val="00E70D6B"/>
    <w:rsid w:val="00E71CD8"/>
    <w:rsid w:val="00E72381"/>
    <w:rsid w:val="00E73D40"/>
    <w:rsid w:val="00E73E30"/>
    <w:rsid w:val="00E751D1"/>
    <w:rsid w:val="00E752C4"/>
    <w:rsid w:val="00E7650E"/>
    <w:rsid w:val="00E77242"/>
    <w:rsid w:val="00E77529"/>
    <w:rsid w:val="00E7792E"/>
    <w:rsid w:val="00E8082B"/>
    <w:rsid w:val="00E819C5"/>
    <w:rsid w:val="00E81EEB"/>
    <w:rsid w:val="00E81F55"/>
    <w:rsid w:val="00E823BF"/>
    <w:rsid w:val="00E826DB"/>
    <w:rsid w:val="00E8449E"/>
    <w:rsid w:val="00E85480"/>
    <w:rsid w:val="00E85557"/>
    <w:rsid w:val="00E855A4"/>
    <w:rsid w:val="00E870CA"/>
    <w:rsid w:val="00E87944"/>
    <w:rsid w:val="00E87C26"/>
    <w:rsid w:val="00E9002C"/>
    <w:rsid w:val="00E90CED"/>
    <w:rsid w:val="00E91500"/>
    <w:rsid w:val="00E91CE5"/>
    <w:rsid w:val="00E92111"/>
    <w:rsid w:val="00E9220E"/>
    <w:rsid w:val="00E9298A"/>
    <w:rsid w:val="00E92E72"/>
    <w:rsid w:val="00E94F13"/>
    <w:rsid w:val="00E94F36"/>
    <w:rsid w:val="00E96FE3"/>
    <w:rsid w:val="00E972C4"/>
    <w:rsid w:val="00EA18AE"/>
    <w:rsid w:val="00EA20A6"/>
    <w:rsid w:val="00EA3D94"/>
    <w:rsid w:val="00EA3DD8"/>
    <w:rsid w:val="00EA42B6"/>
    <w:rsid w:val="00EA4558"/>
    <w:rsid w:val="00EA4A30"/>
    <w:rsid w:val="00EA5508"/>
    <w:rsid w:val="00EA5571"/>
    <w:rsid w:val="00EA635B"/>
    <w:rsid w:val="00EA66CE"/>
    <w:rsid w:val="00EA68A9"/>
    <w:rsid w:val="00EA69B0"/>
    <w:rsid w:val="00EA79BE"/>
    <w:rsid w:val="00EB0435"/>
    <w:rsid w:val="00EB1024"/>
    <w:rsid w:val="00EB150D"/>
    <w:rsid w:val="00EB1994"/>
    <w:rsid w:val="00EB1BC0"/>
    <w:rsid w:val="00EB1C66"/>
    <w:rsid w:val="00EB23E0"/>
    <w:rsid w:val="00EB2F97"/>
    <w:rsid w:val="00EB30B4"/>
    <w:rsid w:val="00EB3727"/>
    <w:rsid w:val="00EB3C5D"/>
    <w:rsid w:val="00EB4612"/>
    <w:rsid w:val="00EB5EEC"/>
    <w:rsid w:val="00EB61B2"/>
    <w:rsid w:val="00EB6363"/>
    <w:rsid w:val="00EB6BDC"/>
    <w:rsid w:val="00EB6DEE"/>
    <w:rsid w:val="00EB6F79"/>
    <w:rsid w:val="00EB7363"/>
    <w:rsid w:val="00EB7EBD"/>
    <w:rsid w:val="00EC1B2A"/>
    <w:rsid w:val="00EC237B"/>
    <w:rsid w:val="00EC2E2E"/>
    <w:rsid w:val="00EC2FD5"/>
    <w:rsid w:val="00EC30D5"/>
    <w:rsid w:val="00EC33D2"/>
    <w:rsid w:val="00EC3B0F"/>
    <w:rsid w:val="00EC4975"/>
    <w:rsid w:val="00EC4F4B"/>
    <w:rsid w:val="00EC5D9E"/>
    <w:rsid w:val="00EC6438"/>
    <w:rsid w:val="00EC65B1"/>
    <w:rsid w:val="00EC6F0A"/>
    <w:rsid w:val="00ED0A44"/>
    <w:rsid w:val="00ED2873"/>
    <w:rsid w:val="00ED2A73"/>
    <w:rsid w:val="00ED2D2D"/>
    <w:rsid w:val="00ED34B4"/>
    <w:rsid w:val="00ED44E5"/>
    <w:rsid w:val="00ED452E"/>
    <w:rsid w:val="00ED4A75"/>
    <w:rsid w:val="00ED4CC0"/>
    <w:rsid w:val="00ED5EC6"/>
    <w:rsid w:val="00ED5F06"/>
    <w:rsid w:val="00ED61C3"/>
    <w:rsid w:val="00ED65E1"/>
    <w:rsid w:val="00ED681A"/>
    <w:rsid w:val="00ED7061"/>
    <w:rsid w:val="00EE0F22"/>
    <w:rsid w:val="00EE1721"/>
    <w:rsid w:val="00EE29EC"/>
    <w:rsid w:val="00EE3CFA"/>
    <w:rsid w:val="00EE60C0"/>
    <w:rsid w:val="00EE759D"/>
    <w:rsid w:val="00EE76D2"/>
    <w:rsid w:val="00EE7B20"/>
    <w:rsid w:val="00EE7FAB"/>
    <w:rsid w:val="00EF06C0"/>
    <w:rsid w:val="00EF21E0"/>
    <w:rsid w:val="00EF2323"/>
    <w:rsid w:val="00EF2501"/>
    <w:rsid w:val="00EF2E76"/>
    <w:rsid w:val="00EF38DE"/>
    <w:rsid w:val="00EF3F27"/>
    <w:rsid w:val="00EF3FD9"/>
    <w:rsid w:val="00EF570D"/>
    <w:rsid w:val="00EF5BA4"/>
    <w:rsid w:val="00EF5EF2"/>
    <w:rsid w:val="00EF78EF"/>
    <w:rsid w:val="00F00598"/>
    <w:rsid w:val="00F01630"/>
    <w:rsid w:val="00F01EE1"/>
    <w:rsid w:val="00F0231E"/>
    <w:rsid w:val="00F03DD7"/>
    <w:rsid w:val="00F03E73"/>
    <w:rsid w:val="00F03ED4"/>
    <w:rsid w:val="00F03FC4"/>
    <w:rsid w:val="00F0411C"/>
    <w:rsid w:val="00F063E6"/>
    <w:rsid w:val="00F064D9"/>
    <w:rsid w:val="00F070F2"/>
    <w:rsid w:val="00F07767"/>
    <w:rsid w:val="00F07D8E"/>
    <w:rsid w:val="00F107CE"/>
    <w:rsid w:val="00F1100A"/>
    <w:rsid w:val="00F12EB7"/>
    <w:rsid w:val="00F13832"/>
    <w:rsid w:val="00F13E0F"/>
    <w:rsid w:val="00F14008"/>
    <w:rsid w:val="00F14AC0"/>
    <w:rsid w:val="00F15507"/>
    <w:rsid w:val="00F155B1"/>
    <w:rsid w:val="00F16680"/>
    <w:rsid w:val="00F1772C"/>
    <w:rsid w:val="00F20ACE"/>
    <w:rsid w:val="00F21580"/>
    <w:rsid w:val="00F21671"/>
    <w:rsid w:val="00F23D6A"/>
    <w:rsid w:val="00F2420B"/>
    <w:rsid w:val="00F24215"/>
    <w:rsid w:val="00F243C9"/>
    <w:rsid w:val="00F2491F"/>
    <w:rsid w:val="00F24CF2"/>
    <w:rsid w:val="00F2547A"/>
    <w:rsid w:val="00F27B7B"/>
    <w:rsid w:val="00F27FB4"/>
    <w:rsid w:val="00F305AB"/>
    <w:rsid w:val="00F30D74"/>
    <w:rsid w:val="00F30E53"/>
    <w:rsid w:val="00F31141"/>
    <w:rsid w:val="00F31899"/>
    <w:rsid w:val="00F31D6F"/>
    <w:rsid w:val="00F32016"/>
    <w:rsid w:val="00F3205E"/>
    <w:rsid w:val="00F33258"/>
    <w:rsid w:val="00F33595"/>
    <w:rsid w:val="00F33BEC"/>
    <w:rsid w:val="00F35132"/>
    <w:rsid w:val="00F362F7"/>
    <w:rsid w:val="00F36480"/>
    <w:rsid w:val="00F368E0"/>
    <w:rsid w:val="00F36DE3"/>
    <w:rsid w:val="00F37A7D"/>
    <w:rsid w:val="00F407CE"/>
    <w:rsid w:val="00F40FD6"/>
    <w:rsid w:val="00F4107B"/>
    <w:rsid w:val="00F41256"/>
    <w:rsid w:val="00F41B32"/>
    <w:rsid w:val="00F422CD"/>
    <w:rsid w:val="00F42519"/>
    <w:rsid w:val="00F431E1"/>
    <w:rsid w:val="00F4425B"/>
    <w:rsid w:val="00F4428F"/>
    <w:rsid w:val="00F44FAB"/>
    <w:rsid w:val="00F454C9"/>
    <w:rsid w:val="00F46203"/>
    <w:rsid w:val="00F4640E"/>
    <w:rsid w:val="00F471F2"/>
    <w:rsid w:val="00F47796"/>
    <w:rsid w:val="00F47AA4"/>
    <w:rsid w:val="00F51129"/>
    <w:rsid w:val="00F5121E"/>
    <w:rsid w:val="00F514DB"/>
    <w:rsid w:val="00F51F3A"/>
    <w:rsid w:val="00F51FC1"/>
    <w:rsid w:val="00F526B9"/>
    <w:rsid w:val="00F53989"/>
    <w:rsid w:val="00F53BD2"/>
    <w:rsid w:val="00F53D16"/>
    <w:rsid w:val="00F5415F"/>
    <w:rsid w:val="00F5475F"/>
    <w:rsid w:val="00F5483A"/>
    <w:rsid w:val="00F55A56"/>
    <w:rsid w:val="00F60169"/>
    <w:rsid w:val="00F60FCF"/>
    <w:rsid w:val="00F61BE3"/>
    <w:rsid w:val="00F642A5"/>
    <w:rsid w:val="00F64D17"/>
    <w:rsid w:val="00F6567C"/>
    <w:rsid w:val="00F65A88"/>
    <w:rsid w:val="00F65C89"/>
    <w:rsid w:val="00F65EB1"/>
    <w:rsid w:val="00F66475"/>
    <w:rsid w:val="00F67141"/>
    <w:rsid w:val="00F67506"/>
    <w:rsid w:val="00F67693"/>
    <w:rsid w:val="00F67E90"/>
    <w:rsid w:val="00F70F62"/>
    <w:rsid w:val="00F71C0D"/>
    <w:rsid w:val="00F72131"/>
    <w:rsid w:val="00F729FD"/>
    <w:rsid w:val="00F72C19"/>
    <w:rsid w:val="00F72F0C"/>
    <w:rsid w:val="00F73DF9"/>
    <w:rsid w:val="00F74352"/>
    <w:rsid w:val="00F743BA"/>
    <w:rsid w:val="00F74C5D"/>
    <w:rsid w:val="00F752E4"/>
    <w:rsid w:val="00F753FD"/>
    <w:rsid w:val="00F75750"/>
    <w:rsid w:val="00F76721"/>
    <w:rsid w:val="00F76C58"/>
    <w:rsid w:val="00F76C7A"/>
    <w:rsid w:val="00F76D14"/>
    <w:rsid w:val="00F80A80"/>
    <w:rsid w:val="00F8194D"/>
    <w:rsid w:val="00F81AA7"/>
    <w:rsid w:val="00F81AAA"/>
    <w:rsid w:val="00F82CA4"/>
    <w:rsid w:val="00F833A4"/>
    <w:rsid w:val="00F8373D"/>
    <w:rsid w:val="00F8420F"/>
    <w:rsid w:val="00F84428"/>
    <w:rsid w:val="00F8487D"/>
    <w:rsid w:val="00F8499F"/>
    <w:rsid w:val="00F85826"/>
    <w:rsid w:val="00F85F38"/>
    <w:rsid w:val="00F865D9"/>
    <w:rsid w:val="00F86A60"/>
    <w:rsid w:val="00F90C45"/>
    <w:rsid w:val="00F90EC3"/>
    <w:rsid w:val="00F93410"/>
    <w:rsid w:val="00F94832"/>
    <w:rsid w:val="00F953D3"/>
    <w:rsid w:val="00F95FF6"/>
    <w:rsid w:val="00F9653C"/>
    <w:rsid w:val="00F97A88"/>
    <w:rsid w:val="00FA02FC"/>
    <w:rsid w:val="00FA0D6E"/>
    <w:rsid w:val="00FA11C2"/>
    <w:rsid w:val="00FA1443"/>
    <w:rsid w:val="00FA1516"/>
    <w:rsid w:val="00FA187E"/>
    <w:rsid w:val="00FA2806"/>
    <w:rsid w:val="00FA37DB"/>
    <w:rsid w:val="00FA45B5"/>
    <w:rsid w:val="00FA4C0C"/>
    <w:rsid w:val="00FA4EA4"/>
    <w:rsid w:val="00FA5111"/>
    <w:rsid w:val="00FA5280"/>
    <w:rsid w:val="00FA6403"/>
    <w:rsid w:val="00FA70A1"/>
    <w:rsid w:val="00FA72E3"/>
    <w:rsid w:val="00FA7F66"/>
    <w:rsid w:val="00FB0D6A"/>
    <w:rsid w:val="00FB140F"/>
    <w:rsid w:val="00FB2FFC"/>
    <w:rsid w:val="00FB3520"/>
    <w:rsid w:val="00FB3747"/>
    <w:rsid w:val="00FB3914"/>
    <w:rsid w:val="00FB3E0D"/>
    <w:rsid w:val="00FB3EDF"/>
    <w:rsid w:val="00FB4CFA"/>
    <w:rsid w:val="00FB6B01"/>
    <w:rsid w:val="00FB71CD"/>
    <w:rsid w:val="00FB7585"/>
    <w:rsid w:val="00FB7C77"/>
    <w:rsid w:val="00FC0730"/>
    <w:rsid w:val="00FC0F22"/>
    <w:rsid w:val="00FC1EC8"/>
    <w:rsid w:val="00FC252C"/>
    <w:rsid w:val="00FC3181"/>
    <w:rsid w:val="00FC3271"/>
    <w:rsid w:val="00FC363C"/>
    <w:rsid w:val="00FC38CB"/>
    <w:rsid w:val="00FC43F2"/>
    <w:rsid w:val="00FC4BA7"/>
    <w:rsid w:val="00FC545F"/>
    <w:rsid w:val="00FC56E3"/>
    <w:rsid w:val="00FC5811"/>
    <w:rsid w:val="00FC6A9B"/>
    <w:rsid w:val="00FC7E6A"/>
    <w:rsid w:val="00FD021C"/>
    <w:rsid w:val="00FD0568"/>
    <w:rsid w:val="00FD05D9"/>
    <w:rsid w:val="00FD0EEA"/>
    <w:rsid w:val="00FD1BCA"/>
    <w:rsid w:val="00FD37D2"/>
    <w:rsid w:val="00FD4CBB"/>
    <w:rsid w:val="00FD5794"/>
    <w:rsid w:val="00FD6126"/>
    <w:rsid w:val="00FD63E5"/>
    <w:rsid w:val="00FD6D43"/>
    <w:rsid w:val="00FE029F"/>
    <w:rsid w:val="00FE03DD"/>
    <w:rsid w:val="00FE09D5"/>
    <w:rsid w:val="00FE0A8E"/>
    <w:rsid w:val="00FE0B31"/>
    <w:rsid w:val="00FE17A1"/>
    <w:rsid w:val="00FE1899"/>
    <w:rsid w:val="00FE26E4"/>
    <w:rsid w:val="00FE30B9"/>
    <w:rsid w:val="00FE34BA"/>
    <w:rsid w:val="00FE34E0"/>
    <w:rsid w:val="00FE350F"/>
    <w:rsid w:val="00FE3D5D"/>
    <w:rsid w:val="00FE4A92"/>
    <w:rsid w:val="00FE4ED4"/>
    <w:rsid w:val="00FE57EF"/>
    <w:rsid w:val="00FE5B0A"/>
    <w:rsid w:val="00FE66F9"/>
    <w:rsid w:val="00FE6FC2"/>
    <w:rsid w:val="00FE7245"/>
    <w:rsid w:val="00FE7D95"/>
    <w:rsid w:val="00FEBD98"/>
    <w:rsid w:val="00FF0041"/>
    <w:rsid w:val="00FF02FD"/>
    <w:rsid w:val="00FF0866"/>
    <w:rsid w:val="00FF094A"/>
    <w:rsid w:val="00FF0E83"/>
    <w:rsid w:val="00FF1743"/>
    <w:rsid w:val="00FF20AF"/>
    <w:rsid w:val="00FF2BC5"/>
    <w:rsid w:val="00FF2C03"/>
    <w:rsid w:val="00FF35E0"/>
    <w:rsid w:val="00FF3916"/>
    <w:rsid w:val="00FF391E"/>
    <w:rsid w:val="00FF3D08"/>
    <w:rsid w:val="00FF402D"/>
    <w:rsid w:val="00FF4650"/>
    <w:rsid w:val="00FF4C26"/>
    <w:rsid w:val="00FF50E8"/>
    <w:rsid w:val="00FF5642"/>
    <w:rsid w:val="00FF683F"/>
    <w:rsid w:val="00FF6A9E"/>
    <w:rsid w:val="00FF6C82"/>
    <w:rsid w:val="00FF6ECE"/>
    <w:rsid w:val="01082D17"/>
    <w:rsid w:val="010EFF91"/>
    <w:rsid w:val="011EAFEC"/>
    <w:rsid w:val="01202EAD"/>
    <w:rsid w:val="013551F1"/>
    <w:rsid w:val="0138CE33"/>
    <w:rsid w:val="01492A09"/>
    <w:rsid w:val="01588FD9"/>
    <w:rsid w:val="017632C7"/>
    <w:rsid w:val="017A6B13"/>
    <w:rsid w:val="01885C5B"/>
    <w:rsid w:val="01953636"/>
    <w:rsid w:val="01A107B5"/>
    <w:rsid w:val="01AB2DC4"/>
    <w:rsid w:val="01BE53F9"/>
    <w:rsid w:val="01C4CAB8"/>
    <w:rsid w:val="01C59AFE"/>
    <w:rsid w:val="01CFCFBC"/>
    <w:rsid w:val="01DBB2E5"/>
    <w:rsid w:val="01DCE930"/>
    <w:rsid w:val="01E8EA15"/>
    <w:rsid w:val="01EA634D"/>
    <w:rsid w:val="01F30F70"/>
    <w:rsid w:val="01FCC395"/>
    <w:rsid w:val="020152D9"/>
    <w:rsid w:val="020587F1"/>
    <w:rsid w:val="0219C19C"/>
    <w:rsid w:val="021EBD20"/>
    <w:rsid w:val="023639AA"/>
    <w:rsid w:val="023A5F38"/>
    <w:rsid w:val="02622F65"/>
    <w:rsid w:val="026CEFC8"/>
    <w:rsid w:val="0274528E"/>
    <w:rsid w:val="02847173"/>
    <w:rsid w:val="02857078"/>
    <w:rsid w:val="028C726B"/>
    <w:rsid w:val="02A1B8AB"/>
    <w:rsid w:val="02B6F0DF"/>
    <w:rsid w:val="02B99666"/>
    <w:rsid w:val="02EA18BF"/>
    <w:rsid w:val="02EC5081"/>
    <w:rsid w:val="02F8DCE9"/>
    <w:rsid w:val="030EC754"/>
    <w:rsid w:val="03225EE6"/>
    <w:rsid w:val="033450BC"/>
    <w:rsid w:val="0336021C"/>
    <w:rsid w:val="033A26EE"/>
    <w:rsid w:val="034634F3"/>
    <w:rsid w:val="03617A68"/>
    <w:rsid w:val="0369E82C"/>
    <w:rsid w:val="036AE618"/>
    <w:rsid w:val="0377910B"/>
    <w:rsid w:val="03859137"/>
    <w:rsid w:val="038BA278"/>
    <w:rsid w:val="039A3430"/>
    <w:rsid w:val="03B399E0"/>
    <w:rsid w:val="03B7D05B"/>
    <w:rsid w:val="03CB855A"/>
    <w:rsid w:val="03CF80E5"/>
    <w:rsid w:val="03E58BF2"/>
    <w:rsid w:val="03E626F8"/>
    <w:rsid w:val="03FB287C"/>
    <w:rsid w:val="03FDE99B"/>
    <w:rsid w:val="0405A171"/>
    <w:rsid w:val="040AA1C0"/>
    <w:rsid w:val="041AE10C"/>
    <w:rsid w:val="041BB878"/>
    <w:rsid w:val="041C2292"/>
    <w:rsid w:val="041F9B7A"/>
    <w:rsid w:val="042D8613"/>
    <w:rsid w:val="043B960F"/>
    <w:rsid w:val="044510A1"/>
    <w:rsid w:val="044DC3BC"/>
    <w:rsid w:val="0455EE8F"/>
    <w:rsid w:val="0462079C"/>
    <w:rsid w:val="047D31EB"/>
    <w:rsid w:val="047FE364"/>
    <w:rsid w:val="0488A4CB"/>
    <w:rsid w:val="048B4920"/>
    <w:rsid w:val="04A0D8B4"/>
    <w:rsid w:val="04A14C19"/>
    <w:rsid w:val="04A2C543"/>
    <w:rsid w:val="04A53320"/>
    <w:rsid w:val="04AA452D"/>
    <w:rsid w:val="04C447AB"/>
    <w:rsid w:val="04D15A79"/>
    <w:rsid w:val="04DD0DD0"/>
    <w:rsid w:val="04E95B05"/>
    <w:rsid w:val="04EC0E56"/>
    <w:rsid w:val="04F8163E"/>
    <w:rsid w:val="05024E2E"/>
    <w:rsid w:val="05091713"/>
    <w:rsid w:val="0520ADE1"/>
    <w:rsid w:val="05321596"/>
    <w:rsid w:val="0535CCB1"/>
    <w:rsid w:val="0546F4CB"/>
    <w:rsid w:val="0559E3C8"/>
    <w:rsid w:val="055BEB7D"/>
    <w:rsid w:val="05600A79"/>
    <w:rsid w:val="0560D126"/>
    <w:rsid w:val="056D4D01"/>
    <w:rsid w:val="0572E8DA"/>
    <w:rsid w:val="057ADA8B"/>
    <w:rsid w:val="059FCE1C"/>
    <w:rsid w:val="05A81770"/>
    <w:rsid w:val="05AA68EE"/>
    <w:rsid w:val="05AB75B0"/>
    <w:rsid w:val="05B6DA2F"/>
    <w:rsid w:val="05B9DEF2"/>
    <w:rsid w:val="05BB3D99"/>
    <w:rsid w:val="05C591D0"/>
    <w:rsid w:val="05C5A2A3"/>
    <w:rsid w:val="05C5FE84"/>
    <w:rsid w:val="05D6677D"/>
    <w:rsid w:val="05D98EE7"/>
    <w:rsid w:val="05E0C98E"/>
    <w:rsid w:val="05FEA6BD"/>
    <w:rsid w:val="0617EF87"/>
    <w:rsid w:val="061F740E"/>
    <w:rsid w:val="0625BE11"/>
    <w:rsid w:val="064EB8AC"/>
    <w:rsid w:val="0658E779"/>
    <w:rsid w:val="065F065E"/>
    <w:rsid w:val="06663C95"/>
    <w:rsid w:val="067B845B"/>
    <w:rsid w:val="0680EC37"/>
    <w:rsid w:val="068BA454"/>
    <w:rsid w:val="069C0704"/>
    <w:rsid w:val="069E5F84"/>
    <w:rsid w:val="06B9834E"/>
    <w:rsid w:val="06BBE182"/>
    <w:rsid w:val="06C9CEFD"/>
    <w:rsid w:val="06CA6981"/>
    <w:rsid w:val="06CC97C3"/>
    <w:rsid w:val="06D201E5"/>
    <w:rsid w:val="06E1E470"/>
    <w:rsid w:val="06E8975F"/>
    <w:rsid w:val="070B7442"/>
    <w:rsid w:val="0710CF29"/>
    <w:rsid w:val="0711D887"/>
    <w:rsid w:val="071313CA"/>
    <w:rsid w:val="0730FE30"/>
    <w:rsid w:val="0732FF45"/>
    <w:rsid w:val="07380D1D"/>
    <w:rsid w:val="0750A768"/>
    <w:rsid w:val="0752AA90"/>
    <w:rsid w:val="075B0F80"/>
    <w:rsid w:val="076BB49D"/>
    <w:rsid w:val="076DC88D"/>
    <w:rsid w:val="077FE889"/>
    <w:rsid w:val="0785647E"/>
    <w:rsid w:val="07965FEF"/>
    <w:rsid w:val="07BA9638"/>
    <w:rsid w:val="07CF0870"/>
    <w:rsid w:val="07E63A9D"/>
    <w:rsid w:val="07E72ADD"/>
    <w:rsid w:val="07E7B047"/>
    <w:rsid w:val="07EB6333"/>
    <w:rsid w:val="07F34813"/>
    <w:rsid w:val="080EAE02"/>
    <w:rsid w:val="083033E3"/>
    <w:rsid w:val="08437F94"/>
    <w:rsid w:val="085451A7"/>
    <w:rsid w:val="0877D157"/>
    <w:rsid w:val="0887B2EF"/>
    <w:rsid w:val="0888BBC8"/>
    <w:rsid w:val="0888E9D2"/>
    <w:rsid w:val="0896BB30"/>
    <w:rsid w:val="0898CEDB"/>
    <w:rsid w:val="0899E04E"/>
    <w:rsid w:val="08A8D1D1"/>
    <w:rsid w:val="08ACCE68"/>
    <w:rsid w:val="08B474C6"/>
    <w:rsid w:val="08C8AFEA"/>
    <w:rsid w:val="08D51AAA"/>
    <w:rsid w:val="08D61325"/>
    <w:rsid w:val="08E30162"/>
    <w:rsid w:val="08F5C6EB"/>
    <w:rsid w:val="0905E624"/>
    <w:rsid w:val="09116FAA"/>
    <w:rsid w:val="091E95E9"/>
    <w:rsid w:val="09235C41"/>
    <w:rsid w:val="0930BD34"/>
    <w:rsid w:val="0932F4EF"/>
    <w:rsid w:val="09529DAF"/>
    <w:rsid w:val="09597994"/>
    <w:rsid w:val="0972BC86"/>
    <w:rsid w:val="0973CDEE"/>
    <w:rsid w:val="09800D6C"/>
    <w:rsid w:val="09887E65"/>
    <w:rsid w:val="098C2F6A"/>
    <w:rsid w:val="09ADC654"/>
    <w:rsid w:val="09BC054B"/>
    <w:rsid w:val="0A0ECF8F"/>
    <w:rsid w:val="0A203821"/>
    <w:rsid w:val="0A23E66C"/>
    <w:rsid w:val="0A27FFA0"/>
    <w:rsid w:val="0A31F355"/>
    <w:rsid w:val="0A328B91"/>
    <w:rsid w:val="0A584AF4"/>
    <w:rsid w:val="0A5C428A"/>
    <w:rsid w:val="0A6A0DD6"/>
    <w:rsid w:val="0A78176A"/>
    <w:rsid w:val="0A7E92FD"/>
    <w:rsid w:val="0A91CBDC"/>
    <w:rsid w:val="0A976DBA"/>
    <w:rsid w:val="0A9C38FD"/>
    <w:rsid w:val="0A9D0020"/>
    <w:rsid w:val="0AA87ECB"/>
    <w:rsid w:val="0AAE742E"/>
    <w:rsid w:val="0ABD0540"/>
    <w:rsid w:val="0AC06DCA"/>
    <w:rsid w:val="0AC7E8F8"/>
    <w:rsid w:val="0ACDDF4F"/>
    <w:rsid w:val="0AD6305E"/>
    <w:rsid w:val="0AF1D540"/>
    <w:rsid w:val="0B164F10"/>
    <w:rsid w:val="0B1E04B5"/>
    <w:rsid w:val="0B1F8C69"/>
    <w:rsid w:val="0B20ACBE"/>
    <w:rsid w:val="0B2292F1"/>
    <w:rsid w:val="0B285746"/>
    <w:rsid w:val="0B2B6503"/>
    <w:rsid w:val="0B3A8151"/>
    <w:rsid w:val="0B428138"/>
    <w:rsid w:val="0B44B2AC"/>
    <w:rsid w:val="0B45D34D"/>
    <w:rsid w:val="0B488FE5"/>
    <w:rsid w:val="0B4C96F5"/>
    <w:rsid w:val="0B529D00"/>
    <w:rsid w:val="0B62210D"/>
    <w:rsid w:val="0B774696"/>
    <w:rsid w:val="0B8A4BDC"/>
    <w:rsid w:val="0B9E5B31"/>
    <w:rsid w:val="0B9FC895"/>
    <w:rsid w:val="0BA07920"/>
    <w:rsid w:val="0BA661A4"/>
    <w:rsid w:val="0BB3A166"/>
    <w:rsid w:val="0BB9BFFC"/>
    <w:rsid w:val="0BBBADF4"/>
    <w:rsid w:val="0BC68D8F"/>
    <w:rsid w:val="0BC97CD5"/>
    <w:rsid w:val="0BD8DA2B"/>
    <w:rsid w:val="0BFAC664"/>
    <w:rsid w:val="0BFE9052"/>
    <w:rsid w:val="0C00139C"/>
    <w:rsid w:val="0C00B46B"/>
    <w:rsid w:val="0C074B18"/>
    <w:rsid w:val="0C082396"/>
    <w:rsid w:val="0C101E89"/>
    <w:rsid w:val="0C1BAC95"/>
    <w:rsid w:val="0C2308DC"/>
    <w:rsid w:val="0C2480C8"/>
    <w:rsid w:val="0C25F3B6"/>
    <w:rsid w:val="0C33A81A"/>
    <w:rsid w:val="0C448D45"/>
    <w:rsid w:val="0C457442"/>
    <w:rsid w:val="0C5C600F"/>
    <w:rsid w:val="0C6DFFA5"/>
    <w:rsid w:val="0C7C2BD8"/>
    <w:rsid w:val="0C7D12C1"/>
    <w:rsid w:val="0C808C9D"/>
    <w:rsid w:val="0C8F7348"/>
    <w:rsid w:val="0C9CF167"/>
    <w:rsid w:val="0CAB43B6"/>
    <w:rsid w:val="0CB63904"/>
    <w:rsid w:val="0CDC2558"/>
    <w:rsid w:val="0CEA927E"/>
    <w:rsid w:val="0D065628"/>
    <w:rsid w:val="0D0BCA47"/>
    <w:rsid w:val="0D0EBFBA"/>
    <w:rsid w:val="0D1E0578"/>
    <w:rsid w:val="0D2397E7"/>
    <w:rsid w:val="0D35DFB2"/>
    <w:rsid w:val="0D3912A6"/>
    <w:rsid w:val="0D3CB1A1"/>
    <w:rsid w:val="0D3D2F9C"/>
    <w:rsid w:val="0D4B43AC"/>
    <w:rsid w:val="0D4CFD1A"/>
    <w:rsid w:val="0D53783E"/>
    <w:rsid w:val="0D58AFF6"/>
    <w:rsid w:val="0D692092"/>
    <w:rsid w:val="0D6D849A"/>
    <w:rsid w:val="0D7179E4"/>
    <w:rsid w:val="0D75758B"/>
    <w:rsid w:val="0D7842E0"/>
    <w:rsid w:val="0DA66236"/>
    <w:rsid w:val="0DAD76F2"/>
    <w:rsid w:val="0DB74A25"/>
    <w:rsid w:val="0DB7C2B2"/>
    <w:rsid w:val="0DCAB4B8"/>
    <w:rsid w:val="0DF1618E"/>
    <w:rsid w:val="0DFCE254"/>
    <w:rsid w:val="0E100AB5"/>
    <w:rsid w:val="0E13EC5C"/>
    <w:rsid w:val="0E17D99E"/>
    <w:rsid w:val="0E1ECE61"/>
    <w:rsid w:val="0E25C582"/>
    <w:rsid w:val="0E315DF2"/>
    <w:rsid w:val="0E320CE5"/>
    <w:rsid w:val="0E544FB8"/>
    <w:rsid w:val="0E5587B2"/>
    <w:rsid w:val="0E56B012"/>
    <w:rsid w:val="0E7CA12C"/>
    <w:rsid w:val="0E82C47F"/>
    <w:rsid w:val="0E860261"/>
    <w:rsid w:val="0E8B752C"/>
    <w:rsid w:val="0EA314D3"/>
    <w:rsid w:val="0EA8CDAB"/>
    <w:rsid w:val="0EB5462A"/>
    <w:rsid w:val="0EBF57CB"/>
    <w:rsid w:val="0EBF6848"/>
    <w:rsid w:val="0EBFE6A0"/>
    <w:rsid w:val="0EC41EFD"/>
    <w:rsid w:val="0ECA507E"/>
    <w:rsid w:val="0EE4917A"/>
    <w:rsid w:val="0EE7DB8C"/>
    <w:rsid w:val="0EEE93A7"/>
    <w:rsid w:val="0EF928FF"/>
    <w:rsid w:val="0F01B16B"/>
    <w:rsid w:val="0F05F3C7"/>
    <w:rsid w:val="0F128440"/>
    <w:rsid w:val="0F158C90"/>
    <w:rsid w:val="0F37E276"/>
    <w:rsid w:val="0F38E34E"/>
    <w:rsid w:val="0F39D4C7"/>
    <w:rsid w:val="0F4FA42D"/>
    <w:rsid w:val="0F5B1FD4"/>
    <w:rsid w:val="0F64E590"/>
    <w:rsid w:val="0F65D880"/>
    <w:rsid w:val="0F76CB58"/>
    <w:rsid w:val="0FA99AB7"/>
    <w:rsid w:val="0FAF6E9C"/>
    <w:rsid w:val="0FB6CED0"/>
    <w:rsid w:val="0FC77E13"/>
    <w:rsid w:val="0FF474A6"/>
    <w:rsid w:val="0FFF39B8"/>
    <w:rsid w:val="1000B7CB"/>
    <w:rsid w:val="1016DDC2"/>
    <w:rsid w:val="102BC454"/>
    <w:rsid w:val="1038C4EB"/>
    <w:rsid w:val="103C3065"/>
    <w:rsid w:val="103E0B99"/>
    <w:rsid w:val="10401272"/>
    <w:rsid w:val="105A0518"/>
    <w:rsid w:val="105B38A9"/>
    <w:rsid w:val="10658C3F"/>
    <w:rsid w:val="1070F95F"/>
    <w:rsid w:val="107EBD19"/>
    <w:rsid w:val="107F651C"/>
    <w:rsid w:val="10897EF4"/>
    <w:rsid w:val="10925797"/>
    <w:rsid w:val="10A88F5C"/>
    <w:rsid w:val="10AB34FB"/>
    <w:rsid w:val="10B6E63B"/>
    <w:rsid w:val="10B974FA"/>
    <w:rsid w:val="10BDFF3C"/>
    <w:rsid w:val="10CFB0D3"/>
    <w:rsid w:val="10D155FF"/>
    <w:rsid w:val="10D413E7"/>
    <w:rsid w:val="10DB9C45"/>
    <w:rsid w:val="10E33226"/>
    <w:rsid w:val="10F6A74A"/>
    <w:rsid w:val="10FB8276"/>
    <w:rsid w:val="10FD9743"/>
    <w:rsid w:val="10FDBEC4"/>
    <w:rsid w:val="11008CF2"/>
    <w:rsid w:val="11056347"/>
    <w:rsid w:val="1109018B"/>
    <w:rsid w:val="110AB8C5"/>
    <w:rsid w:val="110AE116"/>
    <w:rsid w:val="110DC5C7"/>
    <w:rsid w:val="1114EDE8"/>
    <w:rsid w:val="11210428"/>
    <w:rsid w:val="11277868"/>
    <w:rsid w:val="11281586"/>
    <w:rsid w:val="11282CC0"/>
    <w:rsid w:val="1136A0FC"/>
    <w:rsid w:val="1137A7E1"/>
    <w:rsid w:val="11396767"/>
    <w:rsid w:val="11398EC1"/>
    <w:rsid w:val="113AB486"/>
    <w:rsid w:val="113ADCCA"/>
    <w:rsid w:val="1141EEDC"/>
    <w:rsid w:val="1148137B"/>
    <w:rsid w:val="114B9A3F"/>
    <w:rsid w:val="1151B8CA"/>
    <w:rsid w:val="1153E946"/>
    <w:rsid w:val="1159058E"/>
    <w:rsid w:val="115D9915"/>
    <w:rsid w:val="117CC7BD"/>
    <w:rsid w:val="118499E8"/>
    <w:rsid w:val="1195993D"/>
    <w:rsid w:val="11A0FFC1"/>
    <w:rsid w:val="11A54D10"/>
    <w:rsid w:val="11BDBB1E"/>
    <w:rsid w:val="11C2856F"/>
    <w:rsid w:val="11C75A8E"/>
    <w:rsid w:val="11D38D59"/>
    <w:rsid w:val="11E72D78"/>
    <w:rsid w:val="12082378"/>
    <w:rsid w:val="1210AABB"/>
    <w:rsid w:val="121D847D"/>
    <w:rsid w:val="1222B266"/>
    <w:rsid w:val="1249BCD0"/>
    <w:rsid w:val="125F8E7C"/>
    <w:rsid w:val="126479BC"/>
    <w:rsid w:val="12758DEC"/>
    <w:rsid w:val="12799CB8"/>
    <w:rsid w:val="128181EA"/>
    <w:rsid w:val="1287E285"/>
    <w:rsid w:val="12987F5C"/>
    <w:rsid w:val="129D2BCE"/>
    <w:rsid w:val="12B86370"/>
    <w:rsid w:val="12C6850A"/>
    <w:rsid w:val="12D7FAFD"/>
    <w:rsid w:val="12DD783F"/>
    <w:rsid w:val="12E30AD2"/>
    <w:rsid w:val="12E76A9B"/>
    <w:rsid w:val="12E9F29A"/>
    <w:rsid w:val="12ECDC6A"/>
    <w:rsid w:val="12EEF0D5"/>
    <w:rsid w:val="12F7872D"/>
    <w:rsid w:val="13002552"/>
    <w:rsid w:val="1307C363"/>
    <w:rsid w:val="13111E04"/>
    <w:rsid w:val="13127690"/>
    <w:rsid w:val="131427B4"/>
    <w:rsid w:val="13173A8B"/>
    <w:rsid w:val="132235E3"/>
    <w:rsid w:val="1324B9DB"/>
    <w:rsid w:val="1330D226"/>
    <w:rsid w:val="133BF9EF"/>
    <w:rsid w:val="1352D79A"/>
    <w:rsid w:val="1359CED7"/>
    <w:rsid w:val="135F0433"/>
    <w:rsid w:val="135F3586"/>
    <w:rsid w:val="13658DF8"/>
    <w:rsid w:val="136B642C"/>
    <w:rsid w:val="13920CA5"/>
    <w:rsid w:val="13A0F567"/>
    <w:rsid w:val="13A736A1"/>
    <w:rsid w:val="13BAEE0E"/>
    <w:rsid w:val="13C417CF"/>
    <w:rsid w:val="13C5FFF7"/>
    <w:rsid w:val="13D1E4FD"/>
    <w:rsid w:val="13D20E99"/>
    <w:rsid w:val="13E4A5AC"/>
    <w:rsid w:val="13E6945E"/>
    <w:rsid w:val="13E73220"/>
    <w:rsid w:val="13EDA6C7"/>
    <w:rsid w:val="13F95C51"/>
    <w:rsid w:val="1406DFCB"/>
    <w:rsid w:val="140A3B03"/>
    <w:rsid w:val="140ADE1A"/>
    <w:rsid w:val="1417009F"/>
    <w:rsid w:val="142048F7"/>
    <w:rsid w:val="1424F241"/>
    <w:rsid w:val="1427817C"/>
    <w:rsid w:val="142B6D0C"/>
    <w:rsid w:val="1439C942"/>
    <w:rsid w:val="145C3B5C"/>
    <w:rsid w:val="145E37AB"/>
    <w:rsid w:val="1467EE2D"/>
    <w:rsid w:val="146FBFC8"/>
    <w:rsid w:val="14806C83"/>
    <w:rsid w:val="14851C4F"/>
    <w:rsid w:val="1495C4DC"/>
    <w:rsid w:val="149E387C"/>
    <w:rsid w:val="14A7E371"/>
    <w:rsid w:val="14B5E82D"/>
    <w:rsid w:val="14BFF72E"/>
    <w:rsid w:val="14CCA0D9"/>
    <w:rsid w:val="14CF5EBD"/>
    <w:rsid w:val="14F61588"/>
    <w:rsid w:val="150D7FED"/>
    <w:rsid w:val="1511E9DB"/>
    <w:rsid w:val="15156AB8"/>
    <w:rsid w:val="151964E5"/>
    <w:rsid w:val="151A504A"/>
    <w:rsid w:val="152591CE"/>
    <w:rsid w:val="152F815E"/>
    <w:rsid w:val="157A0232"/>
    <w:rsid w:val="1586C138"/>
    <w:rsid w:val="15900A0E"/>
    <w:rsid w:val="1592B701"/>
    <w:rsid w:val="15DA88CB"/>
    <w:rsid w:val="15DCB00F"/>
    <w:rsid w:val="15DE11D8"/>
    <w:rsid w:val="15F011CA"/>
    <w:rsid w:val="15F60A4A"/>
    <w:rsid w:val="160A964F"/>
    <w:rsid w:val="160D6A97"/>
    <w:rsid w:val="1615452F"/>
    <w:rsid w:val="161F68B8"/>
    <w:rsid w:val="16303F58"/>
    <w:rsid w:val="16367A90"/>
    <w:rsid w:val="163E08BF"/>
    <w:rsid w:val="164A0567"/>
    <w:rsid w:val="165FA278"/>
    <w:rsid w:val="16695380"/>
    <w:rsid w:val="1669F136"/>
    <w:rsid w:val="16742D45"/>
    <w:rsid w:val="167C3023"/>
    <w:rsid w:val="16819101"/>
    <w:rsid w:val="1688B5EF"/>
    <w:rsid w:val="16A81BB7"/>
    <w:rsid w:val="16B4437C"/>
    <w:rsid w:val="16B6E946"/>
    <w:rsid w:val="16C09B7C"/>
    <w:rsid w:val="16CCD243"/>
    <w:rsid w:val="16DB6181"/>
    <w:rsid w:val="16DD46B0"/>
    <w:rsid w:val="16DD7603"/>
    <w:rsid w:val="16E768B8"/>
    <w:rsid w:val="16EDFF15"/>
    <w:rsid w:val="16F60B45"/>
    <w:rsid w:val="170985BF"/>
    <w:rsid w:val="17099EB3"/>
    <w:rsid w:val="171B1CBB"/>
    <w:rsid w:val="1731AF2A"/>
    <w:rsid w:val="1736107C"/>
    <w:rsid w:val="17371E4D"/>
    <w:rsid w:val="174249C3"/>
    <w:rsid w:val="175ECEC6"/>
    <w:rsid w:val="17660E2C"/>
    <w:rsid w:val="17694527"/>
    <w:rsid w:val="17800C1F"/>
    <w:rsid w:val="1784A4FF"/>
    <w:rsid w:val="178E2C8F"/>
    <w:rsid w:val="178E522E"/>
    <w:rsid w:val="179461B6"/>
    <w:rsid w:val="1794BD66"/>
    <w:rsid w:val="179763AC"/>
    <w:rsid w:val="17B8A8DF"/>
    <w:rsid w:val="17C2D27A"/>
    <w:rsid w:val="17CA27EC"/>
    <w:rsid w:val="17D21A89"/>
    <w:rsid w:val="17F4738D"/>
    <w:rsid w:val="17F7ECBA"/>
    <w:rsid w:val="17FDEEDB"/>
    <w:rsid w:val="18038CB9"/>
    <w:rsid w:val="180ED343"/>
    <w:rsid w:val="18260198"/>
    <w:rsid w:val="18299C0D"/>
    <w:rsid w:val="182CA0FC"/>
    <w:rsid w:val="183471C5"/>
    <w:rsid w:val="18396A9B"/>
    <w:rsid w:val="183AE4ED"/>
    <w:rsid w:val="184F5D20"/>
    <w:rsid w:val="1859AA96"/>
    <w:rsid w:val="1880645F"/>
    <w:rsid w:val="1882665B"/>
    <w:rsid w:val="18951FE5"/>
    <w:rsid w:val="189AD7FF"/>
    <w:rsid w:val="189DE6CA"/>
    <w:rsid w:val="18A55620"/>
    <w:rsid w:val="18C0D83B"/>
    <w:rsid w:val="18C90F81"/>
    <w:rsid w:val="18D7E7E1"/>
    <w:rsid w:val="18F2544C"/>
    <w:rsid w:val="18F738FB"/>
    <w:rsid w:val="19008891"/>
    <w:rsid w:val="19096338"/>
    <w:rsid w:val="1912EFE8"/>
    <w:rsid w:val="1916E5EA"/>
    <w:rsid w:val="1933340D"/>
    <w:rsid w:val="193DF94A"/>
    <w:rsid w:val="193EE992"/>
    <w:rsid w:val="1941A153"/>
    <w:rsid w:val="194A08F2"/>
    <w:rsid w:val="194A39EB"/>
    <w:rsid w:val="194E46F7"/>
    <w:rsid w:val="19556B2B"/>
    <w:rsid w:val="19674AA6"/>
    <w:rsid w:val="196AA675"/>
    <w:rsid w:val="19779B11"/>
    <w:rsid w:val="19794BB6"/>
    <w:rsid w:val="197A007B"/>
    <w:rsid w:val="19B7A8DD"/>
    <w:rsid w:val="19CA2284"/>
    <w:rsid w:val="19CF27C4"/>
    <w:rsid w:val="19DC182E"/>
    <w:rsid w:val="19E267C8"/>
    <w:rsid w:val="19EF7D18"/>
    <w:rsid w:val="1A11A5BD"/>
    <w:rsid w:val="1A242727"/>
    <w:rsid w:val="1A3212D3"/>
    <w:rsid w:val="1A47E7E5"/>
    <w:rsid w:val="1A4CF6C4"/>
    <w:rsid w:val="1A4EDCFF"/>
    <w:rsid w:val="1A592041"/>
    <w:rsid w:val="1A59D1F1"/>
    <w:rsid w:val="1A5F4611"/>
    <w:rsid w:val="1A629EE7"/>
    <w:rsid w:val="1A70801A"/>
    <w:rsid w:val="1A7CA343"/>
    <w:rsid w:val="1A825ECA"/>
    <w:rsid w:val="1A8A3FD7"/>
    <w:rsid w:val="1A95C576"/>
    <w:rsid w:val="1A95D56E"/>
    <w:rsid w:val="1AA12B26"/>
    <w:rsid w:val="1AA48DB5"/>
    <w:rsid w:val="1AAEBE15"/>
    <w:rsid w:val="1AB15AB9"/>
    <w:rsid w:val="1AB28DA5"/>
    <w:rsid w:val="1ABC8FF6"/>
    <w:rsid w:val="1ABE8E56"/>
    <w:rsid w:val="1AD5F040"/>
    <w:rsid w:val="1AE01414"/>
    <w:rsid w:val="1AE1C7C3"/>
    <w:rsid w:val="1B00B9FB"/>
    <w:rsid w:val="1B167F80"/>
    <w:rsid w:val="1B236534"/>
    <w:rsid w:val="1B25D077"/>
    <w:rsid w:val="1B264E19"/>
    <w:rsid w:val="1B30478F"/>
    <w:rsid w:val="1B3B9D6D"/>
    <w:rsid w:val="1B55A434"/>
    <w:rsid w:val="1B5D12DF"/>
    <w:rsid w:val="1B8D4F49"/>
    <w:rsid w:val="1B905F19"/>
    <w:rsid w:val="1B9998C8"/>
    <w:rsid w:val="1BB20B79"/>
    <w:rsid w:val="1BC3CE85"/>
    <w:rsid w:val="1BD208FF"/>
    <w:rsid w:val="1BDAA495"/>
    <w:rsid w:val="1BDD21BC"/>
    <w:rsid w:val="1BE476CF"/>
    <w:rsid w:val="1BE8C656"/>
    <w:rsid w:val="1BF5D5BF"/>
    <w:rsid w:val="1C0C8A02"/>
    <w:rsid w:val="1C0D0E11"/>
    <w:rsid w:val="1C0EBF9B"/>
    <w:rsid w:val="1C0F0BB2"/>
    <w:rsid w:val="1C1B7406"/>
    <w:rsid w:val="1C2BF7AC"/>
    <w:rsid w:val="1C379E63"/>
    <w:rsid w:val="1C3F4F34"/>
    <w:rsid w:val="1C4CA9D0"/>
    <w:rsid w:val="1C514F6B"/>
    <w:rsid w:val="1C5F4838"/>
    <w:rsid w:val="1C6AB294"/>
    <w:rsid w:val="1C7379E7"/>
    <w:rsid w:val="1C77DB26"/>
    <w:rsid w:val="1C852A06"/>
    <w:rsid w:val="1C89EA01"/>
    <w:rsid w:val="1CA37D52"/>
    <w:rsid w:val="1CA50C9E"/>
    <w:rsid w:val="1CB38FF6"/>
    <w:rsid w:val="1CB4457F"/>
    <w:rsid w:val="1CBC79A3"/>
    <w:rsid w:val="1CD12CC5"/>
    <w:rsid w:val="1CDE49DD"/>
    <w:rsid w:val="1CEFD5DD"/>
    <w:rsid w:val="1CFB484B"/>
    <w:rsid w:val="1CFF0E7B"/>
    <w:rsid w:val="1D1CD59B"/>
    <w:rsid w:val="1D1D27E3"/>
    <w:rsid w:val="1D245CAB"/>
    <w:rsid w:val="1D2A7310"/>
    <w:rsid w:val="1D2AC49F"/>
    <w:rsid w:val="1D340C81"/>
    <w:rsid w:val="1D359A96"/>
    <w:rsid w:val="1D5F9EE6"/>
    <w:rsid w:val="1D63621B"/>
    <w:rsid w:val="1D6FD77C"/>
    <w:rsid w:val="1D796295"/>
    <w:rsid w:val="1D7D1B7D"/>
    <w:rsid w:val="1D87E231"/>
    <w:rsid w:val="1D89A28A"/>
    <w:rsid w:val="1DAD0340"/>
    <w:rsid w:val="1DB53B65"/>
    <w:rsid w:val="1DC6C267"/>
    <w:rsid w:val="1DD2EC3C"/>
    <w:rsid w:val="1DD4FA3E"/>
    <w:rsid w:val="1DDDD659"/>
    <w:rsid w:val="1DE1F5B9"/>
    <w:rsid w:val="1DE29461"/>
    <w:rsid w:val="1DE62E34"/>
    <w:rsid w:val="1DEED4B3"/>
    <w:rsid w:val="1E003A7D"/>
    <w:rsid w:val="1E0372BB"/>
    <w:rsid w:val="1E07E239"/>
    <w:rsid w:val="1E0EB3DF"/>
    <w:rsid w:val="1E17B4D6"/>
    <w:rsid w:val="1E21F9FF"/>
    <w:rsid w:val="1E26578E"/>
    <w:rsid w:val="1E3F355A"/>
    <w:rsid w:val="1E489743"/>
    <w:rsid w:val="1E7DDA56"/>
    <w:rsid w:val="1E81A2ED"/>
    <w:rsid w:val="1E9929B5"/>
    <w:rsid w:val="1E9A44D4"/>
    <w:rsid w:val="1EBAACDA"/>
    <w:rsid w:val="1EC6A82E"/>
    <w:rsid w:val="1ECA1E9C"/>
    <w:rsid w:val="1ECF36B6"/>
    <w:rsid w:val="1ED124D1"/>
    <w:rsid w:val="1EDD7998"/>
    <w:rsid w:val="1EE30728"/>
    <w:rsid w:val="1EEEEF08"/>
    <w:rsid w:val="1EF028BD"/>
    <w:rsid w:val="1EF233DC"/>
    <w:rsid w:val="1EF9B5E8"/>
    <w:rsid w:val="1F003586"/>
    <w:rsid w:val="1F089E23"/>
    <w:rsid w:val="1F1631B9"/>
    <w:rsid w:val="1F1A78EC"/>
    <w:rsid w:val="1F1BB759"/>
    <w:rsid w:val="1F1F8701"/>
    <w:rsid w:val="1F2F8A6B"/>
    <w:rsid w:val="1F33450A"/>
    <w:rsid w:val="1F36EC09"/>
    <w:rsid w:val="1F3B1D82"/>
    <w:rsid w:val="1F3E6601"/>
    <w:rsid w:val="1F4E840A"/>
    <w:rsid w:val="1F505092"/>
    <w:rsid w:val="1F54C153"/>
    <w:rsid w:val="1F5CCF40"/>
    <w:rsid w:val="1F621D47"/>
    <w:rsid w:val="1F66985E"/>
    <w:rsid w:val="1F8FAB6A"/>
    <w:rsid w:val="1FAB5B6C"/>
    <w:rsid w:val="1FD1ECE1"/>
    <w:rsid w:val="1FE10493"/>
    <w:rsid w:val="1FE3568F"/>
    <w:rsid w:val="1FE5C11F"/>
    <w:rsid w:val="1FFC86E6"/>
    <w:rsid w:val="20041F26"/>
    <w:rsid w:val="201A533B"/>
    <w:rsid w:val="201BE124"/>
    <w:rsid w:val="20470885"/>
    <w:rsid w:val="205153F1"/>
    <w:rsid w:val="207949F9"/>
    <w:rsid w:val="20869D0F"/>
    <w:rsid w:val="2093AAE3"/>
    <w:rsid w:val="20973FA8"/>
    <w:rsid w:val="209CF338"/>
    <w:rsid w:val="20AD86A9"/>
    <w:rsid w:val="20D57C50"/>
    <w:rsid w:val="20DC71D1"/>
    <w:rsid w:val="20DE8F5F"/>
    <w:rsid w:val="20DFE146"/>
    <w:rsid w:val="20ED52E6"/>
    <w:rsid w:val="21032904"/>
    <w:rsid w:val="2110DEC5"/>
    <w:rsid w:val="211A3523"/>
    <w:rsid w:val="211D1572"/>
    <w:rsid w:val="212EDF01"/>
    <w:rsid w:val="2139D3FA"/>
    <w:rsid w:val="213C7C65"/>
    <w:rsid w:val="214270AF"/>
    <w:rsid w:val="21440B77"/>
    <w:rsid w:val="21447502"/>
    <w:rsid w:val="2145B0BC"/>
    <w:rsid w:val="214AE1D2"/>
    <w:rsid w:val="2186313E"/>
    <w:rsid w:val="218AE662"/>
    <w:rsid w:val="219913CF"/>
    <w:rsid w:val="21D7B470"/>
    <w:rsid w:val="21D94224"/>
    <w:rsid w:val="21DDA462"/>
    <w:rsid w:val="220382D1"/>
    <w:rsid w:val="220A682C"/>
    <w:rsid w:val="220AF25E"/>
    <w:rsid w:val="220BB8B1"/>
    <w:rsid w:val="221DBC09"/>
    <w:rsid w:val="223C44DF"/>
    <w:rsid w:val="224B8B98"/>
    <w:rsid w:val="225E1353"/>
    <w:rsid w:val="22663BBE"/>
    <w:rsid w:val="227F66C9"/>
    <w:rsid w:val="2280578D"/>
    <w:rsid w:val="228B26C3"/>
    <w:rsid w:val="229057E9"/>
    <w:rsid w:val="229455FB"/>
    <w:rsid w:val="2296F034"/>
    <w:rsid w:val="22A36C83"/>
    <w:rsid w:val="22B0222E"/>
    <w:rsid w:val="22B29B25"/>
    <w:rsid w:val="22B66F94"/>
    <w:rsid w:val="22C0E77B"/>
    <w:rsid w:val="22C69A42"/>
    <w:rsid w:val="22D62378"/>
    <w:rsid w:val="22F5CBAC"/>
    <w:rsid w:val="230C9F42"/>
    <w:rsid w:val="232BD60C"/>
    <w:rsid w:val="234F7600"/>
    <w:rsid w:val="23779CCF"/>
    <w:rsid w:val="2380D993"/>
    <w:rsid w:val="2385878E"/>
    <w:rsid w:val="239172B8"/>
    <w:rsid w:val="2398A4D2"/>
    <w:rsid w:val="23C4A192"/>
    <w:rsid w:val="23CEDEE9"/>
    <w:rsid w:val="23DE0A0D"/>
    <w:rsid w:val="23EE3AC5"/>
    <w:rsid w:val="2401F602"/>
    <w:rsid w:val="2404408F"/>
    <w:rsid w:val="24170D06"/>
    <w:rsid w:val="24209A39"/>
    <w:rsid w:val="2422E76B"/>
    <w:rsid w:val="24259262"/>
    <w:rsid w:val="24265C64"/>
    <w:rsid w:val="24322473"/>
    <w:rsid w:val="24440604"/>
    <w:rsid w:val="244DF3FF"/>
    <w:rsid w:val="2450EBE8"/>
    <w:rsid w:val="245A3E76"/>
    <w:rsid w:val="245EB39D"/>
    <w:rsid w:val="246E422A"/>
    <w:rsid w:val="247C999E"/>
    <w:rsid w:val="2481F720"/>
    <w:rsid w:val="24867873"/>
    <w:rsid w:val="2488696C"/>
    <w:rsid w:val="249320F1"/>
    <w:rsid w:val="249BA0F8"/>
    <w:rsid w:val="24C5518C"/>
    <w:rsid w:val="24D083C8"/>
    <w:rsid w:val="24EC2392"/>
    <w:rsid w:val="24F1948B"/>
    <w:rsid w:val="24F840CF"/>
    <w:rsid w:val="24F92DB9"/>
    <w:rsid w:val="2501329E"/>
    <w:rsid w:val="250D4B8F"/>
    <w:rsid w:val="25171880"/>
    <w:rsid w:val="251F0BA0"/>
    <w:rsid w:val="2526FBAC"/>
    <w:rsid w:val="252F0E60"/>
    <w:rsid w:val="254666DC"/>
    <w:rsid w:val="25501762"/>
    <w:rsid w:val="2555CCD8"/>
    <w:rsid w:val="2557BEFC"/>
    <w:rsid w:val="2565D8F3"/>
    <w:rsid w:val="256A8CEC"/>
    <w:rsid w:val="2574205D"/>
    <w:rsid w:val="2590F6E0"/>
    <w:rsid w:val="25BD3BF5"/>
    <w:rsid w:val="25CA003D"/>
    <w:rsid w:val="25D221F7"/>
    <w:rsid w:val="25D24672"/>
    <w:rsid w:val="25E55234"/>
    <w:rsid w:val="2616074B"/>
    <w:rsid w:val="261C3047"/>
    <w:rsid w:val="2622AA75"/>
    <w:rsid w:val="26302414"/>
    <w:rsid w:val="263A644F"/>
    <w:rsid w:val="267DD64E"/>
    <w:rsid w:val="268BBD65"/>
    <w:rsid w:val="268D4F7E"/>
    <w:rsid w:val="268F9E88"/>
    <w:rsid w:val="269A4DBC"/>
    <w:rsid w:val="26A48D71"/>
    <w:rsid w:val="26B588ED"/>
    <w:rsid w:val="26C4E3E9"/>
    <w:rsid w:val="26D49532"/>
    <w:rsid w:val="26D934BE"/>
    <w:rsid w:val="26F32571"/>
    <w:rsid w:val="26F45C6E"/>
    <w:rsid w:val="26FA6A96"/>
    <w:rsid w:val="26FEBFF6"/>
    <w:rsid w:val="2716057D"/>
    <w:rsid w:val="27298058"/>
    <w:rsid w:val="273C9E78"/>
    <w:rsid w:val="273E6C21"/>
    <w:rsid w:val="27412D13"/>
    <w:rsid w:val="2747A402"/>
    <w:rsid w:val="27A38674"/>
    <w:rsid w:val="27C8FAF2"/>
    <w:rsid w:val="27D02587"/>
    <w:rsid w:val="27D1A5BB"/>
    <w:rsid w:val="27DF7193"/>
    <w:rsid w:val="27E13920"/>
    <w:rsid w:val="27E4393A"/>
    <w:rsid w:val="27F3EB8B"/>
    <w:rsid w:val="27F9630E"/>
    <w:rsid w:val="27FD8B40"/>
    <w:rsid w:val="2804192C"/>
    <w:rsid w:val="28068A77"/>
    <w:rsid w:val="280D2C63"/>
    <w:rsid w:val="281A3D0C"/>
    <w:rsid w:val="281C1496"/>
    <w:rsid w:val="2829BFCA"/>
    <w:rsid w:val="283A69DB"/>
    <w:rsid w:val="283F9F18"/>
    <w:rsid w:val="284BEC59"/>
    <w:rsid w:val="286AB3E0"/>
    <w:rsid w:val="288A3792"/>
    <w:rsid w:val="28900B59"/>
    <w:rsid w:val="289734AD"/>
    <w:rsid w:val="28A8C17A"/>
    <w:rsid w:val="28A97535"/>
    <w:rsid w:val="28AACF75"/>
    <w:rsid w:val="28AD8A58"/>
    <w:rsid w:val="28BBC9A4"/>
    <w:rsid w:val="28C793EC"/>
    <w:rsid w:val="28C87DB2"/>
    <w:rsid w:val="28D629DE"/>
    <w:rsid w:val="28F0B83A"/>
    <w:rsid w:val="28FC3478"/>
    <w:rsid w:val="29089935"/>
    <w:rsid w:val="290E3AE9"/>
    <w:rsid w:val="291D1D9D"/>
    <w:rsid w:val="293E86B0"/>
    <w:rsid w:val="29747C9D"/>
    <w:rsid w:val="298A4B1C"/>
    <w:rsid w:val="2991C427"/>
    <w:rsid w:val="2996DD31"/>
    <w:rsid w:val="29A96E66"/>
    <w:rsid w:val="29BB25A9"/>
    <w:rsid w:val="29C03724"/>
    <w:rsid w:val="29CD78A6"/>
    <w:rsid w:val="29D06378"/>
    <w:rsid w:val="29D54526"/>
    <w:rsid w:val="29E122B0"/>
    <w:rsid w:val="29EE5376"/>
    <w:rsid w:val="29F3BC4E"/>
    <w:rsid w:val="29F95362"/>
    <w:rsid w:val="29FCC810"/>
    <w:rsid w:val="29FD4AA1"/>
    <w:rsid w:val="29FD79C8"/>
    <w:rsid w:val="2A0431DB"/>
    <w:rsid w:val="2A079608"/>
    <w:rsid w:val="2A1D1C20"/>
    <w:rsid w:val="2A2A5C1D"/>
    <w:rsid w:val="2A2D8B2E"/>
    <w:rsid w:val="2A575B12"/>
    <w:rsid w:val="2A631AC8"/>
    <w:rsid w:val="2A6F50D2"/>
    <w:rsid w:val="2A86EC4C"/>
    <w:rsid w:val="2A8C1FF6"/>
    <w:rsid w:val="2A932F73"/>
    <w:rsid w:val="2A96F5FA"/>
    <w:rsid w:val="2A9D457C"/>
    <w:rsid w:val="2A9DDB09"/>
    <w:rsid w:val="2AA3CCF8"/>
    <w:rsid w:val="2AA78FE7"/>
    <w:rsid w:val="2AA89176"/>
    <w:rsid w:val="2AAA3E4B"/>
    <w:rsid w:val="2AB18120"/>
    <w:rsid w:val="2AB55ED0"/>
    <w:rsid w:val="2AC84105"/>
    <w:rsid w:val="2ACFE8FA"/>
    <w:rsid w:val="2ADC463A"/>
    <w:rsid w:val="2AE68E23"/>
    <w:rsid w:val="2AEC47DF"/>
    <w:rsid w:val="2AF7B5C4"/>
    <w:rsid w:val="2AF8311C"/>
    <w:rsid w:val="2B0B8317"/>
    <w:rsid w:val="2B0D16F1"/>
    <w:rsid w:val="2B0EDFA2"/>
    <w:rsid w:val="2B1458B8"/>
    <w:rsid w:val="2B31A4C2"/>
    <w:rsid w:val="2B496214"/>
    <w:rsid w:val="2B540C72"/>
    <w:rsid w:val="2B7FC3DD"/>
    <w:rsid w:val="2B991B02"/>
    <w:rsid w:val="2B9D085F"/>
    <w:rsid w:val="2BBB188B"/>
    <w:rsid w:val="2BC07002"/>
    <w:rsid w:val="2BC677EE"/>
    <w:rsid w:val="2BC7333F"/>
    <w:rsid w:val="2BD35859"/>
    <w:rsid w:val="2BE300B4"/>
    <w:rsid w:val="2BEC7ECC"/>
    <w:rsid w:val="2BF1FC54"/>
    <w:rsid w:val="2BF20597"/>
    <w:rsid w:val="2BF8C88D"/>
    <w:rsid w:val="2C084BD1"/>
    <w:rsid w:val="2C1A83E2"/>
    <w:rsid w:val="2C22A0E8"/>
    <w:rsid w:val="2C2B68EC"/>
    <w:rsid w:val="2C2DC062"/>
    <w:rsid w:val="2C41AD48"/>
    <w:rsid w:val="2C47AA66"/>
    <w:rsid w:val="2C5F8F7C"/>
    <w:rsid w:val="2C65B4DD"/>
    <w:rsid w:val="2C6BC812"/>
    <w:rsid w:val="2C71B4BF"/>
    <w:rsid w:val="2C842E2E"/>
    <w:rsid w:val="2C8D768D"/>
    <w:rsid w:val="2CA19CFB"/>
    <w:rsid w:val="2CAD540B"/>
    <w:rsid w:val="2CB0FA52"/>
    <w:rsid w:val="2CB41BC6"/>
    <w:rsid w:val="2CB7CED2"/>
    <w:rsid w:val="2CBA6127"/>
    <w:rsid w:val="2CBC450F"/>
    <w:rsid w:val="2CC02352"/>
    <w:rsid w:val="2CC67B6D"/>
    <w:rsid w:val="2CC86A67"/>
    <w:rsid w:val="2CF57F1E"/>
    <w:rsid w:val="2CF7C975"/>
    <w:rsid w:val="2CFC1EB0"/>
    <w:rsid w:val="2D06658A"/>
    <w:rsid w:val="2D15F9F3"/>
    <w:rsid w:val="2D1972E9"/>
    <w:rsid w:val="2D218BCB"/>
    <w:rsid w:val="2D295FFA"/>
    <w:rsid w:val="2D357DC9"/>
    <w:rsid w:val="2D6B0BDB"/>
    <w:rsid w:val="2D72B7BB"/>
    <w:rsid w:val="2D7D0DA0"/>
    <w:rsid w:val="2D88363B"/>
    <w:rsid w:val="2D89119D"/>
    <w:rsid w:val="2D89B2BF"/>
    <w:rsid w:val="2D8BC78F"/>
    <w:rsid w:val="2D940E65"/>
    <w:rsid w:val="2D9CF69C"/>
    <w:rsid w:val="2D9E8435"/>
    <w:rsid w:val="2D9F9BEE"/>
    <w:rsid w:val="2DA6366A"/>
    <w:rsid w:val="2DAAF969"/>
    <w:rsid w:val="2DB4B2D7"/>
    <w:rsid w:val="2DC2D34B"/>
    <w:rsid w:val="2DC6B640"/>
    <w:rsid w:val="2DCC8CD0"/>
    <w:rsid w:val="2DD2CCE7"/>
    <w:rsid w:val="2DD54B7F"/>
    <w:rsid w:val="2DE530E3"/>
    <w:rsid w:val="2DF050A9"/>
    <w:rsid w:val="2E1EC199"/>
    <w:rsid w:val="2E2179BE"/>
    <w:rsid w:val="2E2A2E22"/>
    <w:rsid w:val="2E3721AA"/>
    <w:rsid w:val="2E3BE830"/>
    <w:rsid w:val="2E441525"/>
    <w:rsid w:val="2E48D090"/>
    <w:rsid w:val="2E4BD3A7"/>
    <w:rsid w:val="2E6132D9"/>
    <w:rsid w:val="2E61B5F1"/>
    <w:rsid w:val="2E72FA6A"/>
    <w:rsid w:val="2E7D601C"/>
    <w:rsid w:val="2E82B344"/>
    <w:rsid w:val="2E835668"/>
    <w:rsid w:val="2E87CB91"/>
    <w:rsid w:val="2E98179E"/>
    <w:rsid w:val="2E98B1C5"/>
    <w:rsid w:val="2EA8B31F"/>
    <w:rsid w:val="2EACA2A1"/>
    <w:rsid w:val="2EAF73B7"/>
    <w:rsid w:val="2EB0A8D7"/>
    <w:rsid w:val="2ED0BBC4"/>
    <w:rsid w:val="2EF57128"/>
    <w:rsid w:val="2EF80851"/>
    <w:rsid w:val="2F062222"/>
    <w:rsid w:val="2F0805CE"/>
    <w:rsid w:val="2F0C9637"/>
    <w:rsid w:val="2F19A54A"/>
    <w:rsid w:val="2F1F1DFF"/>
    <w:rsid w:val="2F221761"/>
    <w:rsid w:val="2F2552A3"/>
    <w:rsid w:val="2F319F6A"/>
    <w:rsid w:val="2F41B060"/>
    <w:rsid w:val="2F45652E"/>
    <w:rsid w:val="2F6BBE71"/>
    <w:rsid w:val="2F6F56B6"/>
    <w:rsid w:val="2F939738"/>
    <w:rsid w:val="2F9C4D74"/>
    <w:rsid w:val="2FA84A76"/>
    <w:rsid w:val="2FB564DB"/>
    <w:rsid w:val="2FBC686F"/>
    <w:rsid w:val="2FBE0916"/>
    <w:rsid w:val="2FC8BFD9"/>
    <w:rsid w:val="2FDD4175"/>
    <w:rsid w:val="2FDFEB90"/>
    <w:rsid w:val="2FE58FEA"/>
    <w:rsid w:val="2FE990FD"/>
    <w:rsid w:val="2FEDD4A0"/>
    <w:rsid w:val="2FF4B36B"/>
    <w:rsid w:val="2FFB0E2B"/>
    <w:rsid w:val="30000B29"/>
    <w:rsid w:val="3004313F"/>
    <w:rsid w:val="3006FF05"/>
    <w:rsid w:val="3012BE7C"/>
    <w:rsid w:val="301443BC"/>
    <w:rsid w:val="3019E59F"/>
    <w:rsid w:val="30242B96"/>
    <w:rsid w:val="3031F1E8"/>
    <w:rsid w:val="3045E711"/>
    <w:rsid w:val="304B9B2A"/>
    <w:rsid w:val="3062E500"/>
    <w:rsid w:val="306C8C25"/>
    <w:rsid w:val="306D9B1E"/>
    <w:rsid w:val="308222F8"/>
    <w:rsid w:val="308811F2"/>
    <w:rsid w:val="3089055B"/>
    <w:rsid w:val="308B7A5D"/>
    <w:rsid w:val="308EE966"/>
    <w:rsid w:val="30A193E8"/>
    <w:rsid w:val="30A83D48"/>
    <w:rsid w:val="30ABDA06"/>
    <w:rsid w:val="30B1D620"/>
    <w:rsid w:val="30B2B324"/>
    <w:rsid w:val="30C26948"/>
    <w:rsid w:val="30C44E8A"/>
    <w:rsid w:val="30CE2B0D"/>
    <w:rsid w:val="30D87B94"/>
    <w:rsid w:val="30E77EEC"/>
    <w:rsid w:val="30FE8672"/>
    <w:rsid w:val="3111A03A"/>
    <w:rsid w:val="31132FAC"/>
    <w:rsid w:val="31185FD9"/>
    <w:rsid w:val="311F0524"/>
    <w:rsid w:val="31276771"/>
    <w:rsid w:val="312A90AE"/>
    <w:rsid w:val="313EF1C0"/>
    <w:rsid w:val="3142DC9E"/>
    <w:rsid w:val="31439373"/>
    <w:rsid w:val="3149C2C6"/>
    <w:rsid w:val="31561CC3"/>
    <w:rsid w:val="31670769"/>
    <w:rsid w:val="316A3B96"/>
    <w:rsid w:val="317ECA36"/>
    <w:rsid w:val="318536A8"/>
    <w:rsid w:val="31A36E5D"/>
    <w:rsid w:val="31BB0C10"/>
    <w:rsid w:val="31C66889"/>
    <w:rsid w:val="31CEE30E"/>
    <w:rsid w:val="31D513B6"/>
    <w:rsid w:val="31E81A21"/>
    <w:rsid w:val="31ED7428"/>
    <w:rsid w:val="31EDFCBC"/>
    <w:rsid w:val="31F64AC4"/>
    <w:rsid w:val="31F89BDE"/>
    <w:rsid w:val="320FDCEB"/>
    <w:rsid w:val="321C45A5"/>
    <w:rsid w:val="323282B5"/>
    <w:rsid w:val="3246E86C"/>
    <w:rsid w:val="32665309"/>
    <w:rsid w:val="3275D2CB"/>
    <w:rsid w:val="32770EA6"/>
    <w:rsid w:val="32792A87"/>
    <w:rsid w:val="3286DE2C"/>
    <w:rsid w:val="32AFCB41"/>
    <w:rsid w:val="32B9D1D8"/>
    <w:rsid w:val="32DAD52F"/>
    <w:rsid w:val="32E635AE"/>
    <w:rsid w:val="32F2AEC4"/>
    <w:rsid w:val="32FB5FC9"/>
    <w:rsid w:val="330E2B87"/>
    <w:rsid w:val="331B32E4"/>
    <w:rsid w:val="33231A7C"/>
    <w:rsid w:val="333C586D"/>
    <w:rsid w:val="33546EE6"/>
    <w:rsid w:val="33651778"/>
    <w:rsid w:val="3376B4BD"/>
    <w:rsid w:val="337E8CBA"/>
    <w:rsid w:val="338CC172"/>
    <w:rsid w:val="338DA90F"/>
    <w:rsid w:val="339779E2"/>
    <w:rsid w:val="33B4AC7C"/>
    <w:rsid w:val="33C26491"/>
    <w:rsid w:val="33C566C7"/>
    <w:rsid w:val="33C85FC9"/>
    <w:rsid w:val="33CAD85F"/>
    <w:rsid w:val="33D32CBF"/>
    <w:rsid w:val="33F7DCCD"/>
    <w:rsid w:val="33FBC017"/>
    <w:rsid w:val="34078624"/>
    <w:rsid w:val="3415C531"/>
    <w:rsid w:val="3418299A"/>
    <w:rsid w:val="341F88EE"/>
    <w:rsid w:val="34250BB2"/>
    <w:rsid w:val="3428F21E"/>
    <w:rsid w:val="3433B2A5"/>
    <w:rsid w:val="343A6DE6"/>
    <w:rsid w:val="344546CD"/>
    <w:rsid w:val="345D8FFD"/>
    <w:rsid w:val="346C4C1C"/>
    <w:rsid w:val="348269D8"/>
    <w:rsid w:val="3486B049"/>
    <w:rsid w:val="34A9BA2C"/>
    <w:rsid w:val="34C5025D"/>
    <w:rsid w:val="34D8FA73"/>
    <w:rsid w:val="34E949A8"/>
    <w:rsid w:val="34EE01E7"/>
    <w:rsid w:val="3505E5E8"/>
    <w:rsid w:val="350A6E59"/>
    <w:rsid w:val="351F0448"/>
    <w:rsid w:val="352F1526"/>
    <w:rsid w:val="35313D7B"/>
    <w:rsid w:val="354AD9B4"/>
    <w:rsid w:val="35557324"/>
    <w:rsid w:val="3577B4BA"/>
    <w:rsid w:val="357BF01A"/>
    <w:rsid w:val="357F43D5"/>
    <w:rsid w:val="358013B0"/>
    <w:rsid w:val="358227F8"/>
    <w:rsid w:val="3589A832"/>
    <w:rsid w:val="358BFD15"/>
    <w:rsid w:val="359C6B4B"/>
    <w:rsid w:val="35A2A38C"/>
    <w:rsid w:val="35A77CFD"/>
    <w:rsid w:val="35AFD55F"/>
    <w:rsid w:val="35B892F1"/>
    <w:rsid w:val="35C6753E"/>
    <w:rsid w:val="35C93C41"/>
    <w:rsid w:val="35CBE784"/>
    <w:rsid w:val="35D4C646"/>
    <w:rsid w:val="35F5722F"/>
    <w:rsid w:val="35FE0894"/>
    <w:rsid w:val="35FFEA61"/>
    <w:rsid w:val="3602296A"/>
    <w:rsid w:val="361E3780"/>
    <w:rsid w:val="36330B4B"/>
    <w:rsid w:val="36340AC7"/>
    <w:rsid w:val="3637F2E1"/>
    <w:rsid w:val="363EFC88"/>
    <w:rsid w:val="364689D0"/>
    <w:rsid w:val="364ED36E"/>
    <w:rsid w:val="36554A1A"/>
    <w:rsid w:val="36650B86"/>
    <w:rsid w:val="366E6C0A"/>
    <w:rsid w:val="36761E6A"/>
    <w:rsid w:val="367E6456"/>
    <w:rsid w:val="367E9566"/>
    <w:rsid w:val="3686A334"/>
    <w:rsid w:val="3686C3A3"/>
    <w:rsid w:val="368BCB81"/>
    <w:rsid w:val="368C0FA8"/>
    <w:rsid w:val="36A17C14"/>
    <w:rsid w:val="36A2C3FA"/>
    <w:rsid w:val="36A377AE"/>
    <w:rsid w:val="36A4964B"/>
    <w:rsid w:val="36A6515D"/>
    <w:rsid w:val="36B80A4E"/>
    <w:rsid w:val="36B89C1E"/>
    <w:rsid w:val="36C1F09F"/>
    <w:rsid w:val="36CA3111"/>
    <w:rsid w:val="36D450A3"/>
    <w:rsid w:val="36E0FEF6"/>
    <w:rsid w:val="36EEFC0A"/>
    <w:rsid w:val="37011DAB"/>
    <w:rsid w:val="37089100"/>
    <w:rsid w:val="37094DF7"/>
    <w:rsid w:val="37126969"/>
    <w:rsid w:val="3723EFE6"/>
    <w:rsid w:val="3749C05C"/>
    <w:rsid w:val="374DA0E5"/>
    <w:rsid w:val="374FCA5C"/>
    <w:rsid w:val="375C5DC6"/>
    <w:rsid w:val="376A536E"/>
    <w:rsid w:val="37754DAB"/>
    <w:rsid w:val="3776FA7E"/>
    <w:rsid w:val="378009D1"/>
    <w:rsid w:val="3796F46E"/>
    <w:rsid w:val="379755A4"/>
    <w:rsid w:val="3798018D"/>
    <w:rsid w:val="379C2B48"/>
    <w:rsid w:val="37AA4983"/>
    <w:rsid w:val="37B32DF4"/>
    <w:rsid w:val="37B87475"/>
    <w:rsid w:val="37B98800"/>
    <w:rsid w:val="37D260C9"/>
    <w:rsid w:val="37D4E298"/>
    <w:rsid w:val="37E36342"/>
    <w:rsid w:val="37F6DA78"/>
    <w:rsid w:val="380205CD"/>
    <w:rsid w:val="382A8357"/>
    <w:rsid w:val="3834C14C"/>
    <w:rsid w:val="3838FDB9"/>
    <w:rsid w:val="3846C6C9"/>
    <w:rsid w:val="3849FE9C"/>
    <w:rsid w:val="3850529A"/>
    <w:rsid w:val="38522112"/>
    <w:rsid w:val="3877B6C0"/>
    <w:rsid w:val="38780603"/>
    <w:rsid w:val="38A4642D"/>
    <w:rsid w:val="38B9B79B"/>
    <w:rsid w:val="38C2739E"/>
    <w:rsid w:val="38D9A9ED"/>
    <w:rsid w:val="38D9DAF4"/>
    <w:rsid w:val="38F24D60"/>
    <w:rsid w:val="38F36595"/>
    <w:rsid w:val="38FAF8C9"/>
    <w:rsid w:val="39014FFE"/>
    <w:rsid w:val="391323E3"/>
    <w:rsid w:val="39132840"/>
    <w:rsid w:val="39170345"/>
    <w:rsid w:val="3930BF57"/>
    <w:rsid w:val="395F5070"/>
    <w:rsid w:val="396D99B2"/>
    <w:rsid w:val="397EE61A"/>
    <w:rsid w:val="39855E2D"/>
    <w:rsid w:val="399A5EEB"/>
    <w:rsid w:val="399B5C68"/>
    <w:rsid w:val="39A36046"/>
    <w:rsid w:val="39A45817"/>
    <w:rsid w:val="39AAFACF"/>
    <w:rsid w:val="39B1E33B"/>
    <w:rsid w:val="39BCF974"/>
    <w:rsid w:val="39C19601"/>
    <w:rsid w:val="39C80ABB"/>
    <w:rsid w:val="39CA0947"/>
    <w:rsid w:val="39D28BFB"/>
    <w:rsid w:val="39DA64BC"/>
    <w:rsid w:val="39DB20A7"/>
    <w:rsid w:val="39DF5DB0"/>
    <w:rsid w:val="39E936EC"/>
    <w:rsid w:val="39EBAA5C"/>
    <w:rsid w:val="39F2F0FB"/>
    <w:rsid w:val="39F32EA3"/>
    <w:rsid w:val="39F417F6"/>
    <w:rsid w:val="39FAED34"/>
    <w:rsid w:val="39FE2D2E"/>
    <w:rsid w:val="3A0169EB"/>
    <w:rsid w:val="3A053799"/>
    <w:rsid w:val="3A0982B2"/>
    <w:rsid w:val="3A1BF8EA"/>
    <w:rsid w:val="3A1EE890"/>
    <w:rsid w:val="3A2C02BF"/>
    <w:rsid w:val="3A30ED6A"/>
    <w:rsid w:val="3A38A172"/>
    <w:rsid w:val="3A4B5B76"/>
    <w:rsid w:val="3A5B90A8"/>
    <w:rsid w:val="3A7286DC"/>
    <w:rsid w:val="3A75976C"/>
    <w:rsid w:val="3A79C713"/>
    <w:rsid w:val="3A7B921B"/>
    <w:rsid w:val="3A7F384C"/>
    <w:rsid w:val="3A87B82D"/>
    <w:rsid w:val="3A919C89"/>
    <w:rsid w:val="3ACC286C"/>
    <w:rsid w:val="3ACC8FB8"/>
    <w:rsid w:val="3AD4007E"/>
    <w:rsid w:val="3AE80C1A"/>
    <w:rsid w:val="3B1F977B"/>
    <w:rsid w:val="3B4A0ECA"/>
    <w:rsid w:val="3B5295F1"/>
    <w:rsid w:val="3B5F2B9F"/>
    <w:rsid w:val="3B61B627"/>
    <w:rsid w:val="3B7280A2"/>
    <w:rsid w:val="3B76351D"/>
    <w:rsid w:val="3B784776"/>
    <w:rsid w:val="3B8D7289"/>
    <w:rsid w:val="3B924782"/>
    <w:rsid w:val="3B96517A"/>
    <w:rsid w:val="3B9FB0F5"/>
    <w:rsid w:val="3BA0321D"/>
    <w:rsid w:val="3BA20A9F"/>
    <w:rsid w:val="3BBB84B6"/>
    <w:rsid w:val="3BBE75BA"/>
    <w:rsid w:val="3BCA98B9"/>
    <w:rsid w:val="3BE0C5C1"/>
    <w:rsid w:val="3BE5669A"/>
    <w:rsid w:val="3BEF33D5"/>
    <w:rsid w:val="3BF3EAEA"/>
    <w:rsid w:val="3BFAF661"/>
    <w:rsid w:val="3BFE0FA9"/>
    <w:rsid w:val="3C02B646"/>
    <w:rsid w:val="3C16C6C0"/>
    <w:rsid w:val="3C4CDD1C"/>
    <w:rsid w:val="3C641D94"/>
    <w:rsid w:val="3C67B379"/>
    <w:rsid w:val="3C69642C"/>
    <w:rsid w:val="3C7B7400"/>
    <w:rsid w:val="3C7DAD97"/>
    <w:rsid w:val="3C7DE34A"/>
    <w:rsid w:val="3C831497"/>
    <w:rsid w:val="3C881EF1"/>
    <w:rsid w:val="3C8D590D"/>
    <w:rsid w:val="3C8EA89C"/>
    <w:rsid w:val="3C9225A6"/>
    <w:rsid w:val="3CB64F3C"/>
    <w:rsid w:val="3CBD2139"/>
    <w:rsid w:val="3CE42EB1"/>
    <w:rsid w:val="3CE8D2CE"/>
    <w:rsid w:val="3CF0DEB2"/>
    <w:rsid w:val="3D0CA6AB"/>
    <w:rsid w:val="3D24249F"/>
    <w:rsid w:val="3D26179F"/>
    <w:rsid w:val="3D369A0B"/>
    <w:rsid w:val="3D378505"/>
    <w:rsid w:val="3D38C927"/>
    <w:rsid w:val="3D5067E3"/>
    <w:rsid w:val="3D57FD6F"/>
    <w:rsid w:val="3D65AFC7"/>
    <w:rsid w:val="3D763D2E"/>
    <w:rsid w:val="3D7A090D"/>
    <w:rsid w:val="3D809F83"/>
    <w:rsid w:val="3D8EEFE2"/>
    <w:rsid w:val="3DB02C8B"/>
    <w:rsid w:val="3DB0603E"/>
    <w:rsid w:val="3DD71665"/>
    <w:rsid w:val="3DD92138"/>
    <w:rsid w:val="3DDD11E2"/>
    <w:rsid w:val="3E075FE2"/>
    <w:rsid w:val="3E13D4DD"/>
    <w:rsid w:val="3E314E33"/>
    <w:rsid w:val="3E348403"/>
    <w:rsid w:val="3E355D98"/>
    <w:rsid w:val="3E398DC7"/>
    <w:rsid w:val="3E467908"/>
    <w:rsid w:val="3E49D2F6"/>
    <w:rsid w:val="3E575146"/>
    <w:rsid w:val="3E618866"/>
    <w:rsid w:val="3E742253"/>
    <w:rsid w:val="3E7F0787"/>
    <w:rsid w:val="3E9B2441"/>
    <w:rsid w:val="3E9FEC79"/>
    <w:rsid w:val="3EA63E49"/>
    <w:rsid w:val="3EC41CF4"/>
    <w:rsid w:val="3EC9BCA1"/>
    <w:rsid w:val="3ED810DA"/>
    <w:rsid w:val="3EF19DDE"/>
    <w:rsid w:val="3EF45EFD"/>
    <w:rsid w:val="3F0084D0"/>
    <w:rsid w:val="3F04D4C2"/>
    <w:rsid w:val="3F050760"/>
    <w:rsid w:val="3F1380A1"/>
    <w:rsid w:val="3F253926"/>
    <w:rsid w:val="3F341DF7"/>
    <w:rsid w:val="3F5C4885"/>
    <w:rsid w:val="3F656698"/>
    <w:rsid w:val="3F6E2185"/>
    <w:rsid w:val="3F6E4636"/>
    <w:rsid w:val="3F97B2A1"/>
    <w:rsid w:val="3F995696"/>
    <w:rsid w:val="3FA2E191"/>
    <w:rsid w:val="3FD91725"/>
    <w:rsid w:val="3FEBA386"/>
    <w:rsid w:val="3FF5AEDF"/>
    <w:rsid w:val="3FF6BFBF"/>
    <w:rsid w:val="3FF85A19"/>
    <w:rsid w:val="3FF8D5E7"/>
    <w:rsid w:val="400333A9"/>
    <w:rsid w:val="400538FB"/>
    <w:rsid w:val="400EAD6D"/>
    <w:rsid w:val="40103351"/>
    <w:rsid w:val="40202396"/>
    <w:rsid w:val="403798D0"/>
    <w:rsid w:val="40467E18"/>
    <w:rsid w:val="4056E2C6"/>
    <w:rsid w:val="406E3ACD"/>
    <w:rsid w:val="40AD26CF"/>
    <w:rsid w:val="40AD8C15"/>
    <w:rsid w:val="40C690A4"/>
    <w:rsid w:val="40E5488E"/>
    <w:rsid w:val="40E7AC07"/>
    <w:rsid w:val="40FD0FF6"/>
    <w:rsid w:val="4109AE7E"/>
    <w:rsid w:val="410DE625"/>
    <w:rsid w:val="411406A4"/>
    <w:rsid w:val="4131DB1F"/>
    <w:rsid w:val="41338758"/>
    <w:rsid w:val="4149CAEE"/>
    <w:rsid w:val="41500ECB"/>
    <w:rsid w:val="41571A4E"/>
    <w:rsid w:val="415952AF"/>
    <w:rsid w:val="41637EC6"/>
    <w:rsid w:val="4179A9E5"/>
    <w:rsid w:val="418C2F15"/>
    <w:rsid w:val="419EA054"/>
    <w:rsid w:val="41A0CEAF"/>
    <w:rsid w:val="41A2859A"/>
    <w:rsid w:val="41A6273B"/>
    <w:rsid w:val="41A8FB62"/>
    <w:rsid w:val="41A91803"/>
    <w:rsid w:val="41C1E1C9"/>
    <w:rsid w:val="41D0D28D"/>
    <w:rsid w:val="41F449E3"/>
    <w:rsid w:val="41F51981"/>
    <w:rsid w:val="421A8AC9"/>
    <w:rsid w:val="42348D9A"/>
    <w:rsid w:val="423811E1"/>
    <w:rsid w:val="4248F730"/>
    <w:rsid w:val="424931BC"/>
    <w:rsid w:val="424A0E69"/>
    <w:rsid w:val="424D203A"/>
    <w:rsid w:val="425E0DD6"/>
    <w:rsid w:val="425E643B"/>
    <w:rsid w:val="426079A7"/>
    <w:rsid w:val="427954C2"/>
    <w:rsid w:val="428B64FD"/>
    <w:rsid w:val="4296C65B"/>
    <w:rsid w:val="42AADE9B"/>
    <w:rsid w:val="42AC31D5"/>
    <w:rsid w:val="42BFAC90"/>
    <w:rsid w:val="42C46210"/>
    <w:rsid w:val="42D75A36"/>
    <w:rsid w:val="42DDEFF9"/>
    <w:rsid w:val="42DFCB06"/>
    <w:rsid w:val="42E74605"/>
    <w:rsid w:val="42ECC520"/>
    <w:rsid w:val="42EFFFC9"/>
    <w:rsid w:val="42FE7DAD"/>
    <w:rsid w:val="4306E91E"/>
    <w:rsid w:val="43106EF2"/>
    <w:rsid w:val="4311BEA1"/>
    <w:rsid w:val="432B7AF5"/>
    <w:rsid w:val="433AA290"/>
    <w:rsid w:val="4340FEA8"/>
    <w:rsid w:val="43462A77"/>
    <w:rsid w:val="43524FAA"/>
    <w:rsid w:val="435A57A8"/>
    <w:rsid w:val="435A791B"/>
    <w:rsid w:val="43627997"/>
    <w:rsid w:val="436344AA"/>
    <w:rsid w:val="43659DD6"/>
    <w:rsid w:val="436BF2A9"/>
    <w:rsid w:val="436F2492"/>
    <w:rsid w:val="437D4032"/>
    <w:rsid w:val="4382D582"/>
    <w:rsid w:val="43921BF6"/>
    <w:rsid w:val="4394CC31"/>
    <w:rsid w:val="43992C46"/>
    <w:rsid w:val="43ACB26B"/>
    <w:rsid w:val="43CA50A7"/>
    <w:rsid w:val="43CC6A5E"/>
    <w:rsid w:val="43E08B46"/>
    <w:rsid w:val="43E65B7C"/>
    <w:rsid w:val="43ECD3C5"/>
    <w:rsid w:val="43FF6109"/>
    <w:rsid w:val="4403D3F7"/>
    <w:rsid w:val="4410B0C3"/>
    <w:rsid w:val="441FB960"/>
    <w:rsid w:val="44230358"/>
    <w:rsid w:val="442D1C91"/>
    <w:rsid w:val="4456AABA"/>
    <w:rsid w:val="44618D2C"/>
    <w:rsid w:val="4464014D"/>
    <w:rsid w:val="4469FF6C"/>
    <w:rsid w:val="446E46D6"/>
    <w:rsid w:val="44757EF9"/>
    <w:rsid w:val="447D8039"/>
    <w:rsid w:val="449693B4"/>
    <w:rsid w:val="44A9265D"/>
    <w:rsid w:val="44AC3F53"/>
    <w:rsid w:val="44C06AC1"/>
    <w:rsid w:val="44C8B32D"/>
    <w:rsid w:val="44CFE41D"/>
    <w:rsid w:val="4500E411"/>
    <w:rsid w:val="45126947"/>
    <w:rsid w:val="45157CB1"/>
    <w:rsid w:val="4515E24A"/>
    <w:rsid w:val="452B1FA9"/>
    <w:rsid w:val="454E2708"/>
    <w:rsid w:val="45531D20"/>
    <w:rsid w:val="45531E68"/>
    <w:rsid w:val="455872E2"/>
    <w:rsid w:val="457DD20B"/>
    <w:rsid w:val="458CB4E4"/>
    <w:rsid w:val="458F2B63"/>
    <w:rsid w:val="45A66690"/>
    <w:rsid w:val="45BBA575"/>
    <w:rsid w:val="45BDDB20"/>
    <w:rsid w:val="45DB1BF2"/>
    <w:rsid w:val="45E2DF1D"/>
    <w:rsid w:val="45EC1824"/>
    <w:rsid w:val="460C54E1"/>
    <w:rsid w:val="46115330"/>
    <w:rsid w:val="461BD6B0"/>
    <w:rsid w:val="4630BBA8"/>
    <w:rsid w:val="4636BFC2"/>
    <w:rsid w:val="46554860"/>
    <w:rsid w:val="465AE65C"/>
    <w:rsid w:val="46789F6A"/>
    <w:rsid w:val="468404C9"/>
    <w:rsid w:val="4687BAF5"/>
    <w:rsid w:val="468F1B9B"/>
    <w:rsid w:val="4690884C"/>
    <w:rsid w:val="469C1062"/>
    <w:rsid w:val="46B2B4A6"/>
    <w:rsid w:val="46D5CFE3"/>
    <w:rsid w:val="46D81557"/>
    <w:rsid w:val="46DDAAB7"/>
    <w:rsid w:val="46E1C5F8"/>
    <w:rsid w:val="46E6CD98"/>
    <w:rsid w:val="46EADA3E"/>
    <w:rsid w:val="46F3CD0B"/>
    <w:rsid w:val="4705675D"/>
    <w:rsid w:val="4708EE22"/>
    <w:rsid w:val="470B8304"/>
    <w:rsid w:val="47119D6F"/>
    <w:rsid w:val="471E924A"/>
    <w:rsid w:val="4725F77A"/>
    <w:rsid w:val="472B7D4B"/>
    <w:rsid w:val="4746B35E"/>
    <w:rsid w:val="4764B352"/>
    <w:rsid w:val="4771CE1D"/>
    <w:rsid w:val="47725AE3"/>
    <w:rsid w:val="477B1832"/>
    <w:rsid w:val="478CAFD2"/>
    <w:rsid w:val="4799058D"/>
    <w:rsid w:val="47A15A61"/>
    <w:rsid w:val="47A301EF"/>
    <w:rsid w:val="47C67D87"/>
    <w:rsid w:val="47D81910"/>
    <w:rsid w:val="47DC5107"/>
    <w:rsid w:val="47DD4FA4"/>
    <w:rsid w:val="47EE1968"/>
    <w:rsid w:val="4805CCE0"/>
    <w:rsid w:val="480FB413"/>
    <w:rsid w:val="4822032A"/>
    <w:rsid w:val="482DC8CB"/>
    <w:rsid w:val="4833C26E"/>
    <w:rsid w:val="48358590"/>
    <w:rsid w:val="48426489"/>
    <w:rsid w:val="4843FA91"/>
    <w:rsid w:val="484987CF"/>
    <w:rsid w:val="48514C2F"/>
    <w:rsid w:val="48535DFF"/>
    <w:rsid w:val="485394F2"/>
    <w:rsid w:val="48571F35"/>
    <w:rsid w:val="486C50C5"/>
    <w:rsid w:val="48820198"/>
    <w:rsid w:val="48A6354C"/>
    <w:rsid w:val="48C6A879"/>
    <w:rsid w:val="48D1FCDB"/>
    <w:rsid w:val="48D9EA0A"/>
    <w:rsid w:val="48DD33D7"/>
    <w:rsid w:val="48E06718"/>
    <w:rsid w:val="48E82FFB"/>
    <w:rsid w:val="48ED1577"/>
    <w:rsid w:val="48ED6098"/>
    <w:rsid w:val="48F86031"/>
    <w:rsid w:val="48F877DE"/>
    <w:rsid w:val="48FB0E3E"/>
    <w:rsid w:val="4900C351"/>
    <w:rsid w:val="4901F426"/>
    <w:rsid w:val="4918A90B"/>
    <w:rsid w:val="4919091E"/>
    <w:rsid w:val="491B358E"/>
    <w:rsid w:val="4924ADD4"/>
    <w:rsid w:val="493111E6"/>
    <w:rsid w:val="49459EF5"/>
    <w:rsid w:val="4946B043"/>
    <w:rsid w:val="495569FC"/>
    <w:rsid w:val="495954A3"/>
    <w:rsid w:val="496DDEC2"/>
    <w:rsid w:val="4978124B"/>
    <w:rsid w:val="4978EC06"/>
    <w:rsid w:val="49840706"/>
    <w:rsid w:val="49A02E69"/>
    <w:rsid w:val="49A98AD6"/>
    <w:rsid w:val="49ACE2CC"/>
    <w:rsid w:val="49B06EA8"/>
    <w:rsid w:val="49B861F0"/>
    <w:rsid w:val="49BA0A6C"/>
    <w:rsid w:val="49C2C7F0"/>
    <w:rsid w:val="49C86FBA"/>
    <w:rsid w:val="49D03D45"/>
    <w:rsid w:val="49D8447E"/>
    <w:rsid w:val="49EE4A3C"/>
    <w:rsid w:val="49F017DF"/>
    <w:rsid w:val="49F02DEE"/>
    <w:rsid w:val="4A03EBBD"/>
    <w:rsid w:val="4A0D075C"/>
    <w:rsid w:val="4A0DE0EB"/>
    <w:rsid w:val="4A116DC4"/>
    <w:rsid w:val="4A1283C8"/>
    <w:rsid w:val="4A13E6EB"/>
    <w:rsid w:val="4A1687F3"/>
    <w:rsid w:val="4A283F45"/>
    <w:rsid w:val="4A332B33"/>
    <w:rsid w:val="4A383926"/>
    <w:rsid w:val="4A41BC6D"/>
    <w:rsid w:val="4A4323C6"/>
    <w:rsid w:val="4A433E3D"/>
    <w:rsid w:val="4A4D867E"/>
    <w:rsid w:val="4A50AB18"/>
    <w:rsid w:val="4A520364"/>
    <w:rsid w:val="4A53F5ED"/>
    <w:rsid w:val="4A623C86"/>
    <w:rsid w:val="4A731456"/>
    <w:rsid w:val="4A877DBB"/>
    <w:rsid w:val="4A8BDEC2"/>
    <w:rsid w:val="4ACA0462"/>
    <w:rsid w:val="4AE8BCD5"/>
    <w:rsid w:val="4B028A60"/>
    <w:rsid w:val="4B042CCB"/>
    <w:rsid w:val="4B20A6D2"/>
    <w:rsid w:val="4B215931"/>
    <w:rsid w:val="4B605550"/>
    <w:rsid w:val="4B68C40F"/>
    <w:rsid w:val="4B6C0DA6"/>
    <w:rsid w:val="4B6EB62B"/>
    <w:rsid w:val="4B709977"/>
    <w:rsid w:val="4B88201A"/>
    <w:rsid w:val="4B925334"/>
    <w:rsid w:val="4B931943"/>
    <w:rsid w:val="4BC19607"/>
    <w:rsid w:val="4BD197D7"/>
    <w:rsid w:val="4BDEF427"/>
    <w:rsid w:val="4BDF9FDC"/>
    <w:rsid w:val="4BE18370"/>
    <w:rsid w:val="4BF0EBB2"/>
    <w:rsid w:val="4BF1E24B"/>
    <w:rsid w:val="4BFD8C87"/>
    <w:rsid w:val="4BFF3ED1"/>
    <w:rsid w:val="4C0083F5"/>
    <w:rsid w:val="4C07AE4C"/>
    <w:rsid w:val="4C1B265A"/>
    <w:rsid w:val="4C1C07A4"/>
    <w:rsid w:val="4C39EC4B"/>
    <w:rsid w:val="4C4BCCD9"/>
    <w:rsid w:val="4C7AF6A6"/>
    <w:rsid w:val="4C7C8405"/>
    <w:rsid w:val="4C8075AC"/>
    <w:rsid w:val="4C8951E0"/>
    <w:rsid w:val="4C97B9A0"/>
    <w:rsid w:val="4C99308F"/>
    <w:rsid w:val="4C9EB1D1"/>
    <w:rsid w:val="4CA6DD8E"/>
    <w:rsid w:val="4CACB01B"/>
    <w:rsid w:val="4CB5F72B"/>
    <w:rsid w:val="4CD63D11"/>
    <w:rsid w:val="4CE7A8F7"/>
    <w:rsid w:val="4CFC2715"/>
    <w:rsid w:val="4D0D6750"/>
    <w:rsid w:val="4D20996D"/>
    <w:rsid w:val="4D2FAAAD"/>
    <w:rsid w:val="4D3315AE"/>
    <w:rsid w:val="4D36F40B"/>
    <w:rsid w:val="4D4687EE"/>
    <w:rsid w:val="4D68C9AC"/>
    <w:rsid w:val="4D6BE517"/>
    <w:rsid w:val="4D6BE7B9"/>
    <w:rsid w:val="4D6CBF6A"/>
    <w:rsid w:val="4D70CD67"/>
    <w:rsid w:val="4D70ECC9"/>
    <w:rsid w:val="4D73704F"/>
    <w:rsid w:val="4D82EE7C"/>
    <w:rsid w:val="4D9C3B09"/>
    <w:rsid w:val="4DC180BA"/>
    <w:rsid w:val="4DC82155"/>
    <w:rsid w:val="4DD6F682"/>
    <w:rsid w:val="4DE7F5CE"/>
    <w:rsid w:val="4DFB9BFB"/>
    <w:rsid w:val="4E1187FA"/>
    <w:rsid w:val="4E17BE50"/>
    <w:rsid w:val="4E35018D"/>
    <w:rsid w:val="4E4EAA9C"/>
    <w:rsid w:val="4E4F8B94"/>
    <w:rsid w:val="4E50DDAA"/>
    <w:rsid w:val="4E6EEB08"/>
    <w:rsid w:val="4E6F4B9D"/>
    <w:rsid w:val="4E8050A4"/>
    <w:rsid w:val="4E80FF0F"/>
    <w:rsid w:val="4E8D88AC"/>
    <w:rsid w:val="4E925931"/>
    <w:rsid w:val="4E949797"/>
    <w:rsid w:val="4E95370D"/>
    <w:rsid w:val="4EBA4A4A"/>
    <w:rsid w:val="4EC34E96"/>
    <w:rsid w:val="4EC3EABE"/>
    <w:rsid w:val="4ECFA34C"/>
    <w:rsid w:val="4EDD0DAF"/>
    <w:rsid w:val="4EDDAA1C"/>
    <w:rsid w:val="4EE39AA4"/>
    <w:rsid w:val="4EF07B10"/>
    <w:rsid w:val="4EF911A0"/>
    <w:rsid w:val="4EFCFBCE"/>
    <w:rsid w:val="4EFDC039"/>
    <w:rsid w:val="4F043295"/>
    <w:rsid w:val="4F05E84A"/>
    <w:rsid w:val="4F0B0DE8"/>
    <w:rsid w:val="4F12314C"/>
    <w:rsid w:val="4F21B366"/>
    <w:rsid w:val="4F3773A4"/>
    <w:rsid w:val="4F392F5D"/>
    <w:rsid w:val="4F4E0B9E"/>
    <w:rsid w:val="4F4E2E63"/>
    <w:rsid w:val="4F50919B"/>
    <w:rsid w:val="4F58F778"/>
    <w:rsid w:val="4F63A72B"/>
    <w:rsid w:val="4F63BEE5"/>
    <w:rsid w:val="4F6E6DF7"/>
    <w:rsid w:val="4F7352A8"/>
    <w:rsid w:val="4F738DA9"/>
    <w:rsid w:val="4F7680CD"/>
    <w:rsid w:val="4F882A07"/>
    <w:rsid w:val="4F934931"/>
    <w:rsid w:val="4FA0F857"/>
    <w:rsid w:val="4FA44999"/>
    <w:rsid w:val="4FA68537"/>
    <w:rsid w:val="4FA6D5DC"/>
    <w:rsid w:val="4FB1FDC1"/>
    <w:rsid w:val="4FD9D5C6"/>
    <w:rsid w:val="4FE73059"/>
    <w:rsid w:val="4FF3D5A3"/>
    <w:rsid w:val="501574DE"/>
    <w:rsid w:val="501623E9"/>
    <w:rsid w:val="5028EB99"/>
    <w:rsid w:val="504C431E"/>
    <w:rsid w:val="5052EB2C"/>
    <w:rsid w:val="505FC648"/>
    <w:rsid w:val="50779442"/>
    <w:rsid w:val="507B2520"/>
    <w:rsid w:val="508DBF4B"/>
    <w:rsid w:val="5099258E"/>
    <w:rsid w:val="50B0F417"/>
    <w:rsid w:val="50C47F9A"/>
    <w:rsid w:val="50D5A7FB"/>
    <w:rsid w:val="50F56F4F"/>
    <w:rsid w:val="51087885"/>
    <w:rsid w:val="511521BA"/>
    <w:rsid w:val="5122602E"/>
    <w:rsid w:val="512F78F0"/>
    <w:rsid w:val="5131373F"/>
    <w:rsid w:val="51334638"/>
    <w:rsid w:val="51372E2B"/>
    <w:rsid w:val="51409286"/>
    <w:rsid w:val="514C6A19"/>
    <w:rsid w:val="51793DE9"/>
    <w:rsid w:val="518ADB23"/>
    <w:rsid w:val="518CFFE0"/>
    <w:rsid w:val="519891E9"/>
    <w:rsid w:val="51AA2D95"/>
    <w:rsid w:val="51B47AC0"/>
    <w:rsid w:val="51BFF9BD"/>
    <w:rsid w:val="51C9EDD2"/>
    <w:rsid w:val="51CA0168"/>
    <w:rsid w:val="51CB9A6E"/>
    <w:rsid w:val="51CF73F0"/>
    <w:rsid w:val="51D29760"/>
    <w:rsid w:val="51E63ADF"/>
    <w:rsid w:val="51E7C687"/>
    <w:rsid w:val="51F4EED2"/>
    <w:rsid w:val="51F8A62A"/>
    <w:rsid w:val="52080C1F"/>
    <w:rsid w:val="52140A9B"/>
    <w:rsid w:val="521F9A56"/>
    <w:rsid w:val="521FE5EE"/>
    <w:rsid w:val="52289E25"/>
    <w:rsid w:val="524B6E99"/>
    <w:rsid w:val="526C47DA"/>
    <w:rsid w:val="528523D1"/>
    <w:rsid w:val="5297452D"/>
    <w:rsid w:val="529B0ED0"/>
    <w:rsid w:val="52A4EB8C"/>
    <w:rsid w:val="52B9CDED"/>
    <w:rsid w:val="52C09D4E"/>
    <w:rsid w:val="52C3F31B"/>
    <w:rsid w:val="52C8191E"/>
    <w:rsid w:val="52CDF857"/>
    <w:rsid w:val="52CF121D"/>
    <w:rsid w:val="52D633E6"/>
    <w:rsid w:val="52E6744A"/>
    <w:rsid w:val="52EAF4DB"/>
    <w:rsid w:val="52FE0C59"/>
    <w:rsid w:val="5312493B"/>
    <w:rsid w:val="531A8CD5"/>
    <w:rsid w:val="53214FD8"/>
    <w:rsid w:val="5340C527"/>
    <w:rsid w:val="534D00A1"/>
    <w:rsid w:val="535244A8"/>
    <w:rsid w:val="535AB3E1"/>
    <w:rsid w:val="535FC1CE"/>
    <w:rsid w:val="53733315"/>
    <w:rsid w:val="53741846"/>
    <w:rsid w:val="538E20CF"/>
    <w:rsid w:val="538E7C5E"/>
    <w:rsid w:val="5398ABA8"/>
    <w:rsid w:val="53A819A5"/>
    <w:rsid w:val="53A9E17A"/>
    <w:rsid w:val="53B631ED"/>
    <w:rsid w:val="53B76D43"/>
    <w:rsid w:val="53BE2BBD"/>
    <w:rsid w:val="53E3EF08"/>
    <w:rsid w:val="53EA46ED"/>
    <w:rsid w:val="540A9E89"/>
    <w:rsid w:val="5426E5A3"/>
    <w:rsid w:val="542B9606"/>
    <w:rsid w:val="543A4F16"/>
    <w:rsid w:val="543EF4D2"/>
    <w:rsid w:val="5441FD2D"/>
    <w:rsid w:val="5447AFEC"/>
    <w:rsid w:val="544DE2CB"/>
    <w:rsid w:val="5452A1FB"/>
    <w:rsid w:val="545AE809"/>
    <w:rsid w:val="54739725"/>
    <w:rsid w:val="547C9F11"/>
    <w:rsid w:val="54900AE8"/>
    <w:rsid w:val="5494D2F3"/>
    <w:rsid w:val="5495152B"/>
    <w:rsid w:val="549F3FCB"/>
    <w:rsid w:val="54A74E89"/>
    <w:rsid w:val="54A83C3A"/>
    <w:rsid w:val="54B403D1"/>
    <w:rsid w:val="54B5D00B"/>
    <w:rsid w:val="54CAD0D9"/>
    <w:rsid w:val="54D41D57"/>
    <w:rsid w:val="54DA08F1"/>
    <w:rsid w:val="54DEC904"/>
    <w:rsid w:val="54E03546"/>
    <w:rsid w:val="55077EC6"/>
    <w:rsid w:val="550D4BFB"/>
    <w:rsid w:val="550EBAB2"/>
    <w:rsid w:val="55353E48"/>
    <w:rsid w:val="554390DC"/>
    <w:rsid w:val="554FA586"/>
    <w:rsid w:val="5552DCD4"/>
    <w:rsid w:val="555605C9"/>
    <w:rsid w:val="555B58D0"/>
    <w:rsid w:val="5564305E"/>
    <w:rsid w:val="5568B765"/>
    <w:rsid w:val="55961C30"/>
    <w:rsid w:val="55A46ECD"/>
    <w:rsid w:val="55B48431"/>
    <w:rsid w:val="55BEDAE6"/>
    <w:rsid w:val="55CC0BEC"/>
    <w:rsid w:val="55CDE9C4"/>
    <w:rsid w:val="55D5ADF0"/>
    <w:rsid w:val="55D8C310"/>
    <w:rsid w:val="55DC4EE5"/>
    <w:rsid w:val="5604B2FD"/>
    <w:rsid w:val="561651FC"/>
    <w:rsid w:val="5633CC41"/>
    <w:rsid w:val="563F5B46"/>
    <w:rsid w:val="56400FA7"/>
    <w:rsid w:val="56545350"/>
    <w:rsid w:val="565C584E"/>
    <w:rsid w:val="56614E26"/>
    <w:rsid w:val="56645374"/>
    <w:rsid w:val="56646EC7"/>
    <w:rsid w:val="56748907"/>
    <w:rsid w:val="56831C3C"/>
    <w:rsid w:val="56993B79"/>
    <w:rsid w:val="56A30704"/>
    <w:rsid w:val="56A40F03"/>
    <w:rsid w:val="56D18CE6"/>
    <w:rsid w:val="56D58E77"/>
    <w:rsid w:val="56D72E6A"/>
    <w:rsid w:val="5706C702"/>
    <w:rsid w:val="570C132B"/>
    <w:rsid w:val="570FB529"/>
    <w:rsid w:val="571B0F22"/>
    <w:rsid w:val="57235C7A"/>
    <w:rsid w:val="5732D410"/>
    <w:rsid w:val="5747E225"/>
    <w:rsid w:val="574D1471"/>
    <w:rsid w:val="57518BE6"/>
    <w:rsid w:val="5753B616"/>
    <w:rsid w:val="576132E6"/>
    <w:rsid w:val="576D593D"/>
    <w:rsid w:val="57769AA3"/>
    <w:rsid w:val="577B938D"/>
    <w:rsid w:val="578C0C3E"/>
    <w:rsid w:val="57AD1D34"/>
    <w:rsid w:val="57BCE80C"/>
    <w:rsid w:val="57C20A70"/>
    <w:rsid w:val="57C8DD5E"/>
    <w:rsid w:val="57CA052F"/>
    <w:rsid w:val="57EC4699"/>
    <w:rsid w:val="57F13B40"/>
    <w:rsid w:val="57F8DCA3"/>
    <w:rsid w:val="58045807"/>
    <w:rsid w:val="580865E8"/>
    <w:rsid w:val="5822CFA8"/>
    <w:rsid w:val="5834B9C7"/>
    <w:rsid w:val="5846A452"/>
    <w:rsid w:val="584AFCDB"/>
    <w:rsid w:val="584B96D0"/>
    <w:rsid w:val="585E9A0C"/>
    <w:rsid w:val="5863DFE0"/>
    <w:rsid w:val="58700A82"/>
    <w:rsid w:val="587B311A"/>
    <w:rsid w:val="587EC29D"/>
    <w:rsid w:val="58874648"/>
    <w:rsid w:val="589BD120"/>
    <w:rsid w:val="58A0856A"/>
    <w:rsid w:val="58ABCF77"/>
    <w:rsid w:val="58B11C59"/>
    <w:rsid w:val="58B8CAF1"/>
    <w:rsid w:val="58D25863"/>
    <w:rsid w:val="58D96A8A"/>
    <w:rsid w:val="58DE3D90"/>
    <w:rsid w:val="58EBEB94"/>
    <w:rsid w:val="58F58DB3"/>
    <w:rsid w:val="590A253B"/>
    <w:rsid w:val="590EE467"/>
    <w:rsid w:val="591CA2D1"/>
    <w:rsid w:val="592E343C"/>
    <w:rsid w:val="595823AA"/>
    <w:rsid w:val="595AC51E"/>
    <w:rsid w:val="595FFC81"/>
    <w:rsid w:val="5961BB1E"/>
    <w:rsid w:val="5961DAD3"/>
    <w:rsid w:val="5962D0ED"/>
    <w:rsid w:val="598267F3"/>
    <w:rsid w:val="5982857A"/>
    <w:rsid w:val="598E707D"/>
    <w:rsid w:val="59956146"/>
    <w:rsid w:val="5997BB1F"/>
    <w:rsid w:val="59B42A04"/>
    <w:rsid w:val="59B5D9D5"/>
    <w:rsid w:val="59C64A1E"/>
    <w:rsid w:val="59E06AD2"/>
    <w:rsid w:val="59E64694"/>
    <w:rsid w:val="59ED134C"/>
    <w:rsid w:val="5A001EB0"/>
    <w:rsid w:val="5A089D92"/>
    <w:rsid w:val="5A222BA6"/>
    <w:rsid w:val="5A4D5257"/>
    <w:rsid w:val="5A4DA557"/>
    <w:rsid w:val="5A613AD4"/>
    <w:rsid w:val="5A62C29A"/>
    <w:rsid w:val="5A699F41"/>
    <w:rsid w:val="5A8B9D0F"/>
    <w:rsid w:val="5A8EC528"/>
    <w:rsid w:val="5A907D88"/>
    <w:rsid w:val="5A9C395F"/>
    <w:rsid w:val="5A9CEC44"/>
    <w:rsid w:val="5AA0FE8C"/>
    <w:rsid w:val="5ABA1458"/>
    <w:rsid w:val="5AD86B80"/>
    <w:rsid w:val="5AEC979B"/>
    <w:rsid w:val="5B013EAA"/>
    <w:rsid w:val="5B21C933"/>
    <w:rsid w:val="5B26AD2F"/>
    <w:rsid w:val="5B2772FD"/>
    <w:rsid w:val="5B33C731"/>
    <w:rsid w:val="5B54244A"/>
    <w:rsid w:val="5B5EAF16"/>
    <w:rsid w:val="5B605274"/>
    <w:rsid w:val="5B68C04C"/>
    <w:rsid w:val="5B761EE8"/>
    <w:rsid w:val="5B767800"/>
    <w:rsid w:val="5B9721E3"/>
    <w:rsid w:val="5B9D096E"/>
    <w:rsid w:val="5BB9A896"/>
    <w:rsid w:val="5BCB7224"/>
    <w:rsid w:val="5BCBD94E"/>
    <w:rsid w:val="5BCBF93E"/>
    <w:rsid w:val="5BCD24E2"/>
    <w:rsid w:val="5BE68BF1"/>
    <w:rsid w:val="5BEC07ED"/>
    <w:rsid w:val="5BEC3D8C"/>
    <w:rsid w:val="5BFCCE9D"/>
    <w:rsid w:val="5BFFDBDF"/>
    <w:rsid w:val="5C028EE0"/>
    <w:rsid w:val="5C0730C2"/>
    <w:rsid w:val="5C18EF64"/>
    <w:rsid w:val="5C1E9E7A"/>
    <w:rsid w:val="5C22ECDA"/>
    <w:rsid w:val="5C318975"/>
    <w:rsid w:val="5C3247F7"/>
    <w:rsid w:val="5C3D17E9"/>
    <w:rsid w:val="5C3FF252"/>
    <w:rsid w:val="5C43968C"/>
    <w:rsid w:val="5C460093"/>
    <w:rsid w:val="5C4A54C8"/>
    <w:rsid w:val="5C569E8E"/>
    <w:rsid w:val="5C57D312"/>
    <w:rsid w:val="5C66CBF6"/>
    <w:rsid w:val="5C8C861B"/>
    <w:rsid w:val="5C913D61"/>
    <w:rsid w:val="5C9528F7"/>
    <w:rsid w:val="5CA1ABD4"/>
    <w:rsid w:val="5CA603B4"/>
    <w:rsid w:val="5CA9B726"/>
    <w:rsid w:val="5CB30157"/>
    <w:rsid w:val="5CBD4771"/>
    <w:rsid w:val="5CC47B68"/>
    <w:rsid w:val="5CC4A27B"/>
    <w:rsid w:val="5CD1EF13"/>
    <w:rsid w:val="5CE51AD6"/>
    <w:rsid w:val="5CF328D8"/>
    <w:rsid w:val="5CF37FAA"/>
    <w:rsid w:val="5CF3F296"/>
    <w:rsid w:val="5CF5C5EE"/>
    <w:rsid w:val="5D070A8E"/>
    <w:rsid w:val="5D088DE1"/>
    <w:rsid w:val="5D09A343"/>
    <w:rsid w:val="5D0FE010"/>
    <w:rsid w:val="5D145F93"/>
    <w:rsid w:val="5D1CA31B"/>
    <w:rsid w:val="5D2756EB"/>
    <w:rsid w:val="5D27E83B"/>
    <w:rsid w:val="5D31408A"/>
    <w:rsid w:val="5D33E0AB"/>
    <w:rsid w:val="5D396BBD"/>
    <w:rsid w:val="5D3ECE1C"/>
    <w:rsid w:val="5D4E3BE6"/>
    <w:rsid w:val="5D55790F"/>
    <w:rsid w:val="5D59E6E9"/>
    <w:rsid w:val="5D6C4253"/>
    <w:rsid w:val="5D734E81"/>
    <w:rsid w:val="5D74C725"/>
    <w:rsid w:val="5D83404C"/>
    <w:rsid w:val="5D8C7A50"/>
    <w:rsid w:val="5D8F841F"/>
    <w:rsid w:val="5D940D32"/>
    <w:rsid w:val="5D9BB589"/>
    <w:rsid w:val="5D9E9581"/>
    <w:rsid w:val="5DA72B76"/>
    <w:rsid w:val="5DB30F8C"/>
    <w:rsid w:val="5DB70651"/>
    <w:rsid w:val="5DBA67F0"/>
    <w:rsid w:val="5DD68230"/>
    <w:rsid w:val="5DDED378"/>
    <w:rsid w:val="5DE36394"/>
    <w:rsid w:val="5DE4182B"/>
    <w:rsid w:val="5DF241EB"/>
    <w:rsid w:val="5DF28FC6"/>
    <w:rsid w:val="5DFFB9F1"/>
    <w:rsid w:val="5E059646"/>
    <w:rsid w:val="5E088606"/>
    <w:rsid w:val="5E0AD630"/>
    <w:rsid w:val="5E0E2607"/>
    <w:rsid w:val="5E120A4D"/>
    <w:rsid w:val="5E177CC1"/>
    <w:rsid w:val="5E33820F"/>
    <w:rsid w:val="5E4DEDEE"/>
    <w:rsid w:val="5E5682C1"/>
    <w:rsid w:val="5E609E3C"/>
    <w:rsid w:val="5E655206"/>
    <w:rsid w:val="5E66EE12"/>
    <w:rsid w:val="5E7C6837"/>
    <w:rsid w:val="5E8DDEF8"/>
    <w:rsid w:val="5E94AB99"/>
    <w:rsid w:val="5E9B05E4"/>
    <w:rsid w:val="5ECA4837"/>
    <w:rsid w:val="5ED39D75"/>
    <w:rsid w:val="5ED881A2"/>
    <w:rsid w:val="5ED959F1"/>
    <w:rsid w:val="5EF781A5"/>
    <w:rsid w:val="5F1B09F5"/>
    <w:rsid w:val="5F21E114"/>
    <w:rsid w:val="5F288CAB"/>
    <w:rsid w:val="5F36BDEB"/>
    <w:rsid w:val="5F580B67"/>
    <w:rsid w:val="5F58FCEE"/>
    <w:rsid w:val="5F5B1AB0"/>
    <w:rsid w:val="5F5B554B"/>
    <w:rsid w:val="5F670E60"/>
    <w:rsid w:val="5F67BDF7"/>
    <w:rsid w:val="5F8D7A71"/>
    <w:rsid w:val="5F8E37EE"/>
    <w:rsid w:val="5F95F90A"/>
    <w:rsid w:val="5FAFC034"/>
    <w:rsid w:val="5FAFE6AC"/>
    <w:rsid w:val="5FC339D1"/>
    <w:rsid w:val="5FCCF641"/>
    <w:rsid w:val="5FD14D72"/>
    <w:rsid w:val="5FDE5490"/>
    <w:rsid w:val="5FF4DBDC"/>
    <w:rsid w:val="5FFD608F"/>
    <w:rsid w:val="6009D5EC"/>
    <w:rsid w:val="6025CE61"/>
    <w:rsid w:val="6049F9AA"/>
    <w:rsid w:val="60568CC5"/>
    <w:rsid w:val="605B48C8"/>
    <w:rsid w:val="607524FD"/>
    <w:rsid w:val="607A208E"/>
    <w:rsid w:val="607BED2B"/>
    <w:rsid w:val="607DA23A"/>
    <w:rsid w:val="6080678A"/>
    <w:rsid w:val="60860B43"/>
    <w:rsid w:val="6088CDCA"/>
    <w:rsid w:val="60955085"/>
    <w:rsid w:val="6095C79C"/>
    <w:rsid w:val="60AD114E"/>
    <w:rsid w:val="60BEBD24"/>
    <w:rsid w:val="60D6E05C"/>
    <w:rsid w:val="60E5A977"/>
    <w:rsid w:val="60F1C00F"/>
    <w:rsid w:val="60F41A10"/>
    <w:rsid w:val="60FA5390"/>
    <w:rsid w:val="61049350"/>
    <w:rsid w:val="610A3AE0"/>
    <w:rsid w:val="610F29F5"/>
    <w:rsid w:val="611B87C5"/>
    <w:rsid w:val="611F5B9B"/>
    <w:rsid w:val="61241E00"/>
    <w:rsid w:val="612D9B86"/>
    <w:rsid w:val="612E93BA"/>
    <w:rsid w:val="6132664F"/>
    <w:rsid w:val="613C9A8F"/>
    <w:rsid w:val="6146705B"/>
    <w:rsid w:val="6146D9B2"/>
    <w:rsid w:val="61532F1B"/>
    <w:rsid w:val="6159F045"/>
    <w:rsid w:val="615C0BC0"/>
    <w:rsid w:val="615ED044"/>
    <w:rsid w:val="617D384B"/>
    <w:rsid w:val="617F1085"/>
    <w:rsid w:val="61821083"/>
    <w:rsid w:val="6188087A"/>
    <w:rsid w:val="618C7241"/>
    <w:rsid w:val="61956CCA"/>
    <w:rsid w:val="61990FBD"/>
    <w:rsid w:val="61A323AA"/>
    <w:rsid w:val="61A568BE"/>
    <w:rsid w:val="61B316A1"/>
    <w:rsid w:val="61B83EEA"/>
    <w:rsid w:val="61C6385A"/>
    <w:rsid w:val="61C9A568"/>
    <w:rsid w:val="61EB143A"/>
    <w:rsid w:val="61EB2521"/>
    <w:rsid w:val="61EF198C"/>
    <w:rsid w:val="61F11547"/>
    <w:rsid w:val="620ADF4F"/>
    <w:rsid w:val="620B489B"/>
    <w:rsid w:val="6212F2CA"/>
    <w:rsid w:val="62138EC8"/>
    <w:rsid w:val="62157813"/>
    <w:rsid w:val="6216C820"/>
    <w:rsid w:val="6253851A"/>
    <w:rsid w:val="62593760"/>
    <w:rsid w:val="6264AB1E"/>
    <w:rsid w:val="626D74C6"/>
    <w:rsid w:val="62752380"/>
    <w:rsid w:val="627590BD"/>
    <w:rsid w:val="62795142"/>
    <w:rsid w:val="6280F213"/>
    <w:rsid w:val="628BEC7E"/>
    <w:rsid w:val="6290AEC8"/>
    <w:rsid w:val="62936EA9"/>
    <w:rsid w:val="6296E69D"/>
    <w:rsid w:val="6298C033"/>
    <w:rsid w:val="629EBBB9"/>
    <w:rsid w:val="62A4DC56"/>
    <w:rsid w:val="62A8C4D3"/>
    <w:rsid w:val="62AC4F22"/>
    <w:rsid w:val="62B6A666"/>
    <w:rsid w:val="62B903A4"/>
    <w:rsid w:val="62BD99B6"/>
    <w:rsid w:val="62D4BB5E"/>
    <w:rsid w:val="62F285BD"/>
    <w:rsid w:val="62F3D653"/>
    <w:rsid w:val="63161A45"/>
    <w:rsid w:val="63238134"/>
    <w:rsid w:val="632D18D9"/>
    <w:rsid w:val="63313D2B"/>
    <w:rsid w:val="634242BA"/>
    <w:rsid w:val="6347CE70"/>
    <w:rsid w:val="634EA9DE"/>
    <w:rsid w:val="634EBFD7"/>
    <w:rsid w:val="635C1A4F"/>
    <w:rsid w:val="636F5AAB"/>
    <w:rsid w:val="6384ECEE"/>
    <w:rsid w:val="6385B1A5"/>
    <w:rsid w:val="6385F811"/>
    <w:rsid w:val="638A82C6"/>
    <w:rsid w:val="638E4E53"/>
    <w:rsid w:val="639A0028"/>
    <w:rsid w:val="63AB8D7C"/>
    <w:rsid w:val="63B45106"/>
    <w:rsid w:val="63C74B44"/>
    <w:rsid w:val="63DFE850"/>
    <w:rsid w:val="63E5E7E9"/>
    <w:rsid w:val="64079B81"/>
    <w:rsid w:val="6424B274"/>
    <w:rsid w:val="642A3769"/>
    <w:rsid w:val="64513AC8"/>
    <w:rsid w:val="64513B2B"/>
    <w:rsid w:val="645F97F3"/>
    <w:rsid w:val="64736118"/>
    <w:rsid w:val="64765D14"/>
    <w:rsid w:val="64806359"/>
    <w:rsid w:val="6487EF5F"/>
    <w:rsid w:val="64B1C5B3"/>
    <w:rsid w:val="64BB35A7"/>
    <w:rsid w:val="64C2C0AA"/>
    <w:rsid w:val="64CE7E56"/>
    <w:rsid w:val="64D4B177"/>
    <w:rsid w:val="64D75E86"/>
    <w:rsid w:val="64DFBC8F"/>
    <w:rsid w:val="64F530E9"/>
    <w:rsid w:val="64FD7D2B"/>
    <w:rsid w:val="65090C4D"/>
    <w:rsid w:val="651072A1"/>
    <w:rsid w:val="651ED805"/>
    <w:rsid w:val="652A8E9D"/>
    <w:rsid w:val="652C775C"/>
    <w:rsid w:val="6531D45C"/>
    <w:rsid w:val="653A7868"/>
    <w:rsid w:val="654C273E"/>
    <w:rsid w:val="6552FA72"/>
    <w:rsid w:val="6561CC3D"/>
    <w:rsid w:val="6568A26F"/>
    <w:rsid w:val="656F7E5E"/>
    <w:rsid w:val="6572AB69"/>
    <w:rsid w:val="6599D0FD"/>
    <w:rsid w:val="659A3E13"/>
    <w:rsid w:val="65B043DD"/>
    <w:rsid w:val="65B18AA7"/>
    <w:rsid w:val="65C89D21"/>
    <w:rsid w:val="65CDC0CB"/>
    <w:rsid w:val="65F1AF52"/>
    <w:rsid w:val="65F78F23"/>
    <w:rsid w:val="65FE2CBB"/>
    <w:rsid w:val="66099B44"/>
    <w:rsid w:val="662388E6"/>
    <w:rsid w:val="6629D4E4"/>
    <w:rsid w:val="662AE95C"/>
    <w:rsid w:val="662C5A02"/>
    <w:rsid w:val="663A0398"/>
    <w:rsid w:val="6657556C"/>
    <w:rsid w:val="6661ADC8"/>
    <w:rsid w:val="6663F5F8"/>
    <w:rsid w:val="6665D4E1"/>
    <w:rsid w:val="666658B7"/>
    <w:rsid w:val="66A26B9B"/>
    <w:rsid w:val="66AE18D4"/>
    <w:rsid w:val="66C8AC5F"/>
    <w:rsid w:val="66D2970F"/>
    <w:rsid w:val="66D8E466"/>
    <w:rsid w:val="6701809F"/>
    <w:rsid w:val="67129656"/>
    <w:rsid w:val="671E98B3"/>
    <w:rsid w:val="67267204"/>
    <w:rsid w:val="67560A36"/>
    <w:rsid w:val="67656115"/>
    <w:rsid w:val="6776BB79"/>
    <w:rsid w:val="6777BF62"/>
    <w:rsid w:val="67846EAC"/>
    <w:rsid w:val="678C5676"/>
    <w:rsid w:val="679023C0"/>
    <w:rsid w:val="6792170D"/>
    <w:rsid w:val="679C895A"/>
    <w:rsid w:val="67A88C1F"/>
    <w:rsid w:val="67AB01DA"/>
    <w:rsid w:val="67B9E4ED"/>
    <w:rsid w:val="67D6D38C"/>
    <w:rsid w:val="67DB2E60"/>
    <w:rsid w:val="67E07356"/>
    <w:rsid w:val="67E2FB87"/>
    <w:rsid w:val="67EA8B06"/>
    <w:rsid w:val="67EC76D9"/>
    <w:rsid w:val="67F6F911"/>
    <w:rsid w:val="68033547"/>
    <w:rsid w:val="6815FA92"/>
    <w:rsid w:val="681A69DF"/>
    <w:rsid w:val="6829287B"/>
    <w:rsid w:val="6836A52E"/>
    <w:rsid w:val="68481945"/>
    <w:rsid w:val="68515CBA"/>
    <w:rsid w:val="68644820"/>
    <w:rsid w:val="6878F602"/>
    <w:rsid w:val="6879E10B"/>
    <w:rsid w:val="6891D233"/>
    <w:rsid w:val="68A6DED3"/>
    <w:rsid w:val="68A7921A"/>
    <w:rsid w:val="68AD3CED"/>
    <w:rsid w:val="68B197F7"/>
    <w:rsid w:val="68C5CED9"/>
    <w:rsid w:val="68DD2BC7"/>
    <w:rsid w:val="68EF7280"/>
    <w:rsid w:val="68F73077"/>
    <w:rsid w:val="68F9845D"/>
    <w:rsid w:val="68F9A9E4"/>
    <w:rsid w:val="68FC3090"/>
    <w:rsid w:val="6914DF7F"/>
    <w:rsid w:val="69172222"/>
    <w:rsid w:val="69245C7E"/>
    <w:rsid w:val="694780B1"/>
    <w:rsid w:val="694DBAA6"/>
    <w:rsid w:val="694FC2DE"/>
    <w:rsid w:val="69562705"/>
    <w:rsid w:val="698AEFB3"/>
    <w:rsid w:val="698EBB26"/>
    <w:rsid w:val="69BECC59"/>
    <w:rsid w:val="69C48275"/>
    <w:rsid w:val="69D54110"/>
    <w:rsid w:val="69D5A5B8"/>
    <w:rsid w:val="69DE7CBA"/>
    <w:rsid w:val="69E4C95E"/>
    <w:rsid w:val="69EE0C96"/>
    <w:rsid w:val="69EE5773"/>
    <w:rsid w:val="69F25D05"/>
    <w:rsid w:val="69F650D2"/>
    <w:rsid w:val="69FDC22A"/>
    <w:rsid w:val="6A0B7C4D"/>
    <w:rsid w:val="6A1FF210"/>
    <w:rsid w:val="6A26796D"/>
    <w:rsid w:val="6A364EA8"/>
    <w:rsid w:val="6A471532"/>
    <w:rsid w:val="6A4E2DB5"/>
    <w:rsid w:val="6A626F0E"/>
    <w:rsid w:val="6A64D145"/>
    <w:rsid w:val="6A6C9BA7"/>
    <w:rsid w:val="6A7F320E"/>
    <w:rsid w:val="6A811E45"/>
    <w:rsid w:val="6A95B5D0"/>
    <w:rsid w:val="6AA0C8B9"/>
    <w:rsid w:val="6AA59B27"/>
    <w:rsid w:val="6AAC69E3"/>
    <w:rsid w:val="6ACF7B87"/>
    <w:rsid w:val="6AD37C79"/>
    <w:rsid w:val="6AF06B7C"/>
    <w:rsid w:val="6AF730E3"/>
    <w:rsid w:val="6B27072B"/>
    <w:rsid w:val="6B3BC98A"/>
    <w:rsid w:val="6B42435D"/>
    <w:rsid w:val="6B48A1BD"/>
    <w:rsid w:val="6B5DDBCC"/>
    <w:rsid w:val="6B66295C"/>
    <w:rsid w:val="6B662B1D"/>
    <w:rsid w:val="6B717669"/>
    <w:rsid w:val="6B7F1879"/>
    <w:rsid w:val="6B8AD125"/>
    <w:rsid w:val="6B913AEB"/>
    <w:rsid w:val="6BA0023B"/>
    <w:rsid w:val="6BAF5311"/>
    <w:rsid w:val="6BB264AB"/>
    <w:rsid w:val="6BB43F3F"/>
    <w:rsid w:val="6BB6B00C"/>
    <w:rsid w:val="6BBD83BC"/>
    <w:rsid w:val="6BC4F325"/>
    <w:rsid w:val="6BCB4F1C"/>
    <w:rsid w:val="6BD4695E"/>
    <w:rsid w:val="6BDDEA77"/>
    <w:rsid w:val="6BE96295"/>
    <w:rsid w:val="6BEE741B"/>
    <w:rsid w:val="6BFAA6AA"/>
    <w:rsid w:val="6BFF1E3E"/>
    <w:rsid w:val="6C036BDB"/>
    <w:rsid w:val="6C2511DB"/>
    <w:rsid w:val="6C509602"/>
    <w:rsid w:val="6C51817B"/>
    <w:rsid w:val="6C553CB1"/>
    <w:rsid w:val="6C55DEE4"/>
    <w:rsid w:val="6C5AF698"/>
    <w:rsid w:val="6C66F1D7"/>
    <w:rsid w:val="6C6CA07E"/>
    <w:rsid w:val="6C7051CF"/>
    <w:rsid w:val="6C70FB31"/>
    <w:rsid w:val="6C7CAE8D"/>
    <w:rsid w:val="6C82A0FB"/>
    <w:rsid w:val="6C89CB25"/>
    <w:rsid w:val="6C8D7B62"/>
    <w:rsid w:val="6C98865F"/>
    <w:rsid w:val="6CAB1133"/>
    <w:rsid w:val="6CB0230A"/>
    <w:rsid w:val="6CC40035"/>
    <w:rsid w:val="6CF3EB09"/>
    <w:rsid w:val="6CFACC21"/>
    <w:rsid w:val="6D05E35D"/>
    <w:rsid w:val="6D289EC4"/>
    <w:rsid w:val="6D4671F6"/>
    <w:rsid w:val="6D46C05E"/>
    <w:rsid w:val="6D500FA0"/>
    <w:rsid w:val="6D506590"/>
    <w:rsid w:val="6D51C9DD"/>
    <w:rsid w:val="6D546AF5"/>
    <w:rsid w:val="6D65B430"/>
    <w:rsid w:val="6D6BD903"/>
    <w:rsid w:val="6D6D4538"/>
    <w:rsid w:val="6D742B36"/>
    <w:rsid w:val="6D7DF1DD"/>
    <w:rsid w:val="6D89DE6F"/>
    <w:rsid w:val="6D9CD728"/>
    <w:rsid w:val="6DB01A02"/>
    <w:rsid w:val="6DBC66D3"/>
    <w:rsid w:val="6DBF4779"/>
    <w:rsid w:val="6DC50728"/>
    <w:rsid w:val="6DD99A59"/>
    <w:rsid w:val="6DE11694"/>
    <w:rsid w:val="6DFE523B"/>
    <w:rsid w:val="6E071C49"/>
    <w:rsid w:val="6E2121BE"/>
    <w:rsid w:val="6E2A3587"/>
    <w:rsid w:val="6E4F5D44"/>
    <w:rsid w:val="6E56B188"/>
    <w:rsid w:val="6E57B81C"/>
    <w:rsid w:val="6E58F926"/>
    <w:rsid w:val="6E5D015B"/>
    <w:rsid w:val="6E5DF899"/>
    <w:rsid w:val="6E6133F3"/>
    <w:rsid w:val="6E7F775C"/>
    <w:rsid w:val="6E80E68A"/>
    <w:rsid w:val="6EA26AA4"/>
    <w:rsid w:val="6EA2F139"/>
    <w:rsid w:val="6EA31D33"/>
    <w:rsid w:val="6EA892BF"/>
    <w:rsid w:val="6EBF7429"/>
    <w:rsid w:val="6EC4CCFD"/>
    <w:rsid w:val="6ED3C2C4"/>
    <w:rsid w:val="6ED9E562"/>
    <w:rsid w:val="6EDEDD90"/>
    <w:rsid w:val="6EEA85CF"/>
    <w:rsid w:val="6EF53B9C"/>
    <w:rsid w:val="6EFDE280"/>
    <w:rsid w:val="6F0C0A20"/>
    <w:rsid w:val="6F1A936D"/>
    <w:rsid w:val="6F25AED0"/>
    <w:rsid w:val="6F26EA6E"/>
    <w:rsid w:val="6F3C58F2"/>
    <w:rsid w:val="6F45A381"/>
    <w:rsid w:val="6F588EDA"/>
    <w:rsid w:val="6F612ECD"/>
    <w:rsid w:val="6F64E5B5"/>
    <w:rsid w:val="6F6BC8F1"/>
    <w:rsid w:val="6F775B96"/>
    <w:rsid w:val="6F97227B"/>
    <w:rsid w:val="6FA746FB"/>
    <w:rsid w:val="6FADCF71"/>
    <w:rsid w:val="6FBD3FC6"/>
    <w:rsid w:val="6FE7462C"/>
    <w:rsid w:val="6FF2AAAB"/>
    <w:rsid w:val="6FF3DED1"/>
    <w:rsid w:val="6FF530A9"/>
    <w:rsid w:val="6FF5E0BA"/>
    <w:rsid w:val="700A0523"/>
    <w:rsid w:val="7012810C"/>
    <w:rsid w:val="701BAE5A"/>
    <w:rsid w:val="701FF940"/>
    <w:rsid w:val="7029141B"/>
    <w:rsid w:val="70341121"/>
    <w:rsid w:val="7043298C"/>
    <w:rsid w:val="7045131E"/>
    <w:rsid w:val="704A1907"/>
    <w:rsid w:val="7050BCB5"/>
    <w:rsid w:val="7064FAAA"/>
    <w:rsid w:val="7073C83F"/>
    <w:rsid w:val="7074225C"/>
    <w:rsid w:val="7077E7D0"/>
    <w:rsid w:val="7088EFBF"/>
    <w:rsid w:val="70892641"/>
    <w:rsid w:val="70A1B0D6"/>
    <w:rsid w:val="70AE9BDF"/>
    <w:rsid w:val="70B6B222"/>
    <w:rsid w:val="70BDD8CC"/>
    <w:rsid w:val="70BDEE58"/>
    <w:rsid w:val="70E83B4D"/>
    <w:rsid w:val="70F56FA1"/>
    <w:rsid w:val="70F6F45A"/>
    <w:rsid w:val="70F811A9"/>
    <w:rsid w:val="7104A5E4"/>
    <w:rsid w:val="71075249"/>
    <w:rsid w:val="7111ED18"/>
    <w:rsid w:val="7117B53D"/>
    <w:rsid w:val="7117D172"/>
    <w:rsid w:val="711BA11C"/>
    <w:rsid w:val="7124F29E"/>
    <w:rsid w:val="712C034C"/>
    <w:rsid w:val="7131497D"/>
    <w:rsid w:val="713B4F5A"/>
    <w:rsid w:val="7140B939"/>
    <w:rsid w:val="71423A08"/>
    <w:rsid w:val="71505507"/>
    <w:rsid w:val="7154BDDB"/>
    <w:rsid w:val="715E53AA"/>
    <w:rsid w:val="715FEFA1"/>
    <w:rsid w:val="71639A70"/>
    <w:rsid w:val="7172AEA9"/>
    <w:rsid w:val="71901C11"/>
    <w:rsid w:val="71930AFD"/>
    <w:rsid w:val="7193BEFF"/>
    <w:rsid w:val="71A18B70"/>
    <w:rsid w:val="71B564DA"/>
    <w:rsid w:val="71BA4173"/>
    <w:rsid w:val="71BA5108"/>
    <w:rsid w:val="71DBFF72"/>
    <w:rsid w:val="71DC7AA4"/>
    <w:rsid w:val="71E0F398"/>
    <w:rsid w:val="71F0D77B"/>
    <w:rsid w:val="71F3B2E2"/>
    <w:rsid w:val="71FC6DBF"/>
    <w:rsid w:val="7200BF44"/>
    <w:rsid w:val="7217692E"/>
    <w:rsid w:val="72368F51"/>
    <w:rsid w:val="723E21B4"/>
    <w:rsid w:val="72409D76"/>
    <w:rsid w:val="72447958"/>
    <w:rsid w:val="72594749"/>
    <w:rsid w:val="7262CF9C"/>
    <w:rsid w:val="72756884"/>
    <w:rsid w:val="7279D782"/>
    <w:rsid w:val="7280C99E"/>
    <w:rsid w:val="729B28BE"/>
    <w:rsid w:val="72A521E0"/>
    <w:rsid w:val="72A9136F"/>
    <w:rsid w:val="72B0CF18"/>
    <w:rsid w:val="72B188A5"/>
    <w:rsid w:val="72C85B59"/>
    <w:rsid w:val="72CA21C1"/>
    <w:rsid w:val="72CC4E55"/>
    <w:rsid w:val="72DD5DDA"/>
    <w:rsid w:val="72E60A1B"/>
    <w:rsid w:val="72ED7074"/>
    <w:rsid w:val="7301E2D0"/>
    <w:rsid w:val="7304AB40"/>
    <w:rsid w:val="7314732A"/>
    <w:rsid w:val="7314A49A"/>
    <w:rsid w:val="731C83FE"/>
    <w:rsid w:val="7329FDDC"/>
    <w:rsid w:val="732B2F8C"/>
    <w:rsid w:val="732DF2C5"/>
    <w:rsid w:val="7335B205"/>
    <w:rsid w:val="733E1779"/>
    <w:rsid w:val="733E7EC1"/>
    <w:rsid w:val="73521862"/>
    <w:rsid w:val="735D055B"/>
    <w:rsid w:val="736F0255"/>
    <w:rsid w:val="736F41A7"/>
    <w:rsid w:val="7377788E"/>
    <w:rsid w:val="738AE299"/>
    <w:rsid w:val="7392E54C"/>
    <w:rsid w:val="73947EF4"/>
    <w:rsid w:val="73965F3B"/>
    <w:rsid w:val="73967EB4"/>
    <w:rsid w:val="73983E20"/>
    <w:rsid w:val="73AE6D1C"/>
    <w:rsid w:val="73B0A397"/>
    <w:rsid w:val="73C970B1"/>
    <w:rsid w:val="73DEECD2"/>
    <w:rsid w:val="73DF7B43"/>
    <w:rsid w:val="73ECA1E6"/>
    <w:rsid w:val="73F7EC9E"/>
    <w:rsid w:val="740075DE"/>
    <w:rsid w:val="7407407A"/>
    <w:rsid w:val="74096035"/>
    <w:rsid w:val="7419C713"/>
    <w:rsid w:val="741B9E24"/>
    <w:rsid w:val="741CB0BF"/>
    <w:rsid w:val="74240B2D"/>
    <w:rsid w:val="7433E0C2"/>
    <w:rsid w:val="7438129D"/>
    <w:rsid w:val="74458641"/>
    <w:rsid w:val="7461F2F9"/>
    <w:rsid w:val="74708DE1"/>
    <w:rsid w:val="7478DC2D"/>
    <w:rsid w:val="7485EF3B"/>
    <w:rsid w:val="74A31B42"/>
    <w:rsid w:val="74B31417"/>
    <w:rsid w:val="74B764F4"/>
    <w:rsid w:val="74BA3A32"/>
    <w:rsid w:val="74D1A8D5"/>
    <w:rsid w:val="74EBD1E3"/>
    <w:rsid w:val="75141B66"/>
    <w:rsid w:val="752B5F77"/>
    <w:rsid w:val="753381A0"/>
    <w:rsid w:val="754B54C3"/>
    <w:rsid w:val="75538721"/>
    <w:rsid w:val="75542774"/>
    <w:rsid w:val="75565D0C"/>
    <w:rsid w:val="756D0247"/>
    <w:rsid w:val="757DCE5D"/>
    <w:rsid w:val="759A64A6"/>
    <w:rsid w:val="759CBD59"/>
    <w:rsid w:val="759CBE8E"/>
    <w:rsid w:val="75A277D4"/>
    <w:rsid w:val="75B264B3"/>
    <w:rsid w:val="75CCFB10"/>
    <w:rsid w:val="75D5CBB8"/>
    <w:rsid w:val="75D6F449"/>
    <w:rsid w:val="75DF94D6"/>
    <w:rsid w:val="75F1D77D"/>
    <w:rsid w:val="75F8BD63"/>
    <w:rsid w:val="75F99D16"/>
    <w:rsid w:val="760146C4"/>
    <w:rsid w:val="76029001"/>
    <w:rsid w:val="76066B3A"/>
    <w:rsid w:val="76094FE4"/>
    <w:rsid w:val="761CD28F"/>
    <w:rsid w:val="761E7605"/>
    <w:rsid w:val="76245A73"/>
    <w:rsid w:val="76305C08"/>
    <w:rsid w:val="763C95FA"/>
    <w:rsid w:val="764146CC"/>
    <w:rsid w:val="765726E5"/>
    <w:rsid w:val="7662E5D8"/>
    <w:rsid w:val="7671A240"/>
    <w:rsid w:val="767D93B7"/>
    <w:rsid w:val="768D7ED7"/>
    <w:rsid w:val="769813FD"/>
    <w:rsid w:val="76A723C5"/>
    <w:rsid w:val="76B2386D"/>
    <w:rsid w:val="76BA24D4"/>
    <w:rsid w:val="76C01921"/>
    <w:rsid w:val="76C36EE1"/>
    <w:rsid w:val="76C3C1C1"/>
    <w:rsid w:val="76C50CBD"/>
    <w:rsid w:val="76CA40F4"/>
    <w:rsid w:val="76F49FF8"/>
    <w:rsid w:val="7701E51F"/>
    <w:rsid w:val="77024D89"/>
    <w:rsid w:val="7704E902"/>
    <w:rsid w:val="770D9509"/>
    <w:rsid w:val="771487E4"/>
    <w:rsid w:val="772201DB"/>
    <w:rsid w:val="77294CF4"/>
    <w:rsid w:val="772EED45"/>
    <w:rsid w:val="77305ABE"/>
    <w:rsid w:val="77372627"/>
    <w:rsid w:val="7764E707"/>
    <w:rsid w:val="7766E26F"/>
    <w:rsid w:val="776BD0CC"/>
    <w:rsid w:val="7774C830"/>
    <w:rsid w:val="7789C887"/>
    <w:rsid w:val="778CE2B0"/>
    <w:rsid w:val="77A6DF02"/>
    <w:rsid w:val="77C8ECDB"/>
    <w:rsid w:val="77E98EAE"/>
    <w:rsid w:val="77F1B143"/>
    <w:rsid w:val="77FF0EE0"/>
    <w:rsid w:val="780006D0"/>
    <w:rsid w:val="7803E2F9"/>
    <w:rsid w:val="780403BC"/>
    <w:rsid w:val="780F178E"/>
    <w:rsid w:val="781B7144"/>
    <w:rsid w:val="78258F59"/>
    <w:rsid w:val="783E8201"/>
    <w:rsid w:val="784433B9"/>
    <w:rsid w:val="7846B8B2"/>
    <w:rsid w:val="785E83D0"/>
    <w:rsid w:val="7866E48B"/>
    <w:rsid w:val="78A18900"/>
    <w:rsid w:val="78BB83B0"/>
    <w:rsid w:val="78C01C28"/>
    <w:rsid w:val="78DD4327"/>
    <w:rsid w:val="78E197BC"/>
    <w:rsid w:val="78EC2D9D"/>
    <w:rsid w:val="78F42CBA"/>
    <w:rsid w:val="790AA2C8"/>
    <w:rsid w:val="790FF84F"/>
    <w:rsid w:val="7916E95B"/>
    <w:rsid w:val="7925548C"/>
    <w:rsid w:val="79317B28"/>
    <w:rsid w:val="793E1D54"/>
    <w:rsid w:val="793E5C5D"/>
    <w:rsid w:val="7941C443"/>
    <w:rsid w:val="79475CA6"/>
    <w:rsid w:val="79481F7C"/>
    <w:rsid w:val="795A1962"/>
    <w:rsid w:val="795ADFF8"/>
    <w:rsid w:val="79744F98"/>
    <w:rsid w:val="797FAD85"/>
    <w:rsid w:val="79889291"/>
    <w:rsid w:val="79901A75"/>
    <w:rsid w:val="799694D5"/>
    <w:rsid w:val="7996A5B7"/>
    <w:rsid w:val="79B0A415"/>
    <w:rsid w:val="79B9818A"/>
    <w:rsid w:val="79BAAF73"/>
    <w:rsid w:val="79C1B370"/>
    <w:rsid w:val="79CB4E61"/>
    <w:rsid w:val="79D570E5"/>
    <w:rsid w:val="79E71025"/>
    <w:rsid w:val="79EC632F"/>
    <w:rsid w:val="79F7A6D0"/>
    <w:rsid w:val="7A03254D"/>
    <w:rsid w:val="7A0E0C00"/>
    <w:rsid w:val="7A1428B8"/>
    <w:rsid w:val="7A42217F"/>
    <w:rsid w:val="7A481D0B"/>
    <w:rsid w:val="7A4DCF94"/>
    <w:rsid w:val="7A50CCEF"/>
    <w:rsid w:val="7A66A820"/>
    <w:rsid w:val="7A7C1D8D"/>
    <w:rsid w:val="7A91E679"/>
    <w:rsid w:val="7A9FA701"/>
    <w:rsid w:val="7AA0F489"/>
    <w:rsid w:val="7AA70840"/>
    <w:rsid w:val="7AAF6C06"/>
    <w:rsid w:val="7AC4D848"/>
    <w:rsid w:val="7ACBE3C1"/>
    <w:rsid w:val="7ACE302D"/>
    <w:rsid w:val="7AD4EE44"/>
    <w:rsid w:val="7AE6A9BD"/>
    <w:rsid w:val="7AE6AA14"/>
    <w:rsid w:val="7AEB991B"/>
    <w:rsid w:val="7AF530BF"/>
    <w:rsid w:val="7B25DD33"/>
    <w:rsid w:val="7B2ACC06"/>
    <w:rsid w:val="7B330981"/>
    <w:rsid w:val="7B3AA687"/>
    <w:rsid w:val="7B75024A"/>
    <w:rsid w:val="7B784A3B"/>
    <w:rsid w:val="7B83992F"/>
    <w:rsid w:val="7B8A10FB"/>
    <w:rsid w:val="7BA04156"/>
    <w:rsid w:val="7BB13AAC"/>
    <w:rsid w:val="7BB3F29D"/>
    <w:rsid w:val="7BC027F7"/>
    <w:rsid w:val="7BCD4A2D"/>
    <w:rsid w:val="7BE06ABD"/>
    <w:rsid w:val="7BF1CE44"/>
    <w:rsid w:val="7BF27AAE"/>
    <w:rsid w:val="7BF711BB"/>
    <w:rsid w:val="7BFB062A"/>
    <w:rsid w:val="7BFCD80E"/>
    <w:rsid w:val="7C1DA9E1"/>
    <w:rsid w:val="7C1E77AE"/>
    <w:rsid w:val="7C21706E"/>
    <w:rsid w:val="7C2939AE"/>
    <w:rsid w:val="7C46C9DD"/>
    <w:rsid w:val="7C4E3A65"/>
    <w:rsid w:val="7C6135A0"/>
    <w:rsid w:val="7C653C30"/>
    <w:rsid w:val="7C69AFF3"/>
    <w:rsid w:val="7C757AA3"/>
    <w:rsid w:val="7C804472"/>
    <w:rsid w:val="7C98C866"/>
    <w:rsid w:val="7C9A1BD5"/>
    <w:rsid w:val="7CA0A2EE"/>
    <w:rsid w:val="7CA1DC03"/>
    <w:rsid w:val="7CA6A2A5"/>
    <w:rsid w:val="7CAA93F5"/>
    <w:rsid w:val="7CB3A5A1"/>
    <w:rsid w:val="7CBF48DB"/>
    <w:rsid w:val="7CC11586"/>
    <w:rsid w:val="7CEA1E02"/>
    <w:rsid w:val="7CED0458"/>
    <w:rsid w:val="7CFCAA8C"/>
    <w:rsid w:val="7D0F9B7C"/>
    <w:rsid w:val="7D177384"/>
    <w:rsid w:val="7D1BDFE9"/>
    <w:rsid w:val="7D1BFE66"/>
    <w:rsid w:val="7D27854F"/>
    <w:rsid w:val="7D31ED95"/>
    <w:rsid w:val="7D3C548C"/>
    <w:rsid w:val="7D611531"/>
    <w:rsid w:val="7D675FB9"/>
    <w:rsid w:val="7D7E909C"/>
    <w:rsid w:val="7D859CD9"/>
    <w:rsid w:val="7D85E405"/>
    <w:rsid w:val="7D9591F3"/>
    <w:rsid w:val="7DA34446"/>
    <w:rsid w:val="7DA776A8"/>
    <w:rsid w:val="7DBE312B"/>
    <w:rsid w:val="7DDCF514"/>
    <w:rsid w:val="7DF0B2F2"/>
    <w:rsid w:val="7DFD79EC"/>
    <w:rsid w:val="7E049BA6"/>
    <w:rsid w:val="7E0D5E05"/>
    <w:rsid w:val="7E17B210"/>
    <w:rsid w:val="7E1FF66A"/>
    <w:rsid w:val="7E27A79D"/>
    <w:rsid w:val="7E2F7DCD"/>
    <w:rsid w:val="7E3B47E6"/>
    <w:rsid w:val="7E42E21D"/>
    <w:rsid w:val="7E4DE5CB"/>
    <w:rsid w:val="7E51B4B7"/>
    <w:rsid w:val="7E5C82A3"/>
    <w:rsid w:val="7E6AD3F4"/>
    <w:rsid w:val="7E6B30E8"/>
    <w:rsid w:val="7E6B92B0"/>
    <w:rsid w:val="7E775B51"/>
    <w:rsid w:val="7E7A207C"/>
    <w:rsid w:val="7E83C137"/>
    <w:rsid w:val="7E8E85A9"/>
    <w:rsid w:val="7E91E6F3"/>
    <w:rsid w:val="7EA86C8C"/>
    <w:rsid w:val="7EA912A7"/>
    <w:rsid w:val="7EA91493"/>
    <w:rsid w:val="7EB45403"/>
    <w:rsid w:val="7EB8A7C5"/>
    <w:rsid w:val="7ECBF54C"/>
    <w:rsid w:val="7EDD8579"/>
    <w:rsid w:val="7EEFAF60"/>
    <w:rsid w:val="7F0A97C1"/>
    <w:rsid w:val="7F1782CB"/>
    <w:rsid w:val="7F1B813E"/>
    <w:rsid w:val="7F1E1FA3"/>
    <w:rsid w:val="7F241192"/>
    <w:rsid w:val="7F37221E"/>
    <w:rsid w:val="7F390639"/>
    <w:rsid w:val="7F3AC32F"/>
    <w:rsid w:val="7F3E8C6A"/>
    <w:rsid w:val="7F418261"/>
    <w:rsid w:val="7F443369"/>
    <w:rsid w:val="7F48A479"/>
    <w:rsid w:val="7F496659"/>
    <w:rsid w:val="7F49D886"/>
    <w:rsid w:val="7F4C236E"/>
    <w:rsid w:val="7F559CE3"/>
    <w:rsid w:val="7F5941D2"/>
    <w:rsid w:val="7F64AE32"/>
    <w:rsid w:val="7F6FDE75"/>
    <w:rsid w:val="7F81F471"/>
    <w:rsid w:val="7F83B622"/>
    <w:rsid w:val="7F9A376B"/>
    <w:rsid w:val="7FAA2622"/>
    <w:rsid w:val="7FAB3D88"/>
    <w:rsid w:val="7FDAB193"/>
    <w:rsid w:val="7FE3766C"/>
    <w:rsid w:val="7FEF9CFF"/>
    <w:rsid w:val="7FF967D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1920D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6E4D"/>
    <w:rPr>
      <w:color w:val="000000" w:themeColor="text1"/>
    </w:rPr>
  </w:style>
  <w:style w:type="paragraph" w:styleId="Heading1">
    <w:name w:val="heading 1"/>
    <w:basedOn w:val="Normal"/>
    <w:next w:val="Normal"/>
    <w:link w:val="Heading1Char"/>
    <w:uiPriority w:val="9"/>
    <w:qFormat/>
    <w:rsid w:val="007356AE"/>
    <w:pPr>
      <w:keepNext/>
      <w:keepLines/>
      <w:numPr>
        <w:numId w:val="23"/>
      </w:numPr>
      <w:outlineLvl w:val="0"/>
    </w:pPr>
    <w:rPr>
      <w:rFonts w:asciiTheme="majorHAnsi" w:eastAsiaTheme="majorEastAsia" w:hAnsiTheme="majorHAnsi" w:cstheme="majorBidi"/>
      <w:b/>
      <w:color w:val="auto"/>
      <w:sz w:val="32"/>
      <w:szCs w:val="32"/>
    </w:rPr>
  </w:style>
  <w:style w:type="paragraph" w:styleId="Heading2">
    <w:name w:val="heading 2"/>
    <w:basedOn w:val="Normal"/>
    <w:next w:val="Normal"/>
    <w:link w:val="Heading2Char"/>
    <w:uiPriority w:val="9"/>
    <w:semiHidden/>
    <w:qFormat/>
    <w:rsid w:val="007356AE"/>
    <w:pPr>
      <w:numPr>
        <w:ilvl w:val="1"/>
        <w:numId w:val="23"/>
      </w:numPr>
      <w:outlineLvl w:val="1"/>
    </w:pPr>
    <w:rPr>
      <w:rFonts w:ascii="Tw Cen MT" w:hAnsi="Tw Cen MT"/>
      <w:b/>
      <w:bCs/>
      <w:color w:val="auto"/>
      <w:sz w:val="28"/>
      <w:szCs w:val="40"/>
    </w:rPr>
  </w:style>
  <w:style w:type="paragraph" w:styleId="Heading3">
    <w:name w:val="heading 3"/>
    <w:basedOn w:val="Normal"/>
    <w:next w:val="Normal"/>
    <w:link w:val="Heading3Char"/>
    <w:uiPriority w:val="9"/>
    <w:semiHidden/>
    <w:qFormat/>
    <w:rsid w:val="00595709"/>
    <w:pPr>
      <w:keepNext/>
      <w:keepLines/>
      <w:numPr>
        <w:ilvl w:val="2"/>
        <w:numId w:val="23"/>
      </w:numPr>
      <w:spacing w:before="40" w:after="0"/>
      <w:outlineLvl w:val="2"/>
    </w:pPr>
    <w:rPr>
      <w:rFonts w:asciiTheme="majorHAnsi" w:eastAsiaTheme="majorEastAsia" w:hAnsiTheme="majorHAnsi" w:cstheme="majorBidi"/>
      <w:color w:val="auto"/>
      <w:sz w:val="28"/>
      <w:szCs w:val="24"/>
    </w:rPr>
  </w:style>
  <w:style w:type="paragraph" w:styleId="Heading4">
    <w:name w:val="heading 4"/>
    <w:basedOn w:val="Normal"/>
    <w:next w:val="Normal"/>
    <w:link w:val="Heading4Char"/>
    <w:uiPriority w:val="9"/>
    <w:semiHidden/>
    <w:unhideWhenUsed/>
    <w:qFormat/>
    <w:rsid w:val="00994A6C"/>
    <w:pPr>
      <w:keepNext/>
      <w:keepLines/>
      <w:spacing w:before="40" w:after="0"/>
      <w:outlineLvl w:val="3"/>
    </w:pPr>
    <w:rPr>
      <w:rFonts w:asciiTheme="majorHAnsi" w:eastAsiaTheme="majorEastAsia" w:hAnsiTheme="majorHAnsi" w:cstheme="majorBidi"/>
      <w:i/>
      <w:iCs/>
      <w:color w:val="0F5751" w:themeColor="accent1" w:themeShade="BF"/>
    </w:rPr>
  </w:style>
  <w:style w:type="paragraph" w:styleId="Heading5">
    <w:name w:val="heading 5"/>
    <w:basedOn w:val="Normal"/>
    <w:next w:val="Normal"/>
    <w:link w:val="Heading5Char"/>
    <w:uiPriority w:val="9"/>
    <w:semiHidden/>
    <w:unhideWhenUsed/>
    <w:qFormat/>
    <w:rsid w:val="00994A6C"/>
    <w:pPr>
      <w:keepNext/>
      <w:keepLines/>
      <w:spacing w:before="40" w:after="0"/>
      <w:outlineLvl w:val="4"/>
    </w:pPr>
    <w:rPr>
      <w:rFonts w:asciiTheme="majorHAnsi" w:eastAsiaTheme="majorEastAsia" w:hAnsiTheme="majorHAnsi" w:cstheme="majorBidi"/>
      <w:color w:val="0F5751" w:themeColor="accent1" w:themeShade="BF"/>
    </w:rPr>
  </w:style>
  <w:style w:type="paragraph" w:styleId="Heading6">
    <w:name w:val="heading 6"/>
    <w:basedOn w:val="Normal"/>
    <w:next w:val="Normal"/>
    <w:link w:val="Heading6Char"/>
    <w:uiPriority w:val="9"/>
    <w:semiHidden/>
    <w:unhideWhenUsed/>
    <w:qFormat/>
    <w:rsid w:val="00994A6C"/>
    <w:pPr>
      <w:keepNext/>
      <w:keepLines/>
      <w:spacing w:before="40" w:after="0"/>
      <w:outlineLvl w:val="5"/>
    </w:pPr>
    <w:rPr>
      <w:rFonts w:asciiTheme="majorHAnsi" w:eastAsiaTheme="majorEastAsia" w:hAnsiTheme="majorHAnsi" w:cstheme="majorBidi"/>
      <w:color w:val="0A3A36" w:themeColor="accent1" w:themeShade="7F"/>
    </w:rPr>
  </w:style>
  <w:style w:type="paragraph" w:styleId="Heading7">
    <w:name w:val="heading 7"/>
    <w:basedOn w:val="Normal"/>
    <w:next w:val="Normal"/>
    <w:link w:val="Heading7Char"/>
    <w:uiPriority w:val="9"/>
    <w:semiHidden/>
    <w:unhideWhenUsed/>
    <w:qFormat/>
    <w:rsid w:val="00994A6C"/>
    <w:pPr>
      <w:keepNext/>
      <w:keepLines/>
      <w:spacing w:before="40" w:after="0"/>
      <w:outlineLvl w:val="6"/>
    </w:pPr>
    <w:rPr>
      <w:rFonts w:asciiTheme="majorHAnsi" w:eastAsiaTheme="majorEastAsia" w:hAnsiTheme="majorHAnsi" w:cstheme="majorBidi"/>
      <w:i/>
      <w:iCs/>
      <w:color w:val="0A3A36" w:themeColor="accent1" w:themeShade="7F"/>
    </w:rPr>
  </w:style>
  <w:style w:type="paragraph" w:styleId="Heading8">
    <w:name w:val="heading 8"/>
    <w:basedOn w:val="Normal"/>
    <w:next w:val="Normal"/>
    <w:link w:val="Heading8Char"/>
    <w:uiPriority w:val="9"/>
    <w:semiHidden/>
    <w:unhideWhenUsed/>
    <w:qFormat/>
    <w:rsid w:val="00994A6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94A6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4E5762"/>
    <w:pPr>
      <w:ind w:left="720"/>
      <w:contextualSpacing/>
    </w:pPr>
  </w:style>
  <w:style w:type="character" w:customStyle="1" w:styleId="Heading2Char">
    <w:name w:val="Heading 2 Char"/>
    <w:basedOn w:val="DefaultParagraphFont"/>
    <w:link w:val="Heading2"/>
    <w:uiPriority w:val="9"/>
    <w:semiHidden/>
    <w:rsid w:val="007356AE"/>
    <w:rPr>
      <w:rFonts w:ascii="Tw Cen MT" w:hAnsi="Tw Cen MT"/>
      <w:b/>
      <w:bCs/>
      <w:color w:val="auto"/>
      <w:sz w:val="28"/>
      <w:szCs w:val="40"/>
    </w:rPr>
  </w:style>
  <w:style w:type="paragraph" w:styleId="Header">
    <w:name w:val="header"/>
    <w:basedOn w:val="Normal"/>
    <w:link w:val="HeaderChar"/>
    <w:uiPriority w:val="99"/>
    <w:semiHidden/>
    <w:rsid w:val="00A63A6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4312D"/>
  </w:style>
  <w:style w:type="paragraph" w:styleId="Footer">
    <w:name w:val="footer"/>
    <w:basedOn w:val="Normal"/>
    <w:link w:val="FooterChar"/>
    <w:uiPriority w:val="99"/>
    <w:semiHidden/>
    <w:rsid w:val="00A63A6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4312D"/>
  </w:style>
  <w:style w:type="paragraph" w:styleId="Title">
    <w:name w:val="Title"/>
    <w:basedOn w:val="Normal"/>
    <w:next w:val="Normal"/>
    <w:link w:val="TitleChar"/>
    <w:uiPriority w:val="10"/>
    <w:qFormat/>
    <w:rsid w:val="00D528B9"/>
    <w:pPr>
      <w:spacing w:line="192" w:lineRule="auto"/>
      <w:contextualSpacing/>
    </w:pPr>
    <w:rPr>
      <w:rFonts w:asciiTheme="majorHAnsi" w:eastAsiaTheme="majorEastAsia" w:hAnsiTheme="majorHAnsi" w:cstheme="majorBidi"/>
      <w:color w:val="FFFFFF" w:themeColor="background1"/>
      <w:kern w:val="28"/>
      <w:sz w:val="72"/>
      <w:szCs w:val="56"/>
    </w:rPr>
  </w:style>
  <w:style w:type="character" w:customStyle="1" w:styleId="TitleChar">
    <w:name w:val="Title Char"/>
    <w:basedOn w:val="DefaultParagraphFont"/>
    <w:link w:val="Title"/>
    <w:uiPriority w:val="10"/>
    <w:rsid w:val="00D528B9"/>
    <w:rPr>
      <w:rFonts w:asciiTheme="majorHAnsi" w:eastAsiaTheme="majorEastAsia" w:hAnsiTheme="majorHAnsi" w:cstheme="majorBidi"/>
      <w:color w:val="FFFFFF" w:themeColor="background1"/>
      <w:kern w:val="28"/>
      <w:sz w:val="72"/>
      <w:szCs w:val="56"/>
    </w:rPr>
  </w:style>
  <w:style w:type="character" w:styleId="PlaceholderText">
    <w:name w:val="Placeholder Text"/>
    <w:basedOn w:val="DefaultParagraphFont"/>
    <w:uiPriority w:val="99"/>
    <w:semiHidden/>
    <w:rsid w:val="00DE3223"/>
    <w:rPr>
      <w:color w:val="808080"/>
    </w:rPr>
  </w:style>
  <w:style w:type="paragraph" w:styleId="Subtitle">
    <w:name w:val="Subtitle"/>
    <w:basedOn w:val="Normal"/>
    <w:next w:val="Normal"/>
    <w:link w:val="SubtitleChar"/>
    <w:uiPriority w:val="11"/>
    <w:qFormat/>
    <w:rsid w:val="00D528B9"/>
    <w:pPr>
      <w:numPr>
        <w:ilvl w:val="1"/>
      </w:numPr>
      <w:spacing w:line="192" w:lineRule="auto"/>
    </w:pPr>
    <w:rPr>
      <w:rFonts w:asciiTheme="majorHAnsi" w:eastAsiaTheme="minorEastAsia" w:hAnsiTheme="majorHAnsi"/>
      <w:b/>
      <w:color w:val="FFFFFF" w:themeColor="background1"/>
      <w:sz w:val="160"/>
    </w:rPr>
  </w:style>
  <w:style w:type="character" w:customStyle="1" w:styleId="SubtitleChar">
    <w:name w:val="Subtitle Char"/>
    <w:basedOn w:val="DefaultParagraphFont"/>
    <w:link w:val="Subtitle"/>
    <w:uiPriority w:val="11"/>
    <w:rsid w:val="00D528B9"/>
    <w:rPr>
      <w:rFonts w:asciiTheme="majorHAnsi" w:eastAsiaTheme="minorEastAsia" w:hAnsiTheme="majorHAnsi"/>
      <w:b/>
      <w:color w:val="FFFFFF" w:themeColor="background1"/>
      <w:sz w:val="160"/>
    </w:rPr>
  </w:style>
  <w:style w:type="paragraph" w:customStyle="1" w:styleId="Introduction">
    <w:name w:val="Introduction"/>
    <w:basedOn w:val="Normal"/>
    <w:next w:val="Normal"/>
    <w:link w:val="IntroductionChar"/>
    <w:uiPriority w:val="12"/>
    <w:qFormat/>
    <w:rsid w:val="00D528B9"/>
    <w:pPr>
      <w:spacing w:before="240"/>
    </w:pPr>
    <w:rPr>
      <w:color w:val="auto"/>
      <w:sz w:val="32"/>
      <w:szCs w:val="32"/>
    </w:rPr>
  </w:style>
  <w:style w:type="paragraph" w:customStyle="1" w:styleId="Author">
    <w:name w:val="Author"/>
    <w:basedOn w:val="Normal"/>
    <w:next w:val="Normal"/>
    <w:link w:val="AuthorChar"/>
    <w:uiPriority w:val="12"/>
    <w:qFormat/>
    <w:rsid w:val="0001638A"/>
    <w:rPr>
      <w:color w:val="auto"/>
    </w:rPr>
  </w:style>
  <w:style w:type="character" w:customStyle="1" w:styleId="IntroductionChar">
    <w:name w:val="Introduction Char"/>
    <w:basedOn w:val="DefaultParagraphFont"/>
    <w:link w:val="Introduction"/>
    <w:uiPriority w:val="12"/>
    <w:rsid w:val="00D528B9"/>
    <w:rPr>
      <w:color w:val="auto"/>
      <w:sz w:val="32"/>
      <w:szCs w:val="32"/>
    </w:rPr>
  </w:style>
  <w:style w:type="character" w:customStyle="1" w:styleId="Heading1Char">
    <w:name w:val="Heading 1 Char"/>
    <w:basedOn w:val="DefaultParagraphFont"/>
    <w:link w:val="Heading1"/>
    <w:uiPriority w:val="9"/>
    <w:rsid w:val="007356AE"/>
    <w:rPr>
      <w:rFonts w:asciiTheme="majorHAnsi" w:eastAsiaTheme="majorEastAsia" w:hAnsiTheme="majorHAnsi" w:cstheme="majorBidi"/>
      <w:b/>
      <w:color w:val="auto"/>
      <w:sz w:val="32"/>
      <w:szCs w:val="32"/>
    </w:rPr>
  </w:style>
  <w:style w:type="character" w:customStyle="1" w:styleId="AuthorChar">
    <w:name w:val="Author Char"/>
    <w:basedOn w:val="DefaultParagraphFont"/>
    <w:link w:val="Author"/>
    <w:uiPriority w:val="12"/>
    <w:rsid w:val="0064312D"/>
    <w:rPr>
      <w:color w:val="auto"/>
    </w:rPr>
  </w:style>
  <w:style w:type="paragraph" w:styleId="Quote">
    <w:name w:val="Quote"/>
    <w:basedOn w:val="Quote8"/>
    <w:next w:val="Normal"/>
    <w:link w:val="QuoteChar"/>
    <w:uiPriority w:val="29"/>
    <w:qFormat/>
    <w:rsid w:val="009802BB"/>
    <w:rPr>
      <w:color w:val="FFFFFF" w:themeColor="background1"/>
      <w:szCs w:val="36"/>
    </w:rPr>
  </w:style>
  <w:style w:type="character" w:customStyle="1" w:styleId="QuoteChar">
    <w:name w:val="Quote Char"/>
    <w:basedOn w:val="DefaultParagraphFont"/>
    <w:link w:val="Quote"/>
    <w:uiPriority w:val="29"/>
    <w:rsid w:val="009802BB"/>
    <w:rPr>
      <w:i/>
      <w:color w:val="FFFFFF" w:themeColor="background1"/>
      <w:sz w:val="36"/>
      <w:szCs w:val="36"/>
    </w:rPr>
  </w:style>
  <w:style w:type="paragraph" w:customStyle="1" w:styleId="Quote2">
    <w:name w:val="Quote 2"/>
    <w:basedOn w:val="Normal"/>
    <w:next w:val="Normal"/>
    <w:link w:val="Quote2Char"/>
    <w:uiPriority w:val="29"/>
    <w:qFormat/>
    <w:rsid w:val="00333AAD"/>
    <w:pPr>
      <w:tabs>
        <w:tab w:val="left" w:pos="5812"/>
      </w:tabs>
      <w:spacing w:after="0"/>
      <w:ind w:left="709" w:right="766"/>
      <w:jc w:val="center"/>
    </w:pPr>
    <w:rPr>
      <w:i/>
      <w:iCs/>
      <w:color w:val="FFFFFF" w:themeColor="background1"/>
      <w:sz w:val="36"/>
      <w:szCs w:val="36"/>
    </w:rPr>
  </w:style>
  <w:style w:type="paragraph" w:customStyle="1" w:styleId="ChapterTitle">
    <w:name w:val="Chapter Title"/>
    <w:basedOn w:val="Normal"/>
    <w:next w:val="Normal"/>
    <w:link w:val="ChapterTitleChar"/>
    <w:uiPriority w:val="13"/>
    <w:qFormat/>
    <w:rsid w:val="00354A37"/>
    <w:pPr>
      <w:spacing w:line="192" w:lineRule="auto"/>
    </w:pPr>
    <w:rPr>
      <w:rFonts w:asciiTheme="majorHAnsi" w:hAnsiTheme="majorHAnsi"/>
      <w:b/>
      <w:bCs/>
      <w:color w:val="auto"/>
      <w:spacing w:val="-40"/>
      <w:sz w:val="144"/>
      <w:szCs w:val="180"/>
    </w:rPr>
  </w:style>
  <w:style w:type="character" w:customStyle="1" w:styleId="Quote2Char">
    <w:name w:val="Quote 2 Char"/>
    <w:basedOn w:val="DefaultParagraphFont"/>
    <w:link w:val="Quote2"/>
    <w:uiPriority w:val="29"/>
    <w:rsid w:val="00333AAD"/>
    <w:rPr>
      <w:i/>
      <w:iCs/>
      <w:color w:val="FFFFFF" w:themeColor="background1"/>
      <w:sz w:val="36"/>
      <w:szCs w:val="36"/>
    </w:rPr>
  </w:style>
  <w:style w:type="paragraph" w:styleId="ListBullet">
    <w:name w:val="List Bullet"/>
    <w:basedOn w:val="ListParagraph"/>
    <w:uiPriority w:val="99"/>
    <w:qFormat/>
    <w:rsid w:val="006A2477"/>
    <w:pPr>
      <w:numPr>
        <w:numId w:val="9"/>
      </w:numPr>
      <w:ind w:left="426" w:hanging="426"/>
    </w:pPr>
  </w:style>
  <w:style w:type="character" w:customStyle="1" w:styleId="ChapterTitleChar">
    <w:name w:val="Chapter Title Char"/>
    <w:basedOn w:val="DefaultParagraphFont"/>
    <w:link w:val="ChapterTitle"/>
    <w:uiPriority w:val="13"/>
    <w:rsid w:val="00354A37"/>
    <w:rPr>
      <w:rFonts w:asciiTheme="majorHAnsi" w:hAnsiTheme="majorHAnsi"/>
      <w:b/>
      <w:bCs/>
      <w:color w:val="auto"/>
      <w:spacing w:val="-40"/>
      <w:sz w:val="144"/>
      <w:szCs w:val="180"/>
    </w:rPr>
  </w:style>
  <w:style w:type="table" w:styleId="TableGrid">
    <w:name w:val="Table Grid"/>
    <w:basedOn w:val="TableNormal"/>
    <w:uiPriority w:val="39"/>
    <w:rsid w:val="0092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ote3">
    <w:name w:val="Quote 3"/>
    <w:basedOn w:val="Normal"/>
    <w:next w:val="Normal"/>
    <w:link w:val="Quote3Char"/>
    <w:uiPriority w:val="29"/>
    <w:qFormat/>
    <w:rsid w:val="009802BB"/>
    <w:rPr>
      <w:rFonts w:asciiTheme="majorHAnsi" w:hAnsiTheme="majorHAnsi"/>
      <w:b/>
      <w:bCs/>
      <w:noProof/>
      <w:sz w:val="36"/>
      <w:szCs w:val="36"/>
    </w:rPr>
  </w:style>
  <w:style w:type="character" w:styleId="Strong">
    <w:name w:val="Strong"/>
    <w:basedOn w:val="DefaultParagraphFont"/>
    <w:uiPriority w:val="22"/>
    <w:qFormat/>
    <w:rsid w:val="00BE0D18"/>
    <w:rPr>
      <w:b/>
      <w:bCs/>
    </w:rPr>
  </w:style>
  <w:style w:type="character" w:customStyle="1" w:styleId="Quote3Char">
    <w:name w:val="Quote 3 Char"/>
    <w:basedOn w:val="DefaultParagraphFont"/>
    <w:link w:val="Quote3"/>
    <w:uiPriority w:val="29"/>
    <w:rsid w:val="009802BB"/>
    <w:rPr>
      <w:rFonts w:asciiTheme="majorHAnsi" w:hAnsiTheme="majorHAnsi"/>
      <w:b/>
      <w:bCs/>
      <w:noProof/>
      <w:sz w:val="36"/>
      <w:szCs w:val="36"/>
    </w:rPr>
  </w:style>
  <w:style w:type="paragraph" w:customStyle="1" w:styleId="Quote4">
    <w:name w:val="Quote 4"/>
    <w:basedOn w:val="Normal"/>
    <w:next w:val="Normal"/>
    <w:link w:val="Quote4Char"/>
    <w:uiPriority w:val="29"/>
    <w:qFormat/>
    <w:rsid w:val="009802BB"/>
    <w:pPr>
      <w:spacing w:after="0"/>
      <w:ind w:left="709" w:right="709"/>
      <w:jc w:val="center"/>
    </w:pPr>
    <w:rPr>
      <w:rFonts w:asciiTheme="majorHAnsi" w:hAnsiTheme="majorHAnsi"/>
      <w:i/>
      <w:color w:val="auto"/>
      <w:sz w:val="52"/>
    </w:rPr>
  </w:style>
  <w:style w:type="paragraph" w:styleId="Caption">
    <w:name w:val="caption"/>
    <w:basedOn w:val="Normal"/>
    <w:next w:val="Normal"/>
    <w:uiPriority w:val="35"/>
    <w:qFormat/>
    <w:rsid w:val="00684EA6"/>
    <w:pPr>
      <w:spacing w:before="200" w:after="300" w:line="240" w:lineRule="auto"/>
    </w:pPr>
    <w:rPr>
      <w:iCs/>
      <w:szCs w:val="18"/>
    </w:rPr>
  </w:style>
  <w:style w:type="character" w:customStyle="1" w:styleId="Quote4Char">
    <w:name w:val="Quote 4 Char"/>
    <w:basedOn w:val="DefaultParagraphFont"/>
    <w:link w:val="Quote4"/>
    <w:uiPriority w:val="29"/>
    <w:rsid w:val="009802BB"/>
    <w:rPr>
      <w:rFonts w:asciiTheme="majorHAnsi" w:hAnsiTheme="majorHAnsi"/>
      <w:i/>
      <w:color w:val="auto"/>
      <w:sz w:val="52"/>
    </w:rPr>
  </w:style>
  <w:style w:type="paragraph" w:customStyle="1" w:styleId="Quote5">
    <w:name w:val="Quote 5"/>
    <w:basedOn w:val="Normal"/>
    <w:next w:val="Normal"/>
    <w:link w:val="Quote5Char"/>
    <w:uiPriority w:val="29"/>
    <w:qFormat/>
    <w:rsid w:val="00333AAD"/>
    <w:rPr>
      <w:i/>
      <w:sz w:val="44"/>
      <w:szCs w:val="44"/>
    </w:rPr>
  </w:style>
  <w:style w:type="paragraph" w:customStyle="1" w:styleId="Caption2">
    <w:name w:val="Caption 2"/>
    <w:basedOn w:val="Normal"/>
    <w:next w:val="Normal"/>
    <w:link w:val="Caption2Char"/>
    <w:uiPriority w:val="99"/>
    <w:qFormat/>
    <w:rsid w:val="00E403F2"/>
    <w:rPr>
      <w:sz w:val="14"/>
    </w:rPr>
  </w:style>
  <w:style w:type="character" w:customStyle="1" w:styleId="Quote5Char">
    <w:name w:val="Quote 5 Char"/>
    <w:basedOn w:val="DefaultParagraphFont"/>
    <w:link w:val="Quote5"/>
    <w:uiPriority w:val="29"/>
    <w:rsid w:val="00333AAD"/>
    <w:rPr>
      <w:i/>
      <w:sz w:val="44"/>
      <w:szCs w:val="44"/>
    </w:rPr>
  </w:style>
  <w:style w:type="paragraph" w:customStyle="1" w:styleId="Quote6">
    <w:name w:val="Quote 6"/>
    <w:basedOn w:val="Normal"/>
    <w:next w:val="Normal"/>
    <w:link w:val="Quote6Char"/>
    <w:uiPriority w:val="29"/>
    <w:qFormat/>
    <w:rsid w:val="001401F6"/>
    <w:rPr>
      <w:color w:val="14756E" w:themeColor="accent1"/>
      <w:sz w:val="44"/>
      <w:szCs w:val="44"/>
    </w:rPr>
  </w:style>
  <w:style w:type="character" w:customStyle="1" w:styleId="Caption2Char">
    <w:name w:val="Caption 2 Char"/>
    <w:basedOn w:val="DefaultParagraphFont"/>
    <w:link w:val="Caption2"/>
    <w:uiPriority w:val="99"/>
    <w:rsid w:val="00E403F2"/>
    <w:rPr>
      <w:sz w:val="14"/>
    </w:rPr>
  </w:style>
  <w:style w:type="paragraph" w:customStyle="1" w:styleId="Quote7">
    <w:name w:val="Quote 7"/>
    <w:basedOn w:val="Normal"/>
    <w:next w:val="Normal"/>
    <w:link w:val="Quote7Char"/>
    <w:uiPriority w:val="29"/>
    <w:qFormat/>
    <w:rsid w:val="00475E10"/>
    <w:pPr>
      <w:tabs>
        <w:tab w:val="left" w:pos="5812"/>
      </w:tabs>
      <w:spacing w:after="0"/>
      <w:ind w:left="709" w:right="766"/>
      <w:jc w:val="center"/>
    </w:pPr>
    <w:rPr>
      <w:i/>
      <w:noProof/>
      <w:color w:val="FFFFFF" w:themeColor="background1"/>
      <w:sz w:val="32"/>
      <w:szCs w:val="28"/>
    </w:rPr>
  </w:style>
  <w:style w:type="character" w:customStyle="1" w:styleId="Quote6Char">
    <w:name w:val="Quote 6 Char"/>
    <w:basedOn w:val="DefaultParagraphFont"/>
    <w:link w:val="Quote6"/>
    <w:uiPriority w:val="29"/>
    <w:rsid w:val="0064312D"/>
    <w:rPr>
      <w:color w:val="14756E" w:themeColor="accent1"/>
      <w:sz w:val="44"/>
      <w:szCs w:val="44"/>
    </w:rPr>
  </w:style>
  <w:style w:type="character" w:styleId="IntenseReference">
    <w:name w:val="Intense Reference"/>
    <w:basedOn w:val="DefaultParagraphFont"/>
    <w:uiPriority w:val="32"/>
    <w:semiHidden/>
    <w:rsid w:val="0064312D"/>
    <w:rPr>
      <w:b/>
      <w:bCs/>
      <w:smallCaps/>
      <w:color w:val="14756E" w:themeColor="accent1"/>
      <w:spacing w:val="5"/>
    </w:rPr>
  </w:style>
  <w:style w:type="character" w:customStyle="1" w:styleId="Quote7Char">
    <w:name w:val="Quote 7 Char"/>
    <w:basedOn w:val="DefaultParagraphFont"/>
    <w:link w:val="Quote7"/>
    <w:uiPriority w:val="29"/>
    <w:rsid w:val="00475E10"/>
    <w:rPr>
      <w:i/>
      <w:noProof/>
      <w:color w:val="FFFFFF" w:themeColor="background1"/>
      <w:sz w:val="32"/>
      <w:szCs w:val="28"/>
    </w:rPr>
  </w:style>
  <w:style w:type="paragraph" w:customStyle="1" w:styleId="Quote8">
    <w:name w:val="Quote 8"/>
    <w:basedOn w:val="Quote4"/>
    <w:link w:val="Quote8Char"/>
    <w:qFormat/>
    <w:rsid w:val="00475E10"/>
    <w:pPr>
      <w:ind w:left="0" w:right="0"/>
    </w:pPr>
    <w:rPr>
      <w:rFonts w:asciiTheme="minorHAnsi" w:hAnsiTheme="minorHAnsi"/>
      <w:color w:val="3A3A3A" w:themeColor="accent6"/>
      <w:sz w:val="36"/>
    </w:rPr>
  </w:style>
  <w:style w:type="character" w:customStyle="1" w:styleId="Quote8Char">
    <w:name w:val="Quote 8 Char"/>
    <w:basedOn w:val="Quote4Char"/>
    <w:link w:val="Quote8"/>
    <w:rsid w:val="00475E10"/>
    <w:rPr>
      <w:rFonts w:asciiTheme="majorHAnsi" w:hAnsiTheme="majorHAnsi"/>
      <w:i/>
      <w:color w:val="3A3A3A" w:themeColor="accent6"/>
      <w:sz w:val="36"/>
    </w:rPr>
  </w:style>
  <w:style w:type="paragraph" w:styleId="NoSpacing">
    <w:name w:val="No Spacing"/>
    <w:link w:val="NoSpacingChar"/>
    <w:uiPriority w:val="1"/>
    <w:unhideWhenUsed/>
    <w:qFormat/>
    <w:rsid w:val="00983498"/>
    <w:pPr>
      <w:spacing w:after="0" w:line="240" w:lineRule="auto"/>
    </w:pPr>
    <w:rPr>
      <w:rFonts w:cs="Times New Roman"/>
      <w:color w:val="auto"/>
      <w:kern w:val="24"/>
      <w:sz w:val="20"/>
      <w:szCs w:val="23"/>
      <w14:ligatures w14:val="standardContextual"/>
    </w:rPr>
  </w:style>
  <w:style w:type="character" w:customStyle="1" w:styleId="NoSpacingChar">
    <w:name w:val="No Spacing Char"/>
    <w:basedOn w:val="DefaultParagraphFont"/>
    <w:link w:val="NoSpacing"/>
    <w:uiPriority w:val="1"/>
    <w:rsid w:val="00983498"/>
    <w:rPr>
      <w:rFonts w:cs="Times New Roman"/>
      <w:color w:val="auto"/>
      <w:kern w:val="24"/>
      <w:sz w:val="20"/>
      <w:szCs w:val="23"/>
      <w14:ligatures w14:val="standardContextual"/>
    </w:rPr>
  </w:style>
  <w:style w:type="paragraph" w:styleId="TOCHeading">
    <w:name w:val="TOC Heading"/>
    <w:basedOn w:val="SectionHeading"/>
    <w:next w:val="Normal"/>
    <w:uiPriority w:val="39"/>
    <w:unhideWhenUsed/>
    <w:qFormat/>
    <w:rsid w:val="00347EB9"/>
    <w:pPr>
      <w:spacing w:before="480" w:after="0" w:line="276" w:lineRule="auto"/>
    </w:pPr>
    <w:rPr>
      <w:bCs/>
      <w:sz w:val="28"/>
      <w:szCs w:val="28"/>
    </w:rPr>
  </w:style>
  <w:style w:type="paragraph" w:styleId="TOC1">
    <w:name w:val="toc 1"/>
    <w:basedOn w:val="Normal"/>
    <w:next w:val="Normal"/>
    <w:autoRedefine/>
    <w:uiPriority w:val="39"/>
    <w:unhideWhenUsed/>
    <w:rsid w:val="000E29C5"/>
    <w:pPr>
      <w:spacing w:before="360" w:after="360"/>
    </w:pPr>
    <w:rPr>
      <w:rFonts w:cstheme="minorHAnsi"/>
      <w:b/>
      <w:bCs/>
      <w:caps/>
      <w:u w:val="single"/>
    </w:rPr>
  </w:style>
  <w:style w:type="character" w:styleId="Hyperlink">
    <w:name w:val="Hyperlink"/>
    <w:basedOn w:val="DefaultParagraphFont"/>
    <w:uiPriority w:val="99"/>
    <w:unhideWhenUsed/>
    <w:rsid w:val="007356AE"/>
    <w:rPr>
      <w:color w:val="0070C0"/>
      <w:u w:val="single"/>
    </w:rPr>
  </w:style>
  <w:style w:type="paragraph" w:styleId="TOC2">
    <w:name w:val="toc 2"/>
    <w:basedOn w:val="Normal"/>
    <w:next w:val="Normal"/>
    <w:autoRedefine/>
    <w:uiPriority w:val="39"/>
    <w:unhideWhenUsed/>
    <w:rsid w:val="000E29C5"/>
    <w:pPr>
      <w:spacing w:after="0"/>
    </w:pPr>
    <w:rPr>
      <w:rFonts w:cstheme="minorHAnsi"/>
      <w:b/>
      <w:bCs/>
      <w:smallCaps/>
    </w:rPr>
  </w:style>
  <w:style w:type="paragraph" w:styleId="TOC3">
    <w:name w:val="toc 3"/>
    <w:basedOn w:val="Normal"/>
    <w:next w:val="Normal"/>
    <w:autoRedefine/>
    <w:uiPriority w:val="39"/>
    <w:unhideWhenUsed/>
    <w:rsid w:val="000E29C5"/>
    <w:pPr>
      <w:spacing w:after="0"/>
    </w:pPr>
    <w:rPr>
      <w:rFonts w:cstheme="minorHAnsi"/>
      <w:smallCaps/>
    </w:rPr>
  </w:style>
  <w:style w:type="paragraph" w:styleId="TOC4">
    <w:name w:val="toc 4"/>
    <w:basedOn w:val="Normal"/>
    <w:next w:val="Normal"/>
    <w:autoRedefine/>
    <w:uiPriority w:val="39"/>
    <w:semiHidden/>
    <w:unhideWhenUsed/>
    <w:rsid w:val="000E29C5"/>
    <w:pPr>
      <w:spacing w:after="0"/>
    </w:pPr>
    <w:rPr>
      <w:rFonts w:cstheme="minorHAnsi"/>
    </w:rPr>
  </w:style>
  <w:style w:type="paragraph" w:styleId="TOC5">
    <w:name w:val="toc 5"/>
    <w:basedOn w:val="Normal"/>
    <w:next w:val="Normal"/>
    <w:autoRedefine/>
    <w:uiPriority w:val="39"/>
    <w:semiHidden/>
    <w:unhideWhenUsed/>
    <w:rsid w:val="000E29C5"/>
    <w:pPr>
      <w:spacing w:after="0"/>
    </w:pPr>
    <w:rPr>
      <w:rFonts w:cstheme="minorHAnsi"/>
    </w:rPr>
  </w:style>
  <w:style w:type="paragraph" w:styleId="TOC6">
    <w:name w:val="toc 6"/>
    <w:basedOn w:val="Normal"/>
    <w:next w:val="Normal"/>
    <w:autoRedefine/>
    <w:uiPriority w:val="39"/>
    <w:semiHidden/>
    <w:unhideWhenUsed/>
    <w:rsid w:val="000E29C5"/>
    <w:pPr>
      <w:spacing w:after="0"/>
    </w:pPr>
    <w:rPr>
      <w:rFonts w:cstheme="minorHAnsi"/>
    </w:rPr>
  </w:style>
  <w:style w:type="paragraph" w:styleId="TOC7">
    <w:name w:val="toc 7"/>
    <w:basedOn w:val="Normal"/>
    <w:next w:val="Normal"/>
    <w:autoRedefine/>
    <w:uiPriority w:val="39"/>
    <w:semiHidden/>
    <w:unhideWhenUsed/>
    <w:rsid w:val="000E29C5"/>
    <w:pPr>
      <w:spacing w:after="0"/>
    </w:pPr>
    <w:rPr>
      <w:rFonts w:cstheme="minorHAnsi"/>
    </w:rPr>
  </w:style>
  <w:style w:type="paragraph" w:styleId="TOC8">
    <w:name w:val="toc 8"/>
    <w:basedOn w:val="Normal"/>
    <w:next w:val="Normal"/>
    <w:autoRedefine/>
    <w:uiPriority w:val="39"/>
    <w:semiHidden/>
    <w:unhideWhenUsed/>
    <w:rsid w:val="000E29C5"/>
    <w:pPr>
      <w:spacing w:after="0"/>
    </w:pPr>
    <w:rPr>
      <w:rFonts w:cstheme="minorHAnsi"/>
    </w:rPr>
  </w:style>
  <w:style w:type="paragraph" w:styleId="TOC9">
    <w:name w:val="toc 9"/>
    <w:basedOn w:val="Normal"/>
    <w:next w:val="Normal"/>
    <w:autoRedefine/>
    <w:uiPriority w:val="39"/>
    <w:semiHidden/>
    <w:unhideWhenUsed/>
    <w:rsid w:val="000E29C5"/>
    <w:pPr>
      <w:spacing w:after="0"/>
    </w:pPr>
    <w:rPr>
      <w:rFonts w:cstheme="minorHAnsi"/>
    </w:rPr>
  </w:style>
  <w:style w:type="paragraph" w:customStyle="1" w:styleId="ReportTitle">
    <w:name w:val="Report Title"/>
    <w:basedOn w:val="Title"/>
    <w:qFormat/>
    <w:rsid w:val="00EB61B2"/>
    <w:rPr>
      <w:color w:val="auto"/>
      <w:sz w:val="48"/>
    </w:rPr>
  </w:style>
  <w:style w:type="paragraph" w:customStyle="1" w:styleId="SemesterTitle">
    <w:name w:val="Semester Title"/>
    <w:basedOn w:val="Title"/>
    <w:qFormat/>
    <w:rsid w:val="008E7A87"/>
  </w:style>
  <w:style w:type="paragraph" w:customStyle="1" w:styleId="StudentAuthorName">
    <w:name w:val="Student Author Name"/>
    <w:basedOn w:val="NoSpacing"/>
    <w:qFormat/>
    <w:rsid w:val="00367CB3"/>
    <w:rPr>
      <w:rFonts w:ascii="Arial" w:hAnsi="Arial" w:cs="Arial"/>
      <w:color w:val="FFFFFF" w:themeColor="background1"/>
      <w:sz w:val="24"/>
      <w:szCs w:val="24"/>
    </w:rPr>
  </w:style>
  <w:style w:type="paragraph" w:customStyle="1" w:styleId="Title-Black">
    <w:name w:val="Title-Black"/>
    <w:basedOn w:val="Title"/>
    <w:qFormat/>
    <w:rsid w:val="00914F07"/>
    <w:rPr>
      <w:color w:val="auto"/>
    </w:rPr>
  </w:style>
  <w:style w:type="paragraph" w:customStyle="1" w:styleId="Subtitle-Black">
    <w:name w:val="Subtitle-Black"/>
    <w:basedOn w:val="Subtitle"/>
    <w:qFormat/>
    <w:rsid w:val="00421EFB"/>
    <w:rPr>
      <w:color w:val="auto"/>
    </w:rPr>
  </w:style>
  <w:style w:type="character" w:styleId="PageNumber">
    <w:name w:val="page number"/>
    <w:basedOn w:val="DefaultParagraphFont"/>
    <w:uiPriority w:val="99"/>
    <w:semiHidden/>
    <w:unhideWhenUsed/>
    <w:rsid w:val="00261179"/>
  </w:style>
  <w:style w:type="character" w:customStyle="1" w:styleId="Heading3Char">
    <w:name w:val="Heading 3 Char"/>
    <w:basedOn w:val="DefaultParagraphFont"/>
    <w:link w:val="Heading3"/>
    <w:uiPriority w:val="9"/>
    <w:semiHidden/>
    <w:rsid w:val="00595709"/>
    <w:rPr>
      <w:rFonts w:asciiTheme="majorHAnsi" w:eastAsiaTheme="majorEastAsia" w:hAnsiTheme="majorHAnsi" w:cstheme="majorBidi"/>
      <w:color w:val="auto"/>
      <w:sz w:val="28"/>
      <w:szCs w:val="24"/>
    </w:rPr>
  </w:style>
  <w:style w:type="paragraph" w:styleId="TableofFigures">
    <w:name w:val="table of figures"/>
    <w:basedOn w:val="Normal"/>
    <w:next w:val="Normal"/>
    <w:uiPriority w:val="99"/>
    <w:unhideWhenUsed/>
    <w:rsid w:val="00EE60C0"/>
    <w:pPr>
      <w:spacing w:after="0"/>
    </w:pPr>
  </w:style>
  <w:style w:type="character" w:customStyle="1" w:styleId="Heading4Char">
    <w:name w:val="Heading 4 Char"/>
    <w:basedOn w:val="DefaultParagraphFont"/>
    <w:link w:val="Heading4"/>
    <w:uiPriority w:val="9"/>
    <w:semiHidden/>
    <w:rsid w:val="00FB4CFA"/>
    <w:rPr>
      <w:rFonts w:asciiTheme="majorHAnsi" w:eastAsiaTheme="majorEastAsia" w:hAnsiTheme="majorHAnsi" w:cstheme="majorBidi"/>
      <w:i/>
      <w:iCs/>
      <w:color w:val="0F5751" w:themeColor="accent1" w:themeShade="BF"/>
    </w:rPr>
  </w:style>
  <w:style w:type="character" w:customStyle="1" w:styleId="Heading5Char">
    <w:name w:val="Heading 5 Char"/>
    <w:basedOn w:val="DefaultParagraphFont"/>
    <w:link w:val="Heading5"/>
    <w:uiPriority w:val="9"/>
    <w:semiHidden/>
    <w:rsid w:val="00FB4CFA"/>
    <w:rPr>
      <w:rFonts w:asciiTheme="majorHAnsi" w:eastAsiaTheme="majorEastAsia" w:hAnsiTheme="majorHAnsi" w:cstheme="majorBidi"/>
      <w:color w:val="0F5751" w:themeColor="accent1" w:themeShade="BF"/>
    </w:rPr>
  </w:style>
  <w:style w:type="character" w:customStyle="1" w:styleId="Heading6Char">
    <w:name w:val="Heading 6 Char"/>
    <w:basedOn w:val="DefaultParagraphFont"/>
    <w:link w:val="Heading6"/>
    <w:uiPriority w:val="9"/>
    <w:semiHidden/>
    <w:rsid w:val="00FB4CFA"/>
    <w:rPr>
      <w:rFonts w:asciiTheme="majorHAnsi" w:eastAsiaTheme="majorEastAsia" w:hAnsiTheme="majorHAnsi" w:cstheme="majorBidi"/>
      <w:color w:val="0A3A36" w:themeColor="accent1" w:themeShade="7F"/>
    </w:rPr>
  </w:style>
  <w:style w:type="character" w:styleId="UnresolvedMention">
    <w:name w:val="Unresolved Mention"/>
    <w:basedOn w:val="DefaultParagraphFont"/>
    <w:uiPriority w:val="99"/>
    <w:semiHidden/>
    <w:unhideWhenUsed/>
    <w:rsid w:val="005E19A1"/>
    <w:rPr>
      <w:color w:val="605E5C"/>
      <w:shd w:val="clear" w:color="auto" w:fill="E1DFDD"/>
    </w:rPr>
  </w:style>
  <w:style w:type="paragraph" w:customStyle="1" w:styleId="SectionHeading">
    <w:name w:val="Section Heading"/>
    <w:basedOn w:val="Normal"/>
    <w:next w:val="Normal"/>
    <w:qFormat/>
    <w:rsid w:val="006B28E5"/>
    <w:rPr>
      <w:rFonts w:asciiTheme="majorHAnsi" w:hAnsiTheme="majorHAnsi"/>
      <w:b/>
      <w:color w:val="auto"/>
      <w:sz w:val="32"/>
    </w:rPr>
  </w:style>
  <w:style w:type="table" w:styleId="ListTable2-Accent6">
    <w:name w:val="List Table 2 Accent 6"/>
    <w:basedOn w:val="TableNormal"/>
    <w:uiPriority w:val="47"/>
    <w:rsid w:val="004B478A"/>
    <w:pPr>
      <w:spacing w:after="0" w:line="240" w:lineRule="auto"/>
    </w:pPr>
    <w:tblPr>
      <w:tblStyleRowBandSize w:val="1"/>
      <w:tblStyleColBandSize w:val="1"/>
      <w:tblBorders>
        <w:top w:val="single" w:sz="4" w:space="0" w:color="888888" w:themeColor="accent6" w:themeTint="99"/>
        <w:bottom w:val="single" w:sz="4" w:space="0" w:color="888888" w:themeColor="accent6" w:themeTint="99"/>
        <w:insideH w:val="single" w:sz="4" w:space="0" w:color="888888"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numbering" w:styleId="111111">
    <w:name w:val="Outline List 2"/>
    <w:basedOn w:val="NoList"/>
    <w:uiPriority w:val="99"/>
    <w:semiHidden/>
    <w:unhideWhenUsed/>
    <w:rsid w:val="00BC4310"/>
    <w:pPr>
      <w:numPr>
        <w:numId w:val="11"/>
      </w:numPr>
    </w:pPr>
  </w:style>
  <w:style w:type="character" w:customStyle="1" w:styleId="Heading7Char">
    <w:name w:val="Heading 7 Char"/>
    <w:basedOn w:val="DefaultParagraphFont"/>
    <w:link w:val="Heading7"/>
    <w:uiPriority w:val="9"/>
    <w:semiHidden/>
    <w:rsid w:val="00BC4310"/>
    <w:rPr>
      <w:rFonts w:asciiTheme="majorHAnsi" w:eastAsiaTheme="majorEastAsia" w:hAnsiTheme="majorHAnsi" w:cstheme="majorBidi"/>
      <w:i/>
      <w:iCs/>
      <w:color w:val="0A3A36" w:themeColor="accent1" w:themeShade="7F"/>
    </w:rPr>
  </w:style>
  <w:style w:type="character" w:customStyle="1" w:styleId="Heading8Char">
    <w:name w:val="Heading 8 Char"/>
    <w:basedOn w:val="DefaultParagraphFont"/>
    <w:link w:val="Heading8"/>
    <w:uiPriority w:val="9"/>
    <w:semiHidden/>
    <w:rsid w:val="00BC43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C4310"/>
    <w:rPr>
      <w:rFonts w:asciiTheme="majorHAnsi" w:eastAsiaTheme="majorEastAsia" w:hAnsiTheme="majorHAnsi" w:cstheme="majorBidi"/>
      <w:i/>
      <w:iCs/>
      <w:color w:val="272727" w:themeColor="text1" w:themeTint="D8"/>
      <w:sz w:val="21"/>
      <w:szCs w:val="21"/>
    </w:rPr>
  </w:style>
  <w:style w:type="numbering" w:styleId="ArticleSection">
    <w:name w:val="Outline List 3"/>
    <w:basedOn w:val="NoList"/>
    <w:uiPriority w:val="99"/>
    <w:semiHidden/>
    <w:unhideWhenUsed/>
    <w:rsid w:val="00BC4310"/>
    <w:pPr>
      <w:numPr>
        <w:numId w:val="12"/>
      </w:numPr>
    </w:pPr>
  </w:style>
  <w:style w:type="numbering" w:customStyle="1" w:styleId="CurrentList1">
    <w:name w:val="Current List1"/>
    <w:uiPriority w:val="99"/>
    <w:rsid w:val="00BC4310"/>
    <w:pPr>
      <w:numPr>
        <w:numId w:val="13"/>
      </w:numPr>
    </w:pPr>
  </w:style>
  <w:style w:type="numbering" w:customStyle="1" w:styleId="CurrentList2">
    <w:name w:val="Current List2"/>
    <w:uiPriority w:val="99"/>
    <w:rsid w:val="00994A6C"/>
    <w:pPr>
      <w:numPr>
        <w:numId w:val="14"/>
      </w:numPr>
    </w:pPr>
  </w:style>
  <w:style w:type="numbering" w:customStyle="1" w:styleId="CurrentList3">
    <w:name w:val="Current List3"/>
    <w:uiPriority w:val="99"/>
    <w:rsid w:val="00994A6C"/>
    <w:pPr>
      <w:numPr>
        <w:numId w:val="15"/>
      </w:numPr>
    </w:pPr>
  </w:style>
  <w:style w:type="numbering" w:customStyle="1" w:styleId="CurrentList4">
    <w:name w:val="Current List4"/>
    <w:uiPriority w:val="99"/>
    <w:rsid w:val="009D53E4"/>
    <w:pPr>
      <w:numPr>
        <w:numId w:val="16"/>
      </w:numPr>
    </w:pPr>
  </w:style>
  <w:style w:type="numbering" w:customStyle="1" w:styleId="CurrentList5">
    <w:name w:val="Current List5"/>
    <w:uiPriority w:val="99"/>
    <w:rsid w:val="009D53E4"/>
    <w:pPr>
      <w:numPr>
        <w:numId w:val="17"/>
      </w:numPr>
    </w:pPr>
  </w:style>
  <w:style w:type="numbering" w:customStyle="1" w:styleId="CurrentList6">
    <w:name w:val="Current List6"/>
    <w:uiPriority w:val="99"/>
    <w:rsid w:val="009D53E4"/>
    <w:pPr>
      <w:numPr>
        <w:numId w:val="18"/>
      </w:numPr>
    </w:pPr>
  </w:style>
  <w:style w:type="numbering" w:customStyle="1" w:styleId="CurrentList7">
    <w:name w:val="Current List7"/>
    <w:uiPriority w:val="99"/>
    <w:rsid w:val="009D53E4"/>
    <w:pPr>
      <w:numPr>
        <w:numId w:val="19"/>
      </w:numPr>
    </w:pPr>
  </w:style>
  <w:style w:type="numbering" w:customStyle="1" w:styleId="CurrentList8">
    <w:name w:val="Current List8"/>
    <w:uiPriority w:val="99"/>
    <w:rsid w:val="0094766F"/>
    <w:pPr>
      <w:numPr>
        <w:numId w:val="20"/>
      </w:numPr>
    </w:pPr>
  </w:style>
  <w:style w:type="numbering" w:customStyle="1" w:styleId="CurrentList9">
    <w:name w:val="Current List9"/>
    <w:uiPriority w:val="99"/>
    <w:rsid w:val="0094766F"/>
    <w:pPr>
      <w:numPr>
        <w:numId w:val="21"/>
      </w:numPr>
    </w:pPr>
  </w:style>
  <w:style w:type="numbering" w:customStyle="1" w:styleId="CurrentList10">
    <w:name w:val="Current List10"/>
    <w:uiPriority w:val="99"/>
    <w:rsid w:val="0094766F"/>
    <w:pPr>
      <w:numPr>
        <w:numId w:val="22"/>
      </w:numPr>
    </w:pPr>
  </w:style>
  <w:style w:type="table" w:styleId="ListTable2-Accent4">
    <w:name w:val="List Table 2 Accent 4"/>
    <w:basedOn w:val="TableNormal"/>
    <w:uiPriority w:val="47"/>
    <w:rsid w:val="00BB47ED"/>
    <w:pPr>
      <w:spacing w:after="0" w:line="240" w:lineRule="auto"/>
    </w:pPr>
    <w:tblPr>
      <w:tblStyleRowBandSize w:val="1"/>
      <w:tblStyleColBandSize w:val="1"/>
      <w:tblBorders>
        <w:top w:val="single" w:sz="4" w:space="0" w:color="FA937B" w:themeColor="accent4" w:themeTint="99"/>
        <w:bottom w:val="single" w:sz="4" w:space="0" w:color="FA937B" w:themeColor="accent4" w:themeTint="99"/>
        <w:insideH w:val="single" w:sz="4" w:space="0" w:color="FA937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2-Accent3">
    <w:name w:val="List Table 2 Accent 3"/>
    <w:basedOn w:val="TableNormal"/>
    <w:uiPriority w:val="47"/>
    <w:rsid w:val="00BB47ED"/>
    <w:pPr>
      <w:spacing w:after="0" w:line="240" w:lineRule="auto"/>
    </w:pPr>
    <w:tblPr>
      <w:tblStyleRowBandSize w:val="1"/>
      <w:tblStyleColBandSize w:val="1"/>
      <w:tblBorders>
        <w:top w:val="single" w:sz="4" w:space="0" w:color="DF98AD" w:themeColor="accent3" w:themeTint="99"/>
        <w:bottom w:val="single" w:sz="4" w:space="0" w:color="DF98AD" w:themeColor="accent3" w:themeTint="99"/>
        <w:insideH w:val="single" w:sz="4" w:space="0" w:color="DF98AD"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4DCE3" w:themeFill="accent3" w:themeFillTint="33"/>
      </w:tcPr>
    </w:tblStylePr>
    <w:tblStylePr w:type="band1Horz">
      <w:tblPr/>
      <w:tcPr>
        <w:shd w:val="clear" w:color="auto" w:fill="F4DCE3" w:themeFill="accent3" w:themeFillTint="33"/>
      </w:tcPr>
    </w:tblStylePr>
  </w:style>
  <w:style w:type="table" w:styleId="ListTable1Light-Accent6">
    <w:name w:val="List Table 1 Light Accent 6"/>
    <w:basedOn w:val="TableNormal"/>
    <w:uiPriority w:val="46"/>
    <w:rsid w:val="00BB47ED"/>
    <w:pPr>
      <w:spacing w:after="0" w:line="240" w:lineRule="auto"/>
    </w:pPr>
    <w:tblPr>
      <w:tblStyleRowBandSize w:val="1"/>
      <w:tblStyleColBandSize w:val="1"/>
    </w:tblPr>
    <w:tblStylePr w:type="firstRow">
      <w:rPr>
        <w:b/>
        <w:bCs/>
      </w:rPr>
      <w:tblPr/>
      <w:tcPr>
        <w:tcBorders>
          <w:bottom w:val="single" w:sz="4" w:space="0" w:color="888888" w:themeColor="accent6" w:themeTint="99"/>
        </w:tcBorders>
      </w:tcPr>
    </w:tblStylePr>
    <w:tblStylePr w:type="lastRow">
      <w:rPr>
        <w:b/>
        <w:bCs/>
      </w:rPr>
      <w:tblPr/>
      <w:tcPr>
        <w:tcBorders>
          <w:top w:val="single" w:sz="4" w:space="0" w:color="888888" w:themeColor="accent6" w:themeTint="99"/>
        </w:tcBorders>
      </w:tc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table" w:styleId="ListTable1Light-Accent4">
    <w:name w:val="List Table 1 Light Accent 4"/>
    <w:basedOn w:val="TableNormal"/>
    <w:uiPriority w:val="46"/>
    <w:rsid w:val="00BB47ED"/>
    <w:pPr>
      <w:spacing w:after="0" w:line="240" w:lineRule="auto"/>
    </w:pPr>
    <w:tblPr>
      <w:tblStyleRowBandSize w:val="1"/>
      <w:tblStyleColBandSize w:val="1"/>
    </w:tblPr>
    <w:tblStylePr w:type="firstRow">
      <w:rPr>
        <w:b/>
        <w:bCs/>
      </w:rPr>
      <w:tblPr/>
      <w:tcPr>
        <w:tcBorders>
          <w:bottom w:val="single" w:sz="4" w:space="0" w:color="FA937B" w:themeColor="accent4" w:themeTint="99"/>
        </w:tcBorders>
      </w:tcPr>
    </w:tblStylePr>
    <w:tblStylePr w:type="lastRow">
      <w:rPr>
        <w:b/>
        <w:bCs/>
      </w:rPr>
      <w:tblPr/>
      <w:tcPr>
        <w:tcBorders>
          <w:top w:val="single" w:sz="4" w:space="0" w:color="FA937B" w:themeColor="accent4" w:themeTint="99"/>
        </w:tcBorders>
      </w:tc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1Light">
    <w:name w:val="List Table 1 Light"/>
    <w:basedOn w:val="TableNormal"/>
    <w:uiPriority w:val="46"/>
    <w:rsid w:val="00BB47ED"/>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BB47ED"/>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3B3D9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6">
    <w:name w:val="List Table 6 Colorful Accent 6"/>
    <w:basedOn w:val="TableNormal"/>
    <w:uiPriority w:val="51"/>
    <w:rsid w:val="003B3D92"/>
    <w:pPr>
      <w:spacing w:after="0" w:line="240" w:lineRule="auto"/>
    </w:pPr>
    <w:rPr>
      <w:color w:val="2B2B2B" w:themeColor="accent6" w:themeShade="BF"/>
    </w:rPr>
    <w:tblPr>
      <w:tblStyleRowBandSize w:val="1"/>
      <w:tblStyleColBandSize w:val="1"/>
      <w:tblBorders>
        <w:top w:val="single" w:sz="4" w:space="0" w:color="3A3A3A" w:themeColor="accent6"/>
        <w:bottom w:val="single" w:sz="4" w:space="0" w:color="3A3A3A" w:themeColor="accent6"/>
      </w:tblBorders>
    </w:tblPr>
    <w:tblStylePr w:type="firstRow">
      <w:rPr>
        <w:b/>
        <w:bCs/>
      </w:rPr>
      <w:tblPr/>
      <w:tcPr>
        <w:tcBorders>
          <w:bottom w:val="single" w:sz="4" w:space="0" w:color="3A3A3A" w:themeColor="accent6"/>
        </w:tcBorders>
      </w:tcPr>
    </w:tblStylePr>
    <w:tblStylePr w:type="lastRow">
      <w:rPr>
        <w:b/>
        <w:bCs/>
      </w:rPr>
      <w:tblPr/>
      <w:tcPr>
        <w:tcBorders>
          <w:top w:val="double" w:sz="4" w:space="0" w:color="3A3A3A" w:themeColor="accent6"/>
        </w:tcBorders>
      </w:tc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table" w:styleId="ListTable6Colorful-Accent2">
    <w:name w:val="List Table 6 Colorful Accent 2"/>
    <w:basedOn w:val="TableNormal"/>
    <w:uiPriority w:val="51"/>
    <w:rsid w:val="003B3D92"/>
    <w:pPr>
      <w:spacing w:after="0" w:line="240" w:lineRule="auto"/>
    </w:pPr>
    <w:rPr>
      <w:color w:val="117B84" w:themeColor="accent2" w:themeShade="BF"/>
    </w:rPr>
    <w:tblPr>
      <w:tblStyleRowBandSize w:val="1"/>
      <w:tblStyleColBandSize w:val="1"/>
      <w:tblBorders>
        <w:top w:val="single" w:sz="4" w:space="0" w:color="17A6B1" w:themeColor="accent2"/>
        <w:bottom w:val="single" w:sz="4" w:space="0" w:color="17A6B1" w:themeColor="accent2"/>
      </w:tblBorders>
    </w:tblPr>
    <w:tblStylePr w:type="firstRow">
      <w:rPr>
        <w:b/>
        <w:bCs/>
      </w:rPr>
      <w:tblPr/>
      <w:tcPr>
        <w:tcBorders>
          <w:bottom w:val="single" w:sz="4" w:space="0" w:color="17A6B1" w:themeColor="accent2"/>
        </w:tcBorders>
      </w:tcPr>
    </w:tblStylePr>
    <w:tblStylePr w:type="lastRow">
      <w:rPr>
        <w:b/>
        <w:bCs/>
      </w:rPr>
      <w:tblPr/>
      <w:tcPr>
        <w:tcBorders>
          <w:top w:val="double" w:sz="4" w:space="0" w:color="17A6B1" w:themeColor="accent2"/>
        </w:tcBorders>
      </w:tcPr>
    </w:tblStylePr>
    <w:tblStylePr w:type="firstCol">
      <w:rPr>
        <w:b/>
        <w:bCs/>
      </w:rPr>
    </w:tblStylePr>
    <w:tblStylePr w:type="lastCol">
      <w:rPr>
        <w:b/>
        <w:bCs/>
      </w:rPr>
    </w:tblStylePr>
    <w:tblStylePr w:type="band1Vert">
      <w:tblPr/>
      <w:tcPr>
        <w:shd w:val="clear" w:color="auto" w:fill="C8F4F8" w:themeFill="accent2" w:themeFillTint="33"/>
      </w:tcPr>
    </w:tblStylePr>
    <w:tblStylePr w:type="band1Horz">
      <w:tblPr/>
      <w:tcPr>
        <w:shd w:val="clear" w:color="auto" w:fill="C8F4F8" w:themeFill="accent2" w:themeFillTint="33"/>
      </w:tcPr>
    </w:tblStylePr>
  </w:style>
  <w:style w:type="table" w:styleId="ListTable6Colorful-Accent3">
    <w:name w:val="List Table 6 Colorful Accent 3"/>
    <w:basedOn w:val="TableNormal"/>
    <w:uiPriority w:val="51"/>
    <w:rsid w:val="003B3D92"/>
    <w:pPr>
      <w:spacing w:after="0" w:line="240" w:lineRule="auto"/>
    </w:pPr>
    <w:rPr>
      <w:color w:val="A53253" w:themeColor="accent3" w:themeShade="BF"/>
    </w:rPr>
    <w:tblPr>
      <w:tblStyleRowBandSize w:val="1"/>
      <w:tblStyleColBandSize w:val="1"/>
      <w:tblBorders>
        <w:top w:val="single" w:sz="4" w:space="0" w:color="CB5577" w:themeColor="accent3"/>
        <w:bottom w:val="single" w:sz="4" w:space="0" w:color="CB5577" w:themeColor="accent3"/>
      </w:tblBorders>
    </w:tblPr>
    <w:tblStylePr w:type="firstRow">
      <w:rPr>
        <w:b/>
        <w:bCs/>
      </w:rPr>
      <w:tblPr/>
      <w:tcPr>
        <w:tcBorders>
          <w:bottom w:val="single" w:sz="4" w:space="0" w:color="CB5577" w:themeColor="accent3"/>
        </w:tcBorders>
      </w:tcPr>
    </w:tblStylePr>
    <w:tblStylePr w:type="lastRow">
      <w:rPr>
        <w:b/>
        <w:bCs/>
      </w:rPr>
      <w:tblPr/>
      <w:tcPr>
        <w:tcBorders>
          <w:top w:val="double" w:sz="4" w:space="0" w:color="CB5577" w:themeColor="accent3"/>
        </w:tcBorders>
      </w:tcPr>
    </w:tblStylePr>
    <w:tblStylePr w:type="firstCol">
      <w:rPr>
        <w:b/>
        <w:bCs/>
      </w:rPr>
    </w:tblStylePr>
    <w:tblStylePr w:type="lastCol">
      <w:rPr>
        <w:b/>
        <w:bCs/>
      </w:rPr>
    </w:tblStylePr>
    <w:tblStylePr w:type="band1Vert">
      <w:tblPr/>
      <w:tcPr>
        <w:shd w:val="clear" w:color="auto" w:fill="F4DCE3" w:themeFill="accent3" w:themeFillTint="33"/>
      </w:tcPr>
    </w:tblStylePr>
    <w:tblStylePr w:type="band1Horz">
      <w:tblPr/>
      <w:tcPr>
        <w:shd w:val="clear" w:color="auto" w:fill="F4DCE3" w:themeFill="accent3" w:themeFillTint="33"/>
      </w:tcPr>
    </w:tblStylePr>
  </w:style>
  <w:style w:type="table" w:styleId="ListTable6Colorful-Accent4">
    <w:name w:val="List Table 6 Colorful Accent 4"/>
    <w:basedOn w:val="TableNormal"/>
    <w:uiPriority w:val="51"/>
    <w:rsid w:val="003B3D92"/>
    <w:pPr>
      <w:spacing w:after="0" w:line="240" w:lineRule="auto"/>
    </w:pPr>
    <w:rPr>
      <w:color w:val="CE2C06" w:themeColor="accent4" w:themeShade="BF"/>
    </w:rPr>
    <w:tblPr>
      <w:tblStyleRowBandSize w:val="1"/>
      <w:tblStyleColBandSize w:val="1"/>
      <w:tblBorders>
        <w:top w:val="single" w:sz="4" w:space="0" w:color="F84C24" w:themeColor="accent4"/>
        <w:bottom w:val="single" w:sz="4" w:space="0" w:color="F84C24" w:themeColor="accent4"/>
      </w:tblBorders>
    </w:tblPr>
    <w:tblStylePr w:type="firstRow">
      <w:rPr>
        <w:b/>
        <w:bCs/>
      </w:rPr>
      <w:tblPr/>
      <w:tcPr>
        <w:tcBorders>
          <w:bottom w:val="single" w:sz="4" w:space="0" w:color="F84C24" w:themeColor="accent4"/>
        </w:tcBorders>
      </w:tcPr>
    </w:tblStylePr>
    <w:tblStylePr w:type="lastRow">
      <w:rPr>
        <w:b/>
        <w:bCs/>
      </w:rPr>
      <w:tblPr/>
      <w:tcPr>
        <w:tcBorders>
          <w:top w:val="double" w:sz="4" w:space="0" w:color="F84C24" w:themeColor="accent4"/>
        </w:tcBorders>
      </w:tc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6Colorful-Accent5">
    <w:name w:val="List Table 6 Colorful Accent 5"/>
    <w:basedOn w:val="TableNormal"/>
    <w:uiPriority w:val="51"/>
    <w:rsid w:val="003B3D92"/>
    <w:pPr>
      <w:spacing w:after="0" w:line="240" w:lineRule="auto"/>
    </w:pPr>
    <w:rPr>
      <w:color w:val="4F2C4D" w:themeColor="accent5" w:themeShade="BF"/>
    </w:rPr>
    <w:tblPr>
      <w:tblStyleRowBandSize w:val="1"/>
      <w:tblStyleColBandSize w:val="1"/>
      <w:tblBorders>
        <w:top w:val="single" w:sz="4" w:space="0" w:color="6A3B68" w:themeColor="accent5"/>
        <w:bottom w:val="single" w:sz="4" w:space="0" w:color="6A3B68" w:themeColor="accent5"/>
      </w:tblBorders>
    </w:tblPr>
    <w:tblStylePr w:type="firstRow">
      <w:rPr>
        <w:b/>
        <w:bCs/>
      </w:rPr>
      <w:tblPr/>
      <w:tcPr>
        <w:tcBorders>
          <w:bottom w:val="single" w:sz="4" w:space="0" w:color="6A3B68" w:themeColor="accent5"/>
        </w:tcBorders>
      </w:tcPr>
    </w:tblStylePr>
    <w:tblStylePr w:type="lastRow">
      <w:rPr>
        <w:b/>
        <w:bCs/>
      </w:rPr>
      <w:tblPr/>
      <w:tcPr>
        <w:tcBorders>
          <w:top w:val="double" w:sz="4" w:space="0" w:color="6A3B68" w:themeColor="accent5"/>
        </w:tcBorders>
      </w:tcPr>
    </w:tblStylePr>
    <w:tblStylePr w:type="firstCol">
      <w:rPr>
        <w:b/>
        <w:bCs/>
      </w:rPr>
    </w:tblStylePr>
    <w:tblStylePr w:type="lastCol">
      <w:rPr>
        <w:b/>
        <w:bCs/>
      </w:rPr>
    </w:tblStylePr>
    <w:tblStylePr w:type="band1Vert">
      <w:tblPr/>
      <w:tcPr>
        <w:shd w:val="clear" w:color="auto" w:fill="E6D2E5" w:themeFill="accent5" w:themeFillTint="33"/>
      </w:tcPr>
    </w:tblStylePr>
    <w:tblStylePr w:type="band1Horz">
      <w:tblPr/>
      <w:tcPr>
        <w:shd w:val="clear" w:color="auto" w:fill="E6D2E5" w:themeFill="accent5" w:themeFillTint="33"/>
      </w:tcPr>
    </w:tblStylePr>
  </w:style>
  <w:style w:type="character" w:styleId="FollowedHyperlink">
    <w:name w:val="FollowedHyperlink"/>
    <w:basedOn w:val="DefaultParagraphFont"/>
    <w:uiPriority w:val="99"/>
    <w:semiHidden/>
    <w:unhideWhenUsed/>
    <w:rsid w:val="008921D6"/>
    <w:rPr>
      <w:color w:val="01B1AE" w:themeColor="followedHyperlink"/>
      <w:u w:val="single"/>
    </w:rPr>
  </w:style>
  <w:style w:type="paragraph" w:customStyle="1" w:styleId="SectionSubheading">
    <w:name w:val="Section Subheading"/>
    <w:basedOn w:val="SectionHeading"/>
    <w:next w:val="Normal"/>
    <w:qFormat/>
    <w:rsid w:val="006B28E5"/>
    <w:rPr>
      <w:b w:val="0"/>
      <w:sz w:val="28"/>
    </w:rPr>
  </w:style>
  <w:style w:type="paragraph" w:styleId="Bibliography">
    <w:name w:val="Bibliography"/>
    <w:basedOn w:val="Normal"/>
    <w:next w:val="Normal"/>
    <w:uiPriority w:val="37"/>
    <w:unhideWhenUsed/>
    <w:rsid w:val="007613E8"/>
    <w:pPr>
      <w:tabs>
        <w:tab w:val="left" w:pos="384"/>
      </w:tabs>
      <w:spacing w:after="0" w:line="240" w:lineRule="auto"/>
      <w:ind w:left="384" w:hanging="384"/>
    </w:pPr>
  </w:style>
  <w:style w:type="character" w:customStyle="1" w:styleId="SmartLink1">
    <w:name w:val="SmartLink1"/>
    <w:basedOn w:val="DefaultParagraphFont"/>
    <w:uiPriority w:val="99"/>
    <w:unhideWhenUsed/>
    <w:rsid w:val="00A27E6A"/>
    <w:rPr>
      <w:color w:val="0000FF"/>
      <w:u w:val="single"/>
      <w:shd w:val="clear" w:color="auto" w:fill="F3F2F1"/>
    </w:rPr>
  </w:style>
  <w:style w:type="numbering" w:customStyle="1" w:styleId="CurrentList11">
    <w:name w:val="Current List11"/>
    <w:uiPriority w:val="99"/>
    <w:rsid w:val="00C031AB"/>
    <w:pPr>
      <w:numPr>
        <w:numId w:val="32"/>
      </w:numPr>
    </w:pPr>
  </w:style>
  <w:style w:type="table" w:styleId="GridTable6Colorful-Accent6">
    <w:name w:val="Grid Table 6 Colorful Accent 6"/>
    <w:basedOn w:val="TableNormal"/>
    <w:uiPriority w:val="51"/>
    <w:rsid w:val="00CC2D77"/>
    <w:pPr>
      <w:spacing w:after="0" w:line="240" w:lineRule="auto"/>
    </w:pPr>
    <w:rPr>
      <w:color w:val="2B2B2B" w:themeColor="accent6" w:themeShade="BF"/>
    </w:rPr>
    <w:tblPr>
      <w:tblStyleRowBandSize w:val="1"/>
      <w:tblStyleColBandSize w:val="1"/>
      <w:tblBorders>
        <w:top w:val="single" w:sz="4" w:space="0" w:color="888888" w:themeColor="accent6" w:themeTint="99"/>
        <w:left w:val="single" w:sz="4" w:space="0" w:color="888888" w:themeColor="accent6" w:themeTint="99"/>
        <w:bottom w:val="single" w:sz="4" w:space="0" w:color="888888" w:themeColor="accent6" w:themeTint="99"/>
        <w:right w:val="single" w:sz="4" w:space="0" w:color="888888" w:themeColor="accent6" w:themeTint="99"/>
        <w:insideH w:val="single" w:sz="4" w:space="0" w:color="888888" w:themeColor="accent6" w:themeTint="99"/>
        <w:insideV w:val="single" w:sz="4" w:space="0" w:color="888888" w:themeColor="accent6" w:themeTint="99"/>
      </w:tblBorders>
    </w:tblPr>
    <w:tblStylePr w:type="firstRow">
      <w:rPr>
        <w:b/>
        <w:bCs/>
      </w:rPr>
      <w:tblPr/>
      <w:tcPr>
        <w:tcBorders>
          <w:bottom w:val="single" w:sz="12" w:space="0" w:color="888888" w:themeColor="accent6" w:themeTint="99"/>
        </w:tcBorders>
      </w:tcPr>
    </w:tblStylePr>
    <w:tblStylePr w:type="lastRow">
      <w:rPr>
        <w:b/>
        <w:bCs/>
      </w:rPr>
      <w:tblPr/>
      <w:tcPr>
        <w:tcBorders>
          <w:top w:val="double" w:sz="4" w:space="0" w:color="888888" w:themeColor="accent6" w:themeTint="99"/>
        </w:tcBorders>
      </w:tc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character" w:customStyle="1" w:styleId="ui-provider">
    <w:name w:val="ui-provider"/>
    <w:basedOn w:val="DefaultParagraphFont"/>
    <w:rsid w:val="009F3383"/>
  </w:style>
  <w:style w:type="paragraph" w:styleId="NormalWeb">
    <w:name w:val="Normal (Web)"/>
    <w:basedOn w:val="Normal"/>
    <w:uiPriority w:val="99"/>
    <w:semiHidden/>
    <w:unhideWhenUsed/>
    <w:rsid w:val="009E59F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normaltextrun">
    <w:name w:val="normaltextrun"/>
    <w:basedOn w:val="DefaultParagraphFont"/>
    <w:rsid w:val="008D379A"/>
  </w:style>
  <w:style w:type="character" w:customStyle="1" w:styleId="eop">
    <w:name w:val="eop"/>
    <w:basedOn w:val="DefaultParagraphFont"/>
    <w:rsid w:val="008D379A"/>
  </w:style>
  <w:style w:type="character" w:styleId="CommentReference">
    <w:name w:val="annotation reference"/>
    <w:basedOn w:val="DefaultParagraphFont"/>
    <w:uiPriority w:val="99"/>
    <w:semiHidden/>
    <w:unhideWhenUsed/>
    <w:rsid w:val="00096D8F"/>
    <w:rPr>
      <w:sz w:val="16"/>
      <w:szCs w:val="16"/>
    </w:rPr>
  </w:style>
  <w:style w:type="paragraph" w:styleId="CommentText">
    <w:name w:val="annotation text"/>
    <w:basedOn w:val="Normal"/>
    <w:link w:val="CommentTextChar"/>
    <w:uiPriority w:val="99"/>
    <w:unhideWhenUsed/>
    <w:rsid w:val="00096D8F"/>
    <w:pPr>
      <w:spacing w:line="240" w:lineRule="auto"/>
    </w:pPr>
    <w:rPr>
      <w:sz w:val="20"/>
      <w:szCs w:val="20"/>
    </w:rPr>
  </w:style>
  <w:style w:type="character" w:customStyle="1" w:styleId="CommentTextChar">
    <w:name w:val="Comment Text Char"/>
    <w:basedOn w:val="DefaultParagraphFont"/>
    <w:link w:val="CommentText"/>
    <w:uiPriority w:val="99"/>
    <w:rsid w:val="00096D8F"/>
    <w:rPr>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096D8F"/>
    <w:rPr>
      <w:b/>
      <w:bCs/>
    </w:rPr>
  </w:style>
  <w:style w:type="character" w:customStyle="1" w:styleId="CommentSubjectChar">
    <w:name w:val="Comment Subject Char"/>
    <w:basedOn w:val="CommentTextChar"/>
    <w:link w:val="CommentSubject"/>
    <w:uiPriority w:val="99"/>
    <w:semiHidden/>
    <w:rsid w:val="00096D8F"/>
    <w:rPr>
      <w:b/>
      <w:bCs/>
      <w:color w:val="000000" w:themeColor="text1"/>
      <w:sz w:val="20"/>
      <w:szCs w:val="20"/>
    </w:rPr>
  </w:style>
  <w:style w:type="character" w:styleId="Emphasis">
    <w:name w:val="Emphasis"/>
    <w:basedOn w:val="DefaultParagraphFont"/>
    <w:uiPriority w:val="20"/>
    <w:qFormat/>
    <w:rsid w:val="007E5918"/>
    <w:rPr>
      <w:i/>
      <w:iCs/>
    </w:rPr>
  </w:style>
  <w:style w:type="table" w:styleId="PlainTable2">
    <w:name w:val="Plain Table 2"/>
    <w:basedOn w:val="TableNormal"/>
    <w:uiPriority w:val="42"/>
    <w:rsid w:val="00FC7E6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AB4E0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ention">
    <w:name w:val="Mention"/>
    <w:basedOn w:val="DefaultParagraphFont"/>
    <w:uiPriority w:val="99"/>
    <w:unhideWhenUsed/>
    <w:rsid w:val="00162B35"/>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212168">
      <w:bodyDiv w:val="1"/>
      <w:marLeft w:val="0"/>
      <w:marRight w:val="0"/>
      <w:marTop w:val="0"/>
      <w:marBottom w:val="0"/>
      <w:divBdr>
        <w:top w:val="none" w:sz="0" w:space="0" w:color="auto"/>
        <w:left w:val="none" w:sz="0" w:space="0" w:color="auto"/>
        <w:bottom w:val="none" w:sz="0" w:space="0" w:color="auto"/>
        <w:right w:val="none" w:sz="0" w:space="0" w:color="auto"/>
      </w:divBdr>
    </w:div>
    <w:div w:id="102456045">
      <w:bodyDiv w:val="1"/>
      <w:marLeft w:val="0"/>
      <w:marRight w:val="0"/>
      <w:marTop w:val="0"/>
      <w:marBottom w:val="0"/>
      <w:divBdr>
        <w:top w:val="none" w:sz="0" w:space="0" w:color="auto"/>
        <w:left w:val="none" w:sz="0" w:space="0" w:color="auto"/>
        <w:bottom w:val="none" w:sz="0" w:space="0" w:color="auto"/>
        <w:right w:val="none" w:sz="0" w:space="0" w:color="auto"/>
      </w:divBdr>
    </w:div>
    <w:div w:id="457646073">
      <w:bodyDiv w:val="1"/>
      <w:marLeft w:val="0"/>
      <w:marRight w:val="0"/>
      <w:marTop w:val="0"/>
      <w:marBottom w:val="0"/>
      <w:divBdr>
        <w:top w:val="none" w:sz="0" w:space="0" w:color="auto"/>
        <w:left w:val="none" w:sz="0" w:space="0" w:color="auto"/>
        <w:bottom w:val="none" w:sz="0" w:space="0" w:color="auto"/>
        <w:right w:val="none" w:sz="0" w:space="0" w:color="auto"/>
      </w:divBdr>
    </w:div>
    <w:div w:id="469827618">
      <w:bodyDiv w:val="1"/>
      <w:marLeft w:val="0"/>
      <w:marRight w:val="0"/>
      <w:marTop w:val="0"/>
      <w:marBottom w:val="0"/>
      <w:divBdr>
        <w:top w:val="none" w:sz="0" w:space="0" w:color="auto"/>
        <w:left w:val="none" w:sz="0" w:space="0" w:color="auto"/>
        <w:bottom w:val="none" w:sz="0" w:space="0" w:color="auto"/>
        <w:right w:val="none" w:sz="0" w:space="0" w:color="auto"/>
      </w:divBdr>
    </w:div>
    <w:div w:id="553585818">
      <w:bodyDiv w:val="1"/>
      <w:marLeft w:val="0"/>
      <w:marRight w:val="0"/>
      <w:marTop w:val="0"/>
      <w:marBottom w:val="0"/>
      <w:divBdr>
        <w:top w:val="none" w:sz="0" w:space="0" w:color="auto"/>
        <w:left w:val="none" w:sz="0" w:space="0" w:color="auto"/>
        <w:bottom w:val="none" w:sz="0" w:space="0" w:color="auto"/>
        <w:right w:val="none" w:sz="0" w:space="0" w:color="auto"/>
      </w:divBdr>
    </w:div>
    <w:div w:id="608052802">
      <w:bodyDiv w:val="1"/>
      <w:marLeft w:val="0"/>
      <w:marRight w:val="0"/>
      <w:marTop w:val="0"/>
      <w:marBottom w:val="0"/>
      <w:divBdr>
        <w:top w:val="none" w:sz="0" w:space="0" w:color="auto"/>
        <w:left w:val="none" w:sz="0" w:space="0" w:color="auto"/>
        <w:bottom w:val="none" w:sz="0" w:space="0" w:color="auto"/>
        <w:right w:val="none" w:sz="0" w:space="0" w:color="auto"/>
      </w:divBdr>
    </w:div>
    <w:div w:id="712774704">
      <w:bodyDiv w:val="1"/>
      <w:marLeft w:val="0"/>
      <w:marRight w:val="0"/>
      <w:marTop w:val="0"/>
      <w:marBottom w:val="0"/>
      <w:divBdr>
        <w:top w:val="none" w:sz="0" w:space="0" w:color="auto"/>
        <w:left w:val="none" w:sz="0" w:space="0" w:color="auto"/>
        <w:bottom w:val="none" w:sz="0" w:space="0" w:color="auto"/>
        <w:right w:val="none" w:sz="0" w:space="0" w:color="auto"/>
      </w:divBdr>
      <w:divsChild>
        <w:div w:id="548341625">
          <w:marLeft w:val="0"/>
          <w:marRight w:val="0"/>
          <w:marTop w:val="0"/>
          <w:marBottom w:val="0"/>
          <w:divBdr>
            <w:top w:val="none" w:sz="0" w:space="0" w:color="auto"/>
            <w:left w:val="none" w:sz="0" w:space="0" w:color="auto"/>
            <w:bottom w:val="none" w:sz="0" w:space="0" w:color="auto"/>
            <w:right w:val="none" w:sz="0" w:space="0" w:color="auto"/>
          </w:divBdr>
        </w:div>
        <w:div w:id="741368446">
          <w:marLeft w:val="0"/>
          <w:marRight w:val="0"/>
          <w:marTop w:val="0"/>
          <w:marBottom w:val="0"/>
          <w:divBdr>
            <w:top w:val="none" w:sz="0" w:space="0" w:color="auto"/>
            <w:left w:val="none" w:sz="0" w:space="0" w:color="auto"/>
            <w:bottom w:val="none" w:sz="0" w:space="0" w:color="auto"/>
            <w:right w:val="none" w:sz="0" w:space="0" w:color="auto"/>
          </w:divBdr>
        </w:div>
        <w:div w:id="809980174">
          <w:marLeft w:val="0"/>
          <w:marRight w:val="0"/>
          <w:marTop w:val="0"/>
          <w:marBottom w:val="0"/>
          <w:divBdr>
            <w:top w:val="none" w:sz="0" w:space="0" w:color="auto"/>
            <w:left w:val="none" w:sz="0" w:space="0" w:color="auto"/>
            <w:bottom w:val="none" w:sz="0" w:space="0" w:color="auto"/>
            <w:right w:val="none" w:sz="0" w:space="0" w:color="auto"/>
          </w:divBdr>
        </w:div>
      </w:divsChild>
    </w:div>
    <w:div w:id="859974748">
      <w:bodyDiv w:val="1"/>
      <w:marLeft w:val="0"/>
      <w:marRight w:val="0"/>
      <w:marTop w:val="0"/>
      <w:marBottom w:val="0"/>
      <w:divBdr>
        <w:top w:val="none" w:sz="0" w:space="0" w:color="auto"/>
        <w:left w:val="none" w:sz="0" w:space="0" w:color="auto"/>
        <w:bottom w:val="none" w:sz="0" w:space="0" w:color="auto"/>
        <w:right w:val="none" w:sz="0" w:space="0" w:color="auto"/>
      </w:divBdr>
    </w:div>
    <w:div w:id="860625144">
      <w:bodyDiv w:val="1"/>
      <w:marLeft w:val="0"/>
      <w:marRight w:val="0"/>
      <w:marTop w:val="0"/>
      <w:marBottom w:val="0"/>
      <w:divBdr>
        <w:top w:val="none" w:sz="0" w:space="0" w:color="auto"/>
        <w:left w:val="none" w:sz="0" w:space="0" w:color="auto"/>
        <w:bottom w:val="none" w:sz="0" w:space="0" w:color="auto"/>
        <w:right w:val="none" w:sz="0" w:space="0" w:color="auto"/>
      </w:divBdr>
    </w:div>
    <w:div w:id="870608617">
      <w:bodyDiv w:val="1"/>
      <w:marLeft w:val="0"/>
      <w:marRight w:val="0"/>
      <w:marTop w:val="0"/>
      <w:marBottom w:val="0"/>
      <w:divBdr>
        <w:top w:val="none" w:sz="0" w:space="0" w:color="auto"/>
        <w:left w:val="none" w:sz="0" w:space="0" w:color="auto"/>
        <w:bottom w:val="none" w:sz="0" w:space="0" w:color="auto"/>
        <w:right w:val="none" w:sz="0" w:space="0" w:color="auto"/>
      </w:divBdr>
    </w:div>
    <w:div w:id="901987872">
      <w:bodyDiv w:val="1"/>
      <w:marLeft w:val="0"/>
      <w:marRight w:val="0"/>
      <w:marTop w:val="0"/>
      <w:marBottom w:val="0"/>
      <w:divBdr>
        <w:top w:val="none" w:sz="0" w:space="0" w:color="auto"/>
        <w:left w:val="none" w:sz="0" w:space="0" w:color="auto"/>
        <w:bottom w:val="none" w:sz="0" w:space="0" w:color="auto"/>
        <w:right w:val="none" w:sz="0" w:space="0" w:color="auto"/>
      </w:divBdr>
    </w:div>
    <w:div w:id="1033112401">
      <w:bodyDiv w:val="1"/>
      <w:marLeft w:val="0"/>
      <w:marRight w:val="0"/>
      <w:marTop w:val="0"/>
      <w:marBottom w:val="0"/>
      <w:divBdr>
        <w:top w:val="none" w:sz="0" w:space="0" w:color="auto"/>
        <w:left w:val="none" w:sz="0" w:space="0" w:color="auto"/>
        <w:bottom w:val="none" w:sz="0" w:space="0" w:color="auto"/>
        <w:right w:val="none" w:sz="0" w:space="0" w:color="auto"/>
      </w:divBdr>
    </w:div>
    <w:div w:id="1052998597">
      <w:bodyDiv w:val="1"/>
      <w:marLeft w:val="0"/>
      <w:marRight w:val="0"/>
      <w:marTop w:val="0"/>
      <w:marBottom w:val="0"/>
      <w:divBdr>
        <w:top w:val="none" w:sz="0" w:space="0" w:color="auto"/>
        <w:left w:val="none" w:sz="0" w:space="0" w:color="auto"/>
        <w:bottom w:val="none" w:sz="0" w:space="0" w:color="auto"/>
        <w:right w:val="none" w:sz="0" w:space="0" w:color="auto"/>
      </w:divBdr>
    </w:div>
    <w:div w:id="1084646699">
      <w:bodyDiv w:val="1"/>
      <w:marLeft w:val="0"/>
      <w:marRight w:val="0"/>
      <w:marTop w:val="0"/>
      <w:marBottom w:val="0"/>
      <w:divBdr>
        <w:top w:val="none" w:sz="0" w:space="0" w:color="auto"/>
        <w:left w:val="none" w:sz="0" w:space="0" w:color="auto"/>
        <w:bottom w:val="none" w:sz="0" w:space="0" w:color="auto"/>
        <w:right w:val="none" w:sz="0" w:space="0" w:color="auto"/>
      </w:divBdr>
    </w:div>
    <w:div w:id="1178353856">
      <w:bodyDiv w:val="1"/>
      <w:marLeft w:val="0"/>
      <w:marRight w:val="0"/>
      <w:marTop w:val="0"/>
      <w:marBottom w:val="0"/>
      <w:divBdr>
        <w:top w:val="none" w:sz="0" w:space="0" w:color="auto"/>
        <w:left w:val="none" w:sz="0" w:space="0" w:color="auto"/>
        <w:bottom w:val="none" w:sz="0" w:space="0" w:color="auto"/>
        <w:right w:val="none" w:sz="0" w:space="0" w:color="auto"/>
      </w:divBdr>
    </w:div>
    <w:div w:id="1289967405">
      <w:bodyDiv w:val="1"/>
      <w:marLeft w:val="0"/>
      <w:marRight w:val="0"/>
      <w:marTop w:val="0"/>
      <w:marBottom w:val="0"/>
      <w:divBdr>
        <w:top w:val="none" w:sz="0" w:space="0" w:color="auto"/>
        <w:left w:val="none" w:sz="0" w:space="0" w:color="auto"/>
        <w:bottom w:val="none" w:sz="0" w:space="0" w:color="auto"/>
        <w:right w:val="none" w:sz="0" w:space="0" w:color="auto"/>
      </w:divBdr>
    </w:div>
    <w:div w:id="1376999392">
      <w:bodyDiv w:val="1"/>
      <w:marLeft w:val="0"/>
      <w:marRight w:val="0"/>
      <w:marTop w:val="0"/>
      <w:marBottom w:val="0"/>
      <w:divBdr>
        <w:top w:val="none" w:sz="0" w:space="0" w:color="auto"/>
        <w:left w:val="none" w:sz="0" w:space="0" w:color="auto"/>
        <w:bottom w:val="none" w:sz="0" w:space="0" w:color="auto"/>
        <w:right w:val="none" w:sz="0" w:space="0" w:color="auto"/>
      </w:divBdr>
    </w:div>
    <w:div w:id="1506434462">
      <w:bodyDiv w:val="1"/>
      <w:marLeft w:val="0"/>
      <w:marRight w:val="0"/>
      <w:marTop w:val="0"/>
      <w:marBottom w:val="0"/>
      <w:divBdr>
        <w:top w:val="none" w:sz="0" w:space="0" w:color="auto"/>
        <w:left w:val="none" w:sz="0" w:space="0" w:color="auto"/>
        <w:bottom w:val="none" w:sz="0" w:space="0" w:color="auto"/>
        <w:right w:val="none" w:sz="0" w:space="0" w:color="auto"/>
      </w:divBdr>
    </w:div>
    <w:div w:id="1574660556">
      <w:bodyDiv w:val="1"/>
      <w:marLeft w:val="0"/>
      <w:marRight w:val="0"/>
      <w:marTop w:val="0"/>
      <w:marBottom w:val="0"/>
      <w:divBdr>
        <w:top w:val="none" w:sz="0" w:space="0" w:color="auto"/>
        <w:left w:val="none" w:sz="0" w:space="0" w:color="auto"/>
        <w:bottom w:val="none" w:sz="0" w:space="0" w:color="auto"/>
        <w:right w:val="none" w:sz="0" w:space="0" w:color="auto"/>
      </w:divBdr>
    </w:div>
    <w:div w:id="1576862018">
      <w:bodyDiv w:val="1"/>
      <w:marLeft w:val="0"/>
      <w:marRight w:val="0"/>
      <w:marTop w:val="0"/>
      <w:marBottom w:val="0"/>
      <w:divBdr>
        <w:top w:val="none" w:sz="0" w:space="0" w:color="auto"/>
        <w:left w:val="none" w:sz="0" w:space="0" w:color="auto"/>
        <w:bottom w:val="none" w:sz="0" w:space="0" w:color="auto"/>
        <w:right w:val="none" w:sz="0" w:space="0" w:color="auto"/>
      </w:divBdr>
    </w:div>
    <w:div w:id="1923177821">
      <w:bodyDiv w:val="1"/>
      <w:marLeft w:val="0"/>
      <w:marRight w:val="0"/>
      <w:marTop w:val="0"/>
      <w:marBottom w:val="0"/>
      <w:divBdr>
        <w:top w:val="none" w:sz="0" w:space="0" w:color="auto"/>
        <w:left w:val="none" w:sz="0" w:space="0" w:color="auto"/>
        <w:bottom w:val="none" w:sz="0" w:space="0" w:color="auto"/>
        <w:right w:val="none" w:sz="0" w:space="0" w:color="auto"/>
      </w:divBdr>
    </w:div>
    <w:div w:id="1993094448">
      <w:bodyDiv w:val="1"/>
      <w:marLeft w:val="0"/>
      <w:marRight w:val="0"/>
      <w:marTop w:val="0"/>
      <w:marBottom w:val="0"/>
      <w:divBdr>
        <w:top w:val="none" w:sz="0" w:space="0" w:color="auto"/>
        <w:left w:val="none" w:sz="0" w:space="0" w:color="auto"/>
        <w:bottom w:val="none" w:sz="0" w:space="0" w:color="auto"/>
        <w:right w:val="none" w:sz="0" w:space="0" w:color="auto"/>
      </w:divBdr>
    </w:div>
    <w:div w:id="2034571472">
      <w:bodyDiv w:val="1"/>
      <w:marLeft w:val="0"/>
      <w:marRight w:val="0"/>
      <w:marTop w:val="0"/>
      <w:marBottom w:val="0"/>
      <w:divBdr>
        <w:top w:val="none" w:sz="0" w:space="0" w:color="auto"/>
        <w:left w:val="none" w:sz="0" w:space="0" w:color="auto"/>
        <w:bottom w:val="none" w:sz="0" w:space="0" w:color="auto"/>
        <w:right w:val="none" w:sz="0" w:space="0" w:color="auto"/>
      </w:divBdr>
      <w:divsChild>
        <w:div w:id="352464148">
          <w:marLeft w:val="0"/>
          <w:marRight w:val="0"/>
          <w:marTop w:val="0"/>
          <w:marBottom w:val="0"/>
          <w:divBdr>
            <w:top w:val="none" w:sz="0" w:space="0" w:color="auto"/>
            <w:left w:val="none" w:sz="0" w:space="0" w:color="auto"/>
            <w:bottom w:val="none" w:sz="0" w:space="0" w:color="auto"/>
            <w:right w:val="none" w:sz="0" w:space="0" w:color="auto"/>
          </w:divBdr>
          <w:divsChild>
            <w:div w:id="1826360451">
              <w:marLeft w:val="0"/>
              <w:marRight w:val="0"/>
              <w:marTop w:val="0"/>
              <w:marBottom w:val="0"/>
              <w:divBdr>
                <w:top w:val="none" w:sz="0" w:space="0" w:color="auto"/>
                <w:left w:val="none" w:sz="0" w:space="0" w:color="auto"/>
                <w:bottom w:val="none" w:sz="0" w:space="0" w:color="auto"/>
                <w:right w:val="none" w:sz="0" w:space="0" w:color="auto"/>
              </w:divBdr>
              <w:divsChild>
                <w:div w:id="635987311">
                  <w:marLeft w:val="0"/>
                  <w:marRight w:val="0"/>
                  <w:marTop w:val="0"/>
                  <w:marBottom w:val="0"/>
                  <w:divBdr>
                    <w:top w:val="none" w:sz="0" w:space="0" w:color="auto"/>
                    <w:left w:val="none" w:sz="0" w:space="0" w:color="auto"/>
                    <w:bottom w:val="none" w:sz="0" w:space="0" w:color="auto"/>
                    <w:right w:val="none" w:sz="0" w:space="0" w:color="auto"/>
                  </w:divBdr>
                  <w:divsChild>
                    <w:div w:id="915943772">
                      <w:marLeft w:val="0"/>
                      <w:marRight w:val="0"/>
                      <w:marTop w:val="0"/>
                      <w:marBottom w:val="0"/>
                      <w:divBdr>
                        <w:top w:val="none" w:sz="0" w:space="0" w:color="auto"/>
                        <w:left w:val="none" w:sz="0" w:space="0" w:color="auto"/>
                        <w:bottom w:val="none" w:sz="0" w:space="0" w:color="auto"/>
                        <w:right w:val="none" w:sz="0" w:space="0" w:color="auto"/>
                      </w:divBdr>
                      <w:divsChild>
                        <w:div w:id="1522863523">
                          <w:marLeft w:val="0"/>
                          <w:marRight w:val="0"/>
                          <w:marTop w:val="0"/>
                          <w:marBottom w:val="0"/>
                          <w:divBdr>
                            <w:top w:val="none" w:sz="0" w:space="0" w:color="auto"/>
                            <w:left w:val="none" w:sz="0" w:space="0" w:color="auto"/>
                            <w:bottom w:val="none" w:sz="0" w:space="0" w:color="auto"/>
                            <w:right w:val="none" w:sz="0" w:space="0" w:color="auto"/>
                          </w:divBdr>
                          <w:divsChild>
                            <w:div w:id="362560165">
                              <w:marLeft w:val="0"/>
                              <w:marRight w:val="0"/>
                              <w:marTop w:val="0"/>
                              <w:marBottom w:val="0"/>
                              <w:divBdr>
                                <w:top w:val="none" w:sz="0" w:space="0" w:color="auto"/>
                                <w:left w:val="none" w:sz="0" w:space="0" w:color="auto"/>
                                <w:bottom w:val="none" w:sz="0" w:space="0" w:color="auto"/>
                                <w:right w:val="none" w:sz="0" w:space="0" w:color="auto"/>
                              </w:divBdr>
                              <w:divsChild>
                                <w:div w:id="823202584">
                                  <w:marLeft w:val="0"/>
                                  <w:marRight w:val="0"/>
                                  <w:marTop w:val="0"/>
                                  <w:marBottom w:val="0"/>
                                  <w:divBdr>
                                    <w:top w:val="none" w:sz="0" w:space="0" w:color="auto"/>
                                    <w:left w:val="none" w:sz="0" w:space="0" w:color="auto"/>
                                    <w:bottom w:val="none" w:sz="0" w:space="0" w:color="auto"/>
                                    <w:right w:val="none" w:sz="0" w:space="0" w:color="auto"/>
                                  </w:divBdr>
                                  <w:divsChild>
                                    <w:div w:id="106121139">
                                      <w:marLeft w:val="0"/>
                                      <w:marRight w:val="0"/>
                                      <w:marTop w:val="0"/>
                                      <w:marBottom w:val="0"/>
                                      <w:divBdr>
                                        <w:top w:val="none" w:sz="0" w:space="0" w:color="auto"/>
                                        <w:left w:val="none" w:sz="0" w:space="0" w:color="auto"/>
                                        <w:bottom w:val="none" w:sz="0" w:space="0" w:color="auto"/>
                                        <w:right w:val="none" w:sz="0" w:space="0" w:color="auto"/>
                                      </w:divBdr>
                                    </w:div>
                                    <w:div w:id="348407753">
                                      <w:marLeft w:val="0"/>
                                      <w:marRight w:val="0"/>
                                      <w:marTop w:val="0"/>
                                      <w:marBottom w:val="0"/>
                                      <w:divBdr>
                                        <w:top w:val="none" w:sz="0" w:space="0" w:color="auto"/>
                                        <w:left w:val="none" w:sz="0" w:space="0" w:color="auto"/>
                                        <w:bottom w:val="none" w:sz="0" w:space="0" w:color="auto"/>
                                        <w:right w:val="none" w:sz="0" w:space="0" w:color="auto"/>
                                      </w:divBdr>
                                    </w:div>
                                    <w:div w:id="585725629">
                                      <w:marLeft w:val="0"/>
                                      <w:marRight w:val="0"/>
                                      <w:marTop w:val="0"/>
                                      <w:marBottom w:val="0"/>
                                      <w:divBdr>
                                        <w:top w:val="none" w:sz="0" w:space="0" w:color="auto"/>
                                        <w:left w:val="none" w:sz="0" w:space="0" w:color="auto"/>
                                        <w:bottom w:val="none" w:sz="0" w:space="0" w:color="auto"/>
                                        <w:right w:val="none" w:sz="0" w:space="0" w:color="auto"/>
                                      </w:divBdr>
                                    </w:div>
                                    <w:div w:id="625935380">
                                      <w:marLeft w:val="0"/>
                                      <w:marRight w:val="0"/>
                                      <w:marTop w:val="0"/>
                                      <w:marBottom w:val="0"/>
                                      <w:divBdr>
                                        <w:top w:val="none" w:sz="0" w:space="0" w:color="auto"/>
                                        <w:left w:val="none" w:sz="0" w:space="0" w:color="auto"/>
                                        <w:bottom w:val="none" w:sz="0" w:space="0" w:color="auto"/>
                                        <w:right w:val="none" w:sz="0" w:space="0" w:color="auto"/>
                                      </w:divBdr>
                                    </w:div>
                                    <w:div w:id="984312567">
                                      <w:marLeft w:val="0"/>
                                      <w:marRight w:val="0"/>
                                      <w:marTop w:val="0"/>
                                      <w:marBottom w:val="0"/>
                                      <w:divBdr>
                                        <w:top w:val="none" w:sz="0" w:space="0" w:color="auto"/>
                                        <w:left w:val="none" w:sz="0" w:space="0" w:color="auto"/>
                                        <w:bottom w:val="none" w:sz="0" w:space="0" w:color="auto"/>
                                        <w:right w:val="none" w:sz="0" w:space="0" w:color="auto"/>
                                      </w:divBdr>
                                    </w:div>
                                    <w:div w:id="1285388765">
                                      <w:marLeft w:val="0"/>
                                      <w:marRight w:val="0"/>
                                      <w:marTop w:val="0"/>
                                      <w:marBottom w:val="0"/>
                                      <w:divBdr>
                                        <w:top w:val="none" w:sz="0" w:space="0" w:color="auto"/>
                                        <w:left w:val="none" w:sz="0" w:space="0" w:color="auto"/>
                                        <w:bottom w:val="none" w:sz="0" w:space="0" w:color="auto"/>
                                        <w:right w:val="none" w:sz="0" w:space="0" w:color="auto"/>
                                      </w:divBdr>
                                    </w:div>
                                    <w:div w:id="1553927755">
                                      <w:marLeft w:val="0"/>
                                      <w:marRight w:val="0"/>
                                      <w:marTop w:val="0"/>
                                      <w:marBottom w:val="0"/>
                                      <w:divBdr>
                                        <w:top w:val="none" w:sz="0" w:space="0" w:color="auto"/>
                                        <w:left w:val="none" w:sz="0" w:space="0" w:color="auto"/>
                                        <w:bottom w:val="none" w:sz="0" w:space="0" w:color="auto"/>
                                        <w:right w:val="none" w:sz="0" w:space="0" w:color="auto"/>
                                      </w:divBdr>
                                    </w:div>
                                    <w:div w:id="1640526735">
                                      <w:marLeft w:val="0"/>
                                      <w:marRight w:val="0"/>
                                      <w:marTop w:val="0"/>
                                      <w:marBottom w:val="0"/>
                                      <w:divBdr>
                                        <w:top w:val="none" w:sz="0" w:space="0" w:color="auto"/>
                                        <w:left w:val="none" w:sz="0" w:space="0" w:color="auto"/>
                                        <w:bottom w:val="none" w:sz="0" w:space="0" w:color="auto"/>
                                        <w:right w:val="none" w:sz="0" w:space="0" w:color="auto"/>
                                      </w:divBdr>
                                    </w:div>
                                    <w:div w:id="1774476588">
                                      <w:marLeft w:val="0"/>
                                      <w:marRight w:val="0"/>
                                      <w:marTop w:val="0"/>
                                      <w:marBottom w:val="0"/>
                                      <w:divBdr>
                                        <w:top w:val="none" w:sz="0" w:space="0" w:color="auto"/>
                                        <w:left w:val="none" w:sz="0" w:space="0" w:color="auto"/>
                                        <w:bottom w:val="none" w:sz="0" w:space="0" w:color="auto"/>
                                        <w:right w:val="none" w:sz="0" w:space="0" w:color="auto"/>
                                      </w:divBdr>
                                    </w:div>
                                    <w:div w:id="1910917900">
                                      <w:marLeft w:val="0"/>
                                      <w:marRight w:val="0"/>
                                      <w:marTop w:val="0"/>
                                      <w:marBottom w:val="0"/>
                                      <w:divBdr>
                                        <w:top w:val="none" w:sz="0" w:space="0" w:color="auto"/>
                                        <w:left w:val="none" w:sz="0" w:space="0" w:color="auto"/>
                                        <w:bottom w:val="none" w:sz="0" w:space="0" w:color="auto"/>
                                        <w:right w:val="none" w:sz="0" w:space="0" w:color="auto"/>
                                      </w:divBdr>
                                    </w:div>
                                    <w:div w:id="196550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40916">
                              <w:marLeft w:val="0"/>
                              <w:marRight w:val="0"/>
                              <w:marTop w:val="0"/>
                              <w:marBottom w:val="0"/>
                              <w:divBdr>
                                <w:top w:val="none" w:sz="0" w:space="0" w:color="auto"/>
                                <w:left w:val="none" w:sz="0" w:space="0" w:color="auto"/>
                                <w:bottom w:val="none" w:sz="0" w:space="0" w:color="auto"/>
                                <w:right w:val="none" w:sz="0" w:space="0" w:color="auto"/>
                              </w:divBdr>
                              <w:divsChild>
                                <w:div w:id="1578788544">
                                  <w:marLeft w:val="0"/>
                                  <w:marRight w:val="0"/>
                                  <w:marTop w:val="0"/>
                                  <w:marBottom w:val="0"/>
                                  <w:divBdr>
                                    <w:top w:val="none" w:sz="0" w:space="0" w:color="auto"/>
                                    <w:left w:val="none" w:sz="0" w:space="0" w:color="auto"/>
                                    <w:bottom w:val="none" w:sz="0" w:space="0" w:color="auto"/>
                                    <w:right w:val="none" w:sz="0" w:space="0" w:color="auto"/>
                                  </w:divBdr>
                                  <w:divsChild>
                                    <w:div w:id="44801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1458339">
          <w:marLeft w:val="0"/>
          <w:marRight w:val="0"/>
          <w:marTop w:val="0"/>
          <w:marBottom w:val="0"/>
          <w:divBdr>
            <w:top w:val="none" w:sz="0" w:space="0" w:color="auto"/>
            <w:left w:val="none" w:sz="0" w:space="0" w:color="auto"/>
            <w:bottom w:val="none" w:sz="0" w:space="0" w:color="auto"/>
            <w:right w:val="none" w:sz="0" w:space="0" w:color="auto"/>
          </w:divBdr>
          <w:divsChild>
            <w:div w:id="1047025250">
              <w:marLeft w:val="0"/>
              <w:marRight w:val="0"/>
              <w:marTop w:val="0"/>
              <w:marBottom w:val="0"/>
              <w:divBdr>
                <w:top w:val="none" w:sz="0" w:space="0" w:color="auto"/>
                <w:left w:val="none" w:sz="0" w:space="0" w:color="auto"/>
                <w:bottom w:val="none" w:sz="0" w:space="0" w:color="auto"/>
                <w:right w:val="none" w:sz="0" w:space="0" w:color="auto"/>
              </w:divBdr>
              <w:divsChild>
                <w:div w:id="1304577224">
                  <w:marLeft w:val="0"/>
                  <w:marRight w:val="0"/>
                  <w:marTop w:val="0"/>
                  <w:marBottom w:val="0"/>
                  <w:divBdr>
                    <w:top w:val="none" w:sz="0" w:space="0" w:color="auto"/>
                    <w:left w:val="none" w:sz="0" w:space="0" w:color="auto"/>
                    <w:bottom w:val="none" w:sz="0" w:space="0" w:color="auto"/>
                    <w:right w:val="none" w:sz="0" w:space="0" w:color="auto"/>
                  </w:divBdr>
                  <w:divsChild>
                    <w:div w:id="912281561">
                      <w:marLeft w:val="0"/>
                      <w:marRight w:val="0"/>
                      <w:marTop w:val="0"/>
                      <w:marBottom w:val="0"/>
                      <w:divBdr>
                        <w:top w:val="none" w:sz="0" w:space="0" w:color="auto"/>
                        <w:left w:val="none" w:sz="0" w:space="0" w:color="auto"/>
                        <w:bottom w:val="none" w:sz="0" w:space="0" w:color="auto"/>
                        <w:right w:val="none" w:sz="0" w:space="0" w:color="auto"/>
                      </w:divBdr>
                      <w:divsChild>
                        <w:div w:id="1929458733">
                          <w:marLeft w:val="0"/>
                          <w:marRight w:val="0"/>
                          <w:marTop w:val="0"/>
                          <w:marBottom w:val="0"/>
                          <w:divBdr>
                            <w:top w:val="none" w:sz="0" w:space="0" w:color="auto"/>
                            <w:left w:val="none" w:sz="0" w:space="0" w:color="auto"/>
                            <w:bottom w:val="none" w:sz="0" w:space="0" w:color="auto"/>
                            <w:right w:val="none" w:sz="0" w:space="0" w:color="auto"/>
                          </w:divBdr>
                          <w:divsChild>
                            <w:div w:id="1530798012">
                              <w:marLeft w:val="0"/>
                              <w:marRight w:val="0"/>
                              <w:marTop w:val="0"/>
                              <w:marBottom w:val="0"/>
                              <w:divBdr>
                                <w:top w:val="none" w:sz="0" w:space="0" w:color="auto"/>
                                <w:left w:val="none" w:sz="0" w:space="0" w:color="auto"/>
                                <w:bottom w:val="none" w:sz="0" w:space="0" w:color="auto"/>
                                <w:right w:val="none" w:sz="0" w:space="0" w:color="auto"/>
                              </w:divBdr>
                              <w:divsChild>
                                <w:div w:id="1136684816">
                                  <w:marLeft w:val="0"/>
                                  <w:marRight w:val="0"/>
                                  <w:marTop w:val="0"/>
                                  <w:marBottom w:val="0"/>
                                  <w:divBdr>
                                    <w:top w:val="none" w:sz="0" w:space="0" w:color="auto"/>
                                    <w:left w:val="none" w:sz="0" w:space="0" w:color="auto"/>
                                    <w:bottom w:val="none" w:sz="0" w:space="0" w:color="auto"/>
                                    <w:right w:val="none" w:sz="0" w:space="0" w:color="auto"/>
                                  </w:divBdr>
                                  <w:divsChild>
                                    <w:div w:id="53702018">
                                      <w:marLeft w:val="0"/>
                                      <w:marRight w:val="0"/>
                                      <w:marTop w:val="0"/>
                                      <w:marBottom w:val="0"/>
                                      <w:divBdr>
                                        <w:top w:val="none" w:sz="0" w:space="0" w:color="auto"/>
                                        <w:left w:val="none" w:sz="0" w:space="0" w:color="auto"/>
                                        <w:bottom w:val="none" w:sz="0" w:space="0" w:color="auto"/>
                                        <w:right w:val="none" w:sz="0" w:space="0" w:color="auto"/>
                                      </w:divBdr>
                                    </w:div>
                                    <w:div w:id="61878547">
                                      <w:marLeft w:val="0"/>
                                      <w:marRight w:val="0"/>
                                      <w:marTop w:val="0"/>
                                      <w:marBottom w:val="0"/>
                                      <w:divBdr>
                                        <w:top w:val="none" w:sz="0" w:space="0" w:color="auto"/>
                                        <w:left w:val="none" w:sz="0" w:space="0" w:color="auto"/>
                                        <w:bottom w:val="none" w:sz="0" w:space="0" w:color="auto"/>
                                        <w:right w:val="none" w:sz="0" w:space="0" w:color="auto"/>
                                      </w:divBdr>
                                    </w:div>
                                    <w:div w:id="72095639">
                                      <w:marLeft w:val="0"/>
                                      <w:marRight w:val="0"/>
                                      <w:marTop w:val="0"/>
                                      <w:marBottom w:val="0"/>
                                      <w:divBdr>
                                        <w:top w:val="none" w:sz="0" w:space="0" w:color="auto"/>
                                        <w:left w:val="none" w:sz="0" w:space="0" w:color="auto"/>
                                        <w:bottom w:val="none" w:sz="0" w:space="0" w:color="auto"/>
                                        <w:right w:val="none" w:sz="0" w:space="0" w:color="auto"/>
                                      </w:divBdr>
                                    </w:div>
                                    <w:div w:id="103305158">
                                      <w:marLeft w:val="0"/>
                                      <w:marRight w:val="0"/>
                                      <w:marTop w:val="0"/>
                                      <w:marBottom w:val="0"/>
                                      <w:divBdr>
                                        <w:top w:val="none" w:sz="0" w:space="0" w:color="auto"/>
                                        <w:left w:val="none" w:sz="0" w:space="0" w:color="auto"/>
                                        <w:bottom w:val="none" w:sz="0" w:space="0" w:color="auto"/>
                                        <w:right w:val="none" w:sz="0" w:space="0" w:color="auto"/>
                                      </w:divBdr>
                                    </w:div>
                                    <w:div w:id="105467863">
                                      <w:marLeft w:val="0"/>
                                      <w:marRight w:val="0"/>
                                      <w:marTop w:val="0"/>
                                      <w:marBottom w:val="0"/>
                                      <w:divBdr>
                                        <w:top w:val="none" w:sz="0" w:space="0" w:color="auto"/>
                                        <w:left w:val="none" w:sz="0" w:space="0" w:color="auto"/>
                                        <w:bottom w:val="none" w:sz="0" w:space="0" w:color="auto"/>
                                        <w:right w:val="none" w:sz="0" w:space="0" w:color="auto"/>
                                      </w:divBdr>
                                    </w:div>
                                    <w:div w:id="106193567">
                                      <w:marLeft w:val="0"/>
                                      <w:marRight w:val="0"/>
                                      <w:marTop w:val="0"/>
                                      <w:marBottom w:val="0"/>
                                      <w:divBdr>
                                        <w:top w:val="none" w:sz="0" w:space="0" w:color="auto"/>
                                        <w:left w:val="none" w:sz="0" w:space="0" w:color="auto"/>
                                        <w:bottom w:val="none" w:sz="0" w:space="0" w:color="auto"/>
                                        <w:right w:val="none" w:sz="0" w:space="0" w:color="auto"/>
                                      </w:divBdr>
                                    </w:div>
                                    <w:div w:id="136654258">
                                      <w:marLeft w:val="0"/>
                                      <w:marRight w:val="0"/>
                                      <w:marTop w:val="0"/>
                                      <w:marBottom w:val="0"/>
                                      <w:divBdr>
                                        <w:top w:val="none" w:sz="0" w:space="0" w:color="auto"/>
                                        <w:left w:val="none" w:sz="0" w:space="0" w:color="auto"/>
                                        <w:bottom w:val="none" w:sz="0" w:space="0" w:color="auto"/>
                                        <w:right w:val="none" w:sz="0" w:space="0" w:color="auto"/>
                                      </w:divBdr>
                                    </w:div>
                                    <w:div w:id="261376487">
                                      <w:marLeft w:val="0"/>
                                      <w:marRight w:val="0"/>
                                      <w:marTop w:val="0"/>
                                      <w:marBottom w:val="0"/>
                                      <w:divBdr>
                                        <w:top w:val="none" w:sz="0" w:space="0" w:color="auto"/>
                                        <w:left w:val="none" w:sz="0" w:space="0" w:color="auto"/>
                                        <w:bottom w:val="none" w:sz="0" w:space="0" w:color="auto"/>
                                        <w:right w:val="none" w:sz="0" w:space="0" w:color="auto"/>
                                      </w:divBdr>
                                    </w:div>
                                    <w:div w:id="307520074">
                                      <w:marLeft w:val="0"/>
                                      <w:marRight w:val="0"/>
                                      <w:marTop w:val="0"/>
                                      <w:marBottom w:val="0"/>
                                      <w:divBdr>
                                        <w:top w:val="none" w:sz="0" w:space="0" w:color="auto"/>
                                        <w:left w:val="none" w:sz="0" w:space="0" w:color="auto"/>
                                        <w:bottom w:val="none" w:sz="0" w:space="0" w:color="auto"/>
                                        <w:right w:val="none" w:sz="0" w:space="0" w:color="auto"/>
                                      </w:divBdr>
                                    </w:div>
                                    <w:div w:id="327640394">
                                      <w:marLeft w:val="0"/>
                                      <w:marRight w:val="0"/>
                                      <w:marTop w:val="0"/>
                                      <w:marBottom w:val="0"/>
                                      <w:divBdr>
                                        <w:top w:val="none" w:sz="0" w:space="0" w:color="auto"/>
                                        <w:left w:val="none" w:sz="0" w:space="0" w:color="auto"/>
                                        <w:bottom w:val="none" w:sz="0" w:space="0" w:color="auto"/>
                                        <w:right w:val="none" w:sz="0" w:space="0" w:color="auto"/>
                                      </w:divBdr>
                                    </w:div>
                                    <w:div w:id="372509539">
                                      <w:marLeft w:val="0"/>
                                      <w:marRight w:val="0"/>
                                      <w:marTop w:val="0"/>
                                      <w:marBottom w:val="0"/>
                                      <w:divBdr>
                                        <w:top w:val="none" w:sz="0" w:space="0" w:color="auto"/>
                                        <w:left w:val="none" w:sz="0" w:space="0" w:color="auto"/>
                                        <w:bottom w:val="none" w:sz="0" w:space="0" w:color="auto"/>
                                        <w:right w:val="none" w:sz="0" w:space="0" w:color="auto"/>
                                      </w:divBdr>
                                    </w:div>
                                    <w:div w:id="420756218">
                                      <w:marLeft w:val="0"/>
                                      <w:marRight w:val="0"/>
                                      <w:marTop w:val="0"/>
                                      <w:marBottom w:val="0"/>
                                      <w:divBdr>
                                        <w:top w:val="none" w:sz="0" w:space="0" w:color="auto"/>
                                        <w:left w:val="none" w:sz="0" w:space="0" w:color="auto"/>
                                        <w:bottom w:val="none" w:sz="0" w:space="0" w:color="auto"/>
                                        <w:right w:val="none" w:sz="0" w:space="0" w:color="auto"/>
                                      </w:divBdr>
                                    </w:div>
                                    <w:div w:id="457376307">
                                      <w:marLeft w:val="0"/>
                                      <w:marRight w:val="0"/>
                                      <w:marTop w:val="0"/>
                                      <w:marBottom w:val="0"/>
                                      <w:divBdr>
                                        <w:top w:val="none" w:sz="0" w:space="0" w:color="auto"/>
                                        <w:left w:val="none" w:sz="0" w:space="0" w:color="auto"/>
                                        <w:bottom w:val="none" w:sz="0" w:space="0" w:color="auto"/>
                                        <w:right w:val="none" w:sz="0" w:space="0" w:color="auto"/>
                                      </w:divBdr>
                                    </w:div>
                                    <w:div w:id="580220131">
                                      <w:marLeft w:val="0"/>
                                      <w:marRight w:val="0"/>
                                      <w:marTop w:val="0"/>
                                      <w:marBottom w:val="0"/>
                                      <w:divBdr>
                                        <w:top w:val="none" w:sz="0" w:space="0" w:color="auto"/>
                                        <w:left w:val="none" w:sz="0" w:space="0" w:color="auto"/>
                                        <w:bottom w:val="none" w:sz="0" w:space="0" w:color="auto"/>
                                        <w:right w:val="none" w:sz="0" w:space="0" w:color="auto"/>
                                      </w:divBdr>
                                    </w:div>
                                    <w:div w:id="717432778">
                                      <w:marLeft w:val="0"/>
                                      <w:marRight w:val="0"/>
                                      <w:marTop w:val="0"/>
                                      <w:marBottom w:val="0"/>
                                      <w:divBdr>
                                        <w:top w:val="none" w:sz="0" w:space="0" w:color="auto"/>
                                        <w:left w:val="none" w:sz="0" w:space="0" w:color="auto"/>
                                        <w:bottom w:val="none" w:sz="0" w:space="0" w:color="auto"/>
                                        <w:right w:val="none" w:sz="0" w:space="0" w:color="auto"/>
                                      </w:divBdr>
                                    </w:div>
                                    <w:div w:id="875043753">
                                      <w:marLeft w:val="0"/>
                                      <w:marRight w:val="0"/>
                                      <w:marTop w:val="0"/>
                                      <w:marBottom w:val="0"/>
                                      <w:divBdr>
                                        <w:top w:val="none" w:sz="0" w:space="0" w:color="auto"/>
                                        <w:left w:val="none" w:sz="0" w:space="0" w:color="auto"/>
                                        <w:bottom w:val="none" w:sz="0" w:space="0" w:color="auto"/>
                                        <w:right w:val="none" w:sz="0" w:space="0" w:color="auto"/>
                                      </w:divBdr>
                                    </w:div>
                                    <w:div w:id="940793630">
                                      <w:marLeft w:val="0"/>
                                      <w:marRight w:val="0"/>
                                      <w:marTop w:val="0"/>
                                      <w:marBottom w:val="0"/>
                                      <w:divBdr>
                                        <w:top w:val="none" w:sz="0" w:space="0" w:color="auto"/>
                                        <w:left w:val="none" w:sz="0" w:space="0" w:color="auto"/>
                                        <w:bottom w:val="none" w:sz="0" w:space="0" w:color="auto"/>
                                        <w:right w:val="none" w:sz="0" w:space="0" w:color="auto"/>
                                      </w:divBdr>
                                    </w:div>
                                    <w:div w:id="1018387925">
                                      <w:marLeft w:val="0"/>
                                      <w:marRight w:val="0"/>
                                      <w:marTop w:val="0"/>
                                      <w:marBottom w:val="0"/>
                                      <w:divBdr>
                                        <w:top w:val="none" w:sz="0" w:space="0" w:color="auto"/>
                                        <w:left w:val="none" w:sz="0" w:space="0" w:color="auto"/>
                                        <w:bottom w:val="none" w:sz="0" w:space="0" w:color="auto"/>
                                        <w:right w:val="none" w:sz="0" w:space="0" w:color="auto"/>
                                      </w:divBdr>
                                    </w:div>
                                    <w:div w:id="1035736596">
                                      <w:marLeft w:val="0"/>
                                      <w:marRight w:val="0"/>
                                      <w:marTop w:val="0"/>
                                      <w:marBottom w:val="0"/>
                                      <w:divBdr>
                                        <w:top w:val="none" w:sz="0" w:space="0" w:color="auto"/>
                                        <w:left w:val="none" w:sz="0" w:space="0" w:color="auto"/>
                                        <w:bottom w:val="none" w:sz="0" w:space="0" w:color="auto"/>
                                        <w:right w:val="none" w:sz="0" w:space="0" w:color="auto"/>
                                      </w:divBdr>
                                    </w:div>
                                    <w:div w:id="1166090495">
                                      <w:marLeft w:val="0"/>
                                      <w:marRight w:val="0"/>
                                      <w:marTop w:val="0"/>
                                      <w:marBottom w:val="0"/>
                                      <w:divBdr>
                                        <w:top w:val="none" w:sz="0" w:space="0" w:color="auto"/>
                                        <w:left w:val="none" w:sz="0" w:space="0" w:color="auto"/>
                                        <w:bottom w:val="none" w:sz="0" w:space="0" w:color="auto"/>
                                        <w:right w:val="none" w:sz="0" w:space="0" w:color="auto"/>
                                      </w:divBdr>
                                    </w:div>
                                    <w:div w:id="1213270624">
                                      <w:marLeft w:val="0"/>
                                      <w:marRight w:val="0"/>
                                      <w:marTop w:val="0"/>
                                      <w:marBottom w:val="0"/>
                                      <w:divBdr>
                                        <w:top w:val="none" w:sz="0" w:space="0" w:color="auto"/>
                                        <w:left w:val="none" w:sz="0" w:space="0" w:color="auto"/>
                                        <w:bottom w:val="none" w:sz="0" w:space="0" w:color="auto"/>
                                        <w:right w:val="none" w:sz="0" w:space="0" w:color="auto"/>
                                      </w:divBdr>
                                    </w:div>
                                    <w:div w:id="1300652356">
                                      <w:marLeft w:val="0"/>
                                      <w:marRight w:val="0"/>
                                      <w:marTop w:val="0"/>
                                      <w:marBottom w:val="0"/>
                                      <w:divBdr>
                                        <w:top w:val="none" w:sz="0" w:space="0" w:color="auto"/>
                                        <w:left w:val="none" w:sz="0" w:space="0" w:color="auto"/>
                                        <w:bottom w:val="none" w:sz="0" w:space="0" w:color="auto"/>
                                        <w:right w:val="none" w:sz="0" w:space="0" w:color="auto"/>
                                      </w:divBdr>
                                    </w:div>
                                    <w:div w:id="1335035804">
                                      <w:marLeft w:val="0"/>
                                      <w:marRight w:val="0"/>
                                      <w:marTop w:val="0"/>
                                      <w:marBottom w:val="0"/>
                                      <w:divBdr>
                                        <w:top w:val="none" w:sz="0" w:space="0" w:color="auto"/>
                                        <w:left w:val="none" w:sz="0" w:space="0" w:color="auto"/>
                                        <w:bottom w:val="none" w:sz="0" w:space="0" w:color="auto"/>
                                        <w:right w:val="none" w:sz="0" w:space="0" w:color="auto"/>
                                      </w:divBdr>
                                    </w:div>
                                    <w:div w:id="1377393943">
                                      <w:marLeft w:val="0"/>
                                      <w:marRight w:val="0"/>
                                      <w:marTop w:val="0"/>
                                      <w:marBottom w:val="0"/>
                                      <w:divBdr>
                                        <w:top w:val="none" w:sz="0" w:space="0" w:color="auto"/>
                                        <w:left w:val="none" w:sz="0" w:space="0" w:color="auto"/>
                                        <w:bottom w:val="none" w:sz="0" w:space="0" w:color="auto"/>
                                        <w:right w:val="none" w:sz="0" w:space="0" w:color="auto"/>
                                      </w:divBdr>
                                    </w:div>
                                    <w:div w:id="1490438860">
                                      <w:marLeft w:val="0"/>
                                      <w:marRight w:val="0"/>
                                      <w:marTop w:val="0"/>
                                      <w:marBottom w:val="0"/>
                                      <w:divBdr>
                                        <w:top w:val="none" w:sz="0" w:space="0" w:color="auto"/>
                                        <w:left w:val="none" w:sz="0" w:space="0" w:color="auto"/>
                                        <w:bottom w:val="none" w:sz="0" w:space="0" w:color="auto"/>
                                        <w:right w:val="none" w:sz="0" w:space="0" w:color="auto"/>
                                      </w:divBdr>
                                    </w:div>
                                    <w:div w:id="1670794402">
                                      <w:marLeft w:val="0"/>
                                      <w:marRight w:val="0"/>
                                      <w:marTop w:val="0"/>
                                      <w:marBottom w:val="0"/>
                                      <w:divBdr>
                                        <w:top w:val="none" w:sz="0" w:space="0" w:color="auto"/>
                                        <w:left w:val="none" w:sz="0" w:space="0" w:color="auto"/>
                                        <w:bottom w:val="none" w:sz="0" w:space="0" w:color="auto"/>
                                        <w:right w:val="none" w:sz="0" w:space="0" w:color="auto"/>
                                      </w:divBdr>
                                    </w:div>
                                    <w:div w:id="1776633709">
                                      <w:marLeft w:val="0"/>
                                      <w:marRight w:val="0"/>
                                      <w:marTop w:val="0"/>
                                      <w:marBottom w:val="0"/>
                                      <w:divBdr>
                                        <w:top w:val="none" w:sz="0" w:space="0" w:color="auto"/>
                                        <w:left w:val="none" w:sz="0" w:space="0" w:color="auto"/>
                                        <w:bottom w:val="none" w:sz="0" w:space="0" w:color="auto"/>
                                        <w:right w:val="none" w:sz="0" w:space="0" w:color="auto"/>
                                      </w:divBdr>
                                    </w:div>
                                    <w:div w:id="1788937157">
                                      <w:marLeft w:val="0"/>
                                      <w:marRight w:val="0"/>
                                      <w:marTop w:val="0"/>
                                      <w:marBottom w:val="0"/>
                                      <w:divBdr>
                                        <w:top w:val="none" w:sz="0" w:space="0" w:color="auto"/>
                                        <w:left w:val="none" w:sz="0" w:space="0" w:color="auto"/>
                                        <w:bottom w:val="none" w:sz="0" w:space="0" w:color="auto"/>
                                        <w:right w:val="none" w:sz="0" w:space="0" w:color="auto"/>
                                      </w:divBdr>
                                    </w:div>
                                    <w:div w:id="1856117922">
                                      <w:marLeft w:val="0"/>
                                      <w:marRight w:val="0"/>
                                      <w:marTop w:val="0"/>
                                      <w:marBottom w:val="0"/>
                                      <w:divBdr>
                                        <w:top w:val="none" w:sz="0" w:space="0" w:color="auto"/>
                                        <w:left w:val="none" w:sz="0" w:space="0" w:color="auto"/>
                                        <w:bottom w:val="none" w:sz="0" w:space="0" w:color="auto"/>
                                        <w:right w:val="none" w:sz="0" w:space="0" w:color="auto"/>
                                      </w:divBdr>
                                    </w:div>
                                    <w:div w:id="1893956588">
                                      <w:marLeft w:val="0"/>
                                      <w:marRight w:val="0"/>
                                      <w:marTop w:val="0"/>
                                      <w:marBottom w:val="0"/>
                                      <w:divBdr>
                                        <w:top w:val="none" w:sz="0" w:space="0" w:color="auto"/>
                                        <w:left w:val="none" w:sz="0" w:space="0" w:color="auto"/>
                                        <w:bottom w:val="none" w:sz="0" w:space="0" w:color="auto"/>
                                        <w:right w:val="none" w:sz="0" w:space="0" w:color="auto"/>
                                      </w:divBdr>
                                    </w:div>
                                    <w:div w:id="1907107446">
                                      <w:marLeft w:val="0"/>
                                      <w:marRight w:val="0"/>
                                      <w:marTop w:val="0"/>
                                      <w:marBottom w:val="0"/>
                                      <w:divBdr>
                                        <w:top w:val="none" w:sz="0" w:space="0" w:color="auto"/>
                                        <w:left w:val="none" w:sz="0" w:space="0" w:color="auto"/>
                                        <w:bottom w:val="none" w:sz="0" w:space="0" w:color="auto"/>
                                        <w:right w:val="none" w:sz="0" w:space="0" w:color="auto"/>
                                      </w:divBdr>
                                    </w:div>
                                    <w:div w:id="2018187464">
                                      <w:marLeft w:val="0"/>
                                      <w:marRight w:val="0"/>
                                      <w:marTop w:val="0"/>
                                      <w:marBottom w:val="0"/>
                                      <w:divBdr>
                                        <w:top w:val="none" w:sz="0" w:space="0" w:color="auto"/>
                                        <w:left w:val="none" w:sz="0" w:space="0" w:color="auto"/>
                                        <w:bottom w:val="none" w:sz="0" w:space="0" w:color="auto"/>
                                        <w:right w:val="none" w:sz="0" w:space="0" w:color="auto"/>
                                      </w:divBdr>
                                    </w:div>
                                    <w:div w:id="2025351799">
                                      <w:marLeft w:val="0"/>
                                      <w:marRight w:val="0"/>
                                      <w:marTop w:val="0"/>
                                      <w:marBottom w:val="0"/>
                                      <w:divBdr>
                                        <w:top w:val="none" w:sz="0" w:space="0" w:color="auto"/>
                                        <w:left w:val="none" w:sz="0" w:space="0" w:color="auto"/>
                                        <w:bottom w:val="none" w:sz="0" w:space="0" w:color="auto"/>
                                        <w:right w:val="none" w:sz="0" w:space="0" w:color="auto"/>
                                      </w:divBdr>
                                    </w:div>
                                    <w:div w:id="202882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9225667">
          <w:marLeft w:val="0"/>
          <w:marRight w:val="0"/>
          <w:marTop w:val="0"/>
          <w:marBottom w:val="0"/>
          <w:divBdr>
            <w:top w:val="none" w:sz="0" w:space="0" w:color="auto"/>
            <w:left w:val="none" w:sz="0" w:space="0" w:color="auto"/>
            <w:bottom w:val="none" w:sz="0" w:space="0" w:color="auto"/>
            <w:right w:val="none" w:sz="0" w:space="0" w:color="auto"/>
          </w:divBdr>
          <w:divsChild>
            <w:div w:id="640303304">
              <w:marLeft w:val="0"/>
              <w:marRight w:val="0"/>
              <w:marTop w:val="0"/>
              <w:marBottom w:val="0"/>
              <w:divBdr>
                <w:top w:val="none" w:sz="0" w:space="0" w:color="auto"/>
                <w:left w:val="none" w:sz="0" w:space="0" w:color="auto"/>
                <w:bottom w:val="none" w:sz="0" w:space="0" w:color="auto"/>
                <w:right w:val="none" w:sz="0" w:space="0" w:color="auto"/>
              </w:divBdr>
              <w:divsChild>
                <w:div w:id="195503284">
                  <w:marLeft w:val="0"/>
                  <w:marRight w:val="0"/>
                  <w:marTop w:val="0"/>
                  <w:marBottom w:val="0"/>
                  <w:divBdr>
                    <w:top w:val="none" w:sz="0" w:space="0" w:color="auto"/>
                    <w:left w:val="none" w:sz="0" w:space="0" w:color="auto"/>
                    <w:bottom w:val="none" w:sz="0" w:space="0" w:color="auto"/>
                    <w:right w:val="none" w:sz="0" w:space="0" w:color="auto"/>
                  </w:divBdr>
                  <w:divsChild>
                    <w:div w:id="1813323044">
                      <w:marLeft w:val="0"/>
                      <w:marRight w:val="0"/>
                      <w:marTop w:val="0"/>
                      <w:marBottom w:val="0"/>
                      <w:divBdr>
                        <w:top w:val="none" w:sz="0" w:space="0" w:color="auto"/>
                        <w:left w:val="none" w:sz="0" w:space="0" w:color="auto"/>
                        <w:bottom w:val="none" w:sz="0" w:space="0" w:color="auto"/>
                        <w:right w:val="none" w:sz="0" w:space="0" w:color="auto"/>
                      </w:divBdr>
                      <w:divsChild>
                        <w:div w:id="1101267921">
                          <w:marLeft w:val="0"/>
                          <w:marRight w:val="0"/>
                          <w:marTop w:val="0"/>
                          <w:marBottom w:val="0"/>
                          <w:divBdr>
                            <w:top w:val="none" w:sz="0" w:space="0" w:color="auto"/>
                            <w:left w:val="none" w:sz="0" w:space="0" w:color="auto"/>
                            <w:bottom w:val="none" w:sz="0" w:space="0" w:color="auto"/>
                            <w:right w:val="none" w:sz="0" w:space="0" w:color="auto"/>
                          </w:divBdr>
                          <w:divsChild>
                            <w:div w:id="980771697">
                              <w:marLeft w:val="0"/>
                              <w:marRight w:val="0"/>
                              <w:marTop w:val="0"/>
                              <w:marBottom w:val="0"/>
                              <w:divBdr>
                                <w:top w:val="none" w:sz="0" w:space="0" w:color="auto"/>
                                <w:left w:val="none" w:sz="0" w:space="0" w:color="auto"/>
                                <w:bottom w:val="none" w:sz="0" w:space="0" w:color="auto"/>
                                <w:right w:val="none" w:sz="0" w:space="0" w:color="auto"/>
                              </w:divBdr>
                              <w:divsChild>
                                <w:div w:id="1480226349">
                                  <w:marLeft w:val="0"/>
                                  <w:marRight w:val="0"/>
                                  <w:marTop w:val="0"/>
                                  <w:marBottom w:val="0"/>
                                  <w:divBdr>
                                    <w:top w:val="none" w:sz="0" w:space="0" w:color="auto"/>
                                    <w:left w:val="none" w:sz="0" w:space="0" w:color="auto"/>
                                    <w:bottom w:val="none" w:sz="0" w:space="0" w:color="auto"/>
                                    <w:right w:val="none" w:sz="0" w:space="0" w:color="auto"/>
                                  </w:divBdr>
                                  <w:divsChild>
                                    <w:div w:id="121786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351994">
                              <w:marLeft w:val="0"/>
                              <w:marRight w:val="0"/>
                              <w:marTop w:val="0"/>
                              <w:marBottom w:val="0"/>
                              <w:divBdr>
                                <w:top w:val="none" w:sz="0" w:space="0" w:color="auto"/>
                                <w:left w:val="none" w:sz="0" w:space="0" w:color="auto"/>
                                <w:bottom w:val="none" w:sz="0" w:space="0" w:color="auto"/>
                                <w:right w:val="none" w:sz="0" w:space="0" w:color="auto"/>
                              </w:divBdr>
                              <w:divsChild>
                                <w:div w:id="1799686019">
                                  <w:marLeft w:val="0"/>
                                  <w:marRight w:val="0"/>
                                  <w:marTop w:val="0"/>
                                  <w:marBottom w:val="0"/>
                                  <w:divBdr>
                                    <w:top w:val="none" w:sz="0" w:space="0" w:color="auto"/>
                                    <w:left w:val="none" w:sz="0" w:space="0" w:color="auto"/>
                                    <w:bottom w:val="none" w:sz="0" w:space="0" w:color="auto"/>
                                    <w:right w:val="none" w:sz="0" w:space="0" w:color="auto"/>
                                  </w:divBdr>
                                  <w:divsChild>
                                    <w:div w:id="31536805">
                                      <w:marLeft w:val="0"/>
                                      <w:marRight w:val="0"/>
                                      <w:marTop w:val="0"/>
                                      <w:marBottom w:val="0"/>
                                      <w:divBdr>
                                        <w:top w:val="none" w:sz="0" w:space="0" w:color="auto"/>
                                        <w:left w:val="none" w:sz="0" w:space="0" w:color="auto"/>
                                        <w:bottom w:val="none" w:sz="0" w:space="0" w:color="auto"/>
                                        <w:right w:val="none" w:sz="0" w:space="0" w:color="auto"/>
                                      </w:divBdr>
                                    </w:div>
                                    <w:div w:id="72356179">
                                      <w:marLeft w:val="0"/>
                                      <w:marRight w:val="0"/>
                                      <w:marTop w:val="0"/>
                                      <w:marBottom w:val="0"/>
                                      <w:divBdr>
                                        <w:top w:val="none" w:sz="0" w:space="0" w:color="auto"/>
                                        <w:left w:val="none" w:sz="0" w:space="0" w:color="auto"/>
                                        <w:bottom w:val="none" w:sz="0" w:space="0" w:color="auto"/>
                                        <w:right w:val="none" w:sz="0" w:space="0" w:color="auto"/>
                                      </w:divBdr>
                                    </w:div>
                                    <w:div w:id="83383305">
                                      <w:marLeft w:val="0"/>
                                      <w:marRight w:val="0"/>
                                      <w:marTop w:val="0"/>
                                      <w:marBottom w:val="0"/>
                                      <w:divBdr>
                                        <w:top w:val="none" w:sz="0" w:space="0" w:color="auto"/>
                                        <w:left w:val="none" w:sz="0" w:space="0" w:color="auto"/>
                                        <w:bottom w:val="none" w:sz="0" w:space="0" w:color="auto"/>
                                        <w:right w:val="none" w:sz="0" w:space="0" w:color="auto"/>
                                      </w:divBdr>
                                    </w:div>
                                    <w:div w:id="151026821">
                                      <w:marLeft w:val="0"/>
                                      <w:marRight w:val="0"/>
                                      <w:marTop w:val="0"/>
                                      <w:marBottom w:val="0"/>
                                      <w:divBdr>
                                        <w:top w:val="none" w:sz="0" w:space="0" w:color="auto"/>
                                        <w:left w:val="none" w:sz="0" w:space="0" w:color="auto"/>
                                        <w:bottom w:val="none" w:sz="0" w:space="0" w:color="auto"/>
                                        <w:right w:val="none" w:sz="0" w:space="0" w:color="auto"/>
                                      </w:divBdr>
                                    </w:div>
                                    <w:div w:id="168183989">
                                      <w:marLeft w:val="0"/>
                                      <w:marRight w:val="0"/>
                                      <w:marTop w:val="0"/>
                                      <w:marBottom w:val="0"/>
                                      <w:divBdr>
                                        <w:top w:val="none" w:sz="0" w:space="0" w:color="auto"/>
                                        <w:left w:val="none" w:sz="0" w:space="0" w:color="auto"/>
                                        <w:bottom w:val="none" w:sz="0" w:space="0" w:color="auto"/>
                                        <w:right w:val="none" w:sz="0" w:space="0" w:color="auto"/>
                                      </w:divBdr>
                                    </w:div>
                                    <w:div w:id="183903129">
                                      <w:marLeft w:val="0"/>
                                      <w:marRight w:val="0"/>
                                      <w:marTop w:val="0"/>
                                      <w:marBottom w:val="0"/>
                                      <w:divBdr>
                                        <w:top w:val="none" w:sz="0" w:space="0" w:color="auto"/>
                                        <w:left w:val="none" w:sz="0" w:space="0" w:color="auto"/>
                                        <w:bottom w:val="none" w:sz="0" w:space="0" w:color="auto"/>
                                        <w:right w:val="none" w:sz="0" w:space="0" w:color="auto"/>
                                      </w:divBdr>
                                    </w:div>
                                    <w:div w:id="367605871">
                                      <w:marLeft w:val="0"/>
                                      <w:marRight w:val="0"/>
                                      <w:marTop w:val="0"/>
                                      <w:marBottom w:val="0"/>
                                      <w:divBdr>
                                        <w:top w:val="none" w:sz="0" w:space="0" w:color="auto"/>
                                        <w:left w:val="none" w:sz="0" w:space="0" w:color="auto"/>
                                        <w:bottom w:val="none" w:sz="0" w:space="0" w:color="auto"/>
                                        <w:right w:val="none" w:sz="0" w:space="0" w:color="auto"/>
                                      </w:divBdr>
                                    </w:div>
                                    <w:div w:id="409086175">
                                      <w:marLeft w:val="0"/>
                                      <w:marRight w:val="0"/>
                                      <w:marTop w:val="0"/>
                                      <w:marBottom w:val="0"/>
                                      <w:divBdr>
                                        <w:top w:val="none" w:sz="0" w:space="0" w:color="auto"/>
                                        <w:left w:val="none" w:sz="0" w:space="0" w:color="auto"/>
                                        <w:bottom w:val="none" w:sz="0" w:space="0" w:color="auto"/>
                                        <w:right w:val="none" w:sz="0" w:space="0" w:color="auto"/>
                                      </w:divBdr>
                                    </w:div>
                                    <w:div w:id="450130061">
                                      <w:marLeft w:val="0"/>
                                      <w:marRight w:val="0"/>
                                      <w:marTop w:val="0"/>
                                      <w:marBottom w:val="0"/>
                                      <w:divBdr>
                                        <w:top w:val="none" w:sz="0" w:space="0" w:color="auto"/>
                                        <w:left w:val="none" w:sz="0" w:space="0" w:color="auto"/>
                                        <w:bottom w:val="none" w:sz="0" w:space="0" w:color="auto"/>
                                        <w:right w:val="none" w:sz="0" w:space="0" w:color="auto"/>
                                      </w:divBdr>
                                    </w:div>
                                    <w:div w:id="451049235">
                                      <w:marLeft w:val="0"/>
                                      <w:marRight w:val="0"/>
                                      <w:marTop w:val="0"/>
                                      <w:marBottom w:val="0"/>
                                      <w:divBdr>
                                        <w:top w:val="none" w:sz="0" w:space="0" w:color="auto"/>
                                        <w:left w:val="none" w:sz="0" w:space="0" w:color="auto"/>
                                        <w:bottom w:val="none" w:sz="0" w:space="0" w:color="auto"/>
                                        <w:right w:val="none" w:sz="0" w:space="0" w:color="auto"/>
                                      </w:divBdr>
                                    </w:div>
                                    <w:div w:id="495461965">
                                      <w:marLeft w:val="0"/>
                                      <w:marRight w:val="0"/>
                                      <w:marTop w:val="0"/>
                                      <w:marBottom w:val="0"/>
                                      <w:divBdr>
                                        <w:top w:val="none" w:sz="0" w:space="0" w:color="auto"/>
                                        <w:left w:val="none" w:sz="0" w:space="0" w:color="auto"/>
                                        <w:bottom w:val="none" w:sz="0" w:space="0" w:color="auto"/>
                                        <w:right w:val="none" w:sz="0" w:space="0" w:color="auto"/>
                                      </w:divBdr>
                                    </w:div>
                                    <w:div w:id="575168728">
                                      <w:marLeft w:val="0"/>
                                      <w:marRight w:val="0"/>
                                      <w:marTop w:val="0"/>
                                      <w:marBottom w:val="0"/>
                                      <w:divBdr>
                                        <w:top w:val="none" w:sz="0" w:space="0" w:color="auto"/>
                                        <w:left w:val="none" w:sz="0" w:space="0" w:color="auto"/>
                                        <w:bottom w:val="none" w:sz="0" w:space="0" w:color="auto"/>
                                        <w:right w:val="none" w:sz="0" w:space="0" w:color="auto"/>
                                      </w:divBdr>
                                    </w:div>
                                    <w:div w:id="579562808">
                                      <w:marLeft w:val="0"/>
                                      <w:marRight w:val="0"/>
                                      <w:marTop w:val="0"/>
                                      <w:marBottom w:val="0"/>
                                      <w:divBdr>
                                        <w:top w:val="none" w:sz="0" w:space="0" w:color="auto"/>
                                        <w:left w:val="none" w:sz="0" w:space="0" w:color="auto"/>
                                        <w:bottom w:val="none" w:sz="0" w:space="0" w:color="auto"/>
                                        <w:right w:val="none" w:sz="0" w:space="0" w:color="auto"/>
                                      </w:divBdr>
                                    </w:div>
                                    <w:div w:id="675113908">
                                      <w:marLeft w:val="0"/>
                                      <w:marRight w:val="0"/>
                                      <w:marTop w:val="0"/>
                                      <w:marBottom w:val="0"/>
                                      <w:divBdr>
                                        <w:top w:val="none" w:sz="0" w:space="0" w:color="auto"/>
                                        <w:left w:val="none" w:sz="0" w:space="0" w:color="auto"/>
                                        <w:bottom w:val="none" w:sz="0" w:space="0" w:color="auto"/>
                                        <w:right w:val="none" w:sz="0" w:space="0" w:color="auto"/>
                                      </w:divBdr>
                                    </w:div>
                                    <w:div w:id="718286463">
                                      <w:marLeft w:val="0"/>
                                      <w:marRight w:val="0"/>
                                      <w:marTop w:val="0"/>
                                      <w:marBottom w:val="0"/>
                                      <w:divBdr>
                                        <w:top w:val="none" w:sz="0" w:space="0" w:color="auto"/>
                                        <w:left w:val="none" w:sz="0" w:space="0" w:color="auto"/>
                                        <w:bottom w:val="none" w:sz="0" w:space="0" w:color="auto"/>
                                        <w:right w:val="none" w:sz="0" w:space="0" w:color="auto"/>
                                      </w:divBdr>
                                    </w:div>
                                    <w:div w:id="814953127">
                                      <w:marLeft w:val="0"/>
                                      <w:marRight w:val="0"/>
                                      <w:marTop w:val="0"/>
                                      <w:marBottom w:val="0"/>
                                      <w:divBdr>
                                        <w:top w:val="none" w:sz="0" w:space="0" w:color="auto"/>
                                        <w:left w:val="none" w:sz="0" w:space="0" w:color="auto"/>
                                        <w:bottom w:val="none" w:sz="0" w:space="0" w:color="auto"/>
                                        <w:right w:val="none" w:sz="0" w:space="0" w:color="auto"/>
                                      </w:divBdr>
                                    </w:div>
                                    <w:div w:id="867062568">
                                      <w:marLeft w:val="0"/>
                                      <w:marRight w:val="0"/>
                                      <w:marTop w:val="0"/>
                                      <w:marBottom w:val="0"/>
                                      <w:divBdr>
                                        <w:top w:val="none" w:sz="0" w:space="0" w:color="auto"/>
                                        <w:left w:val="none" w:sz="0" w:space="0" w:color="auto"/>
                                        <w:bottom w:val="none" w:sz="0" w:space="0" w:color="auto"/>
                                        <w:right w:val="none" w:sz="0" w:space="0" w:color="auto"/>
                                      </w:divBdr>
                                    </w:div>
                                    <w:div w:id="883565700">
                                      <w:marLeft w:val="0"/>
                                      <w:marRight w:val="0"/>
                                      <w:marTop w:val="0"/>
                                      <w:marBottom w:val="0"/>
                                      <w:divBdr>
                                        <w:top w:val="none" w:sz="0" w:space="0" w:color="auto"/>
                                        <w:left w:val="none" w:sz="0" w:space="0" w:color="auto"/>
                                        <w:bottom w:val="none" w:sz="0" w:space="0" w:color="auto"/>
                                        <w:right w:val="none" w:sz="0" w:space="0" w:color="auto"/>
                                      </w:divBdr>
                                    </w:div>
                                    <w:div w:id="923537467">
                                      <w:marLeft w:val="0"/>
                                      <w:marRight w:val="0"/>
                                      <w:marTop w:val="0"/>
                                      <w:marBottom w:val="0"/>
                                      <w:divBdr>
                                        <w:top w:val="none" w:sz="0" w:space="0" w:color="auto"/>
                                        <w:left w:val="none" w:sz="0" w:space="0" w:color="auto"/>
                                        <w:bottom w:val="none" w:sz="0" w:space="0" w:color="auto"/>
                                        <w:right w:val="none" w:sz="0" w:space="0" w:color="auto"/>
                                      </w:divBdr>
                                    </w:div>
                                    <w:div w:id="1051153773">
                                      <w:marLeft w:val="0"/>
                                      <w:marRight w:val="0"/>
                                      <w:marTop w:val="0"/>
                                      <w:marBottom w:val="0"/>
                                      <w:divBdr>
                                        <w:top w:val="none" w:sz="0" w:space="0" w:color="auto"/>
                                        <w:left w:val="none" w:sz="0" w:space="0" w:color="auto"/>
                                        <w:bottom w:val="none" w:sz="0" w:space="0" w:color="auto"/>
                                        <w:right w:val="none" w:sz="0" w:space="0" w:color="auto"/>
                                      </w:divBdr>
                                    </w:div>
                                    <w:div w:id="1092551785">
                                      <w:marLeft w:val="0"/>
                                      <w:marRight w:val="0"/>
                                      <w:marTop w:val="0"/>
                                      <w:marBottom w:val="0"/>
                                      <w:divBdr>
                                        <w:top w:val="none" w:sz="0" w:space="0" w:color="auto"/>
                                        <w:left w:val="none" w:sz="0" w:space="0" w:color="auto"/>
                                        <w:bottom w:val="none" w:sz="0" w:space="0" w:color="auto"/>
                                        <w:right w:val="none" w:sz="0" w:space="0" w:color="auto"/>
                                      </w:divBdr>
                                    </w:div>
                                    <w:div w:id="1141848408">
                                      <w:marLeft w:val="0"/>
                                      <w:marRight w:val="0"/>
                                      <w:marTop w:val="0"/>
                                      <w:marBottom w:val="0"/>
                                      <w:divBdr>
                                        <w:top w:val="none" w:sz="0" w:space="0" w:color="auto"/>
                                        <w:left w:val="none" w:sz="0" w:space="0" w:color="auto"/>
                                        <w:bottom w:val="none" w:sz="0" w:space="0" w:color="auto"/>
                                        <w:right w:val="none" w:sz="0" w:space="0" w:color="auto"/>
                                      </w:divBdr>
                                    </w:div>
                                    <w:div w:id="1171600740">
                                      <w:marLeft w:val="0"/>
                                      <w:marRight w:val="0"/>
                                      <w:marTop w:val="0"/>
                                      <w:marBottom w:val="0"/>
                                      <w:divBdr>
                                        <w:top w:val="none" w:sz="0" w:space="0" w:color="auto"/>
                                        <w:left w:val="none" w:sz="0" w:space="0" w:color="auto"/>
                                        <w:bottom w:val="none" w:sz="0" w:space="0" w:color="auto"/>
                                        <w:right w:val="none" w:sz="0" w:space="0" w:color="auto"/>
                                      </w:divBdr>
                                    </w:div>
                                    <w:div w:id="1171681640">
                                      <w:marLeft w:val="0"/>
                                      <w:marRight w:val="0"/>
                                      <w:marTop w:val="0"/>
                                      <w:marBottom w:val="0"/>
                                      <w:divBdr>
                                        <w:top w:val="none" w:sz="0" w:space="0" w:color="auto"/>
                                        <w:left w:val="none" w:sz="0" w:space="0" w:color="auto"/>
                                        <w:bottom w:val="none" w:sz="0" w:space="0" w:color="auto"/>
                                        <w:right w:val="none" w:sz="0" w:space="0" w:color="auto"/>
                                      </w:divBdr>
                                    </w:div>
                                    <w:div w:id="1214275573">
                                      <w:marLeft w:val="0"/>
                                      <w:marRight w:val="0"/>
                                      <w:marTop w:val="0"/>
                                      <w:marBottom w:val="0"/>
                                      <w:divBdr>
                                        <w:top w:val="none" w:sz="0" w:space="0" w:color="auto"/>
                                        <w:left w:val="none" w:sz="0" w:space="0" w:color="auto"/>
                                        <w:bottom w:val="none" w:sz="0" w:space="0" w:color="auto"/>
                                        <w:right w:val="none" w:sz="0" w:space="0" w:color="auto"/>
                                      </w:divBdr>
                                    </w:div>
                                    <w:div w:id="1251113578">
                                      <w:marLeft w:val="0"/>
                                      <w:marRight w:val="0"/>
                                      <w:marTop w:val="0"/>
                                      <w:marBottom w:val="0"/>
                                      <w:divBdr>
                                        <w:top w:val="none" w:sz="0" w:space="0" w:color="auto"/>
                                        <w:left w:val="none" w:sz="0" w:space="0" w:color="auto"/>
                                        <w:bottom w:val="none" w:sz="0" w:space="0" w:color="auto"/>
                                        <w:right w:val="none" w:sz="0" w:space="0" w:color="auto"/>
                                      </w:divBdr>
                                    </w:div>
                                    <w:div w:id="1278609927">
                                      <w:marLeft w:val="0"/>
                                      <w:marRight w:val="0"/>
                                      <w:marTop w:val="0"/>
                                      <w:marBottom w:val="0"/>
                                      <w:divBdr>
                                        <w:top w:val="none" w:sz="0" w:space="0" w:color="auto"/>
                                        <w:left w:val="none" w:sz="0" w:space="0" w:color="auto"/>
                                        <w:bottom w:val="none" w:sz="0" w:space="0" w:color="auto"/>
                                        <w:right w:val="none" w:sz="0" w:space="0" w:color="auto"/>
                                      </w:divBdr>
                                    </w:div>
                                    <w:div w:id="1382095093">
                                      <w:marLeft w:val="0"/>
                                      <w:marRight w:val="0"/>
                                      <w:marTop w:val="0"/>
                                      <w:marBottom w:val="0"/>
                                      <w:divBdr>
                                        <w:top w:val="none" w:sz="0" w:space="0" w:color="auto"/>
                                        <w:left w:val="none" w:sz="0" w:space="0" w:color="auto"/>
                                        <w:bottom w:val="none" w:sz="0" w:space="0" w:color="auto"/>
                                        <w:right w:val="none" w:sz="0" w:space="0" w:color="auto"/>
                                      </w:divBdr>
                                    </w:div>
                                    <w:div w:id="1390498095">
                                      <w:marLeft w:val="0"/>
                                      <w:marRight w:val="0"/>
                                      <w:marTop w:val="0"/>
                                      <w:marBottom w:val="0"/>
                                      <w:divBdr>
                                        <w:top w:val="none" w:sz="0" w:space="0" w:color="auto"/>
                                        <w:left w:val="none" w:sz="0" w:space="0" w:color="auto"/>
                                        <w:bottom w:val="none" w:sz="0" w:space="0" w:color="auto"/>
                                        <w:right w:val="none" w:sz="0" w:space="0" w:color="auto"/>
                                      </w:divBdr>
                                    </w:div>
                                    <w:div w:id="1397820537">
                                      <w:marLeft w:val="0"/>
                                      <w:marRight w:val="0"/>
                                      <w:marTop w:val="0"/>
                                      <w:marBottom w:val="0"/>
                                      <w:divBdr>
                                        <w:top w:val="none" w:sz="0" w:space="0" w:color="auto"/>
                                        <w:left w:val="none" w:sz="0" w:space="0" w:color="auto"/>
                                        <w:bottom w:val="none" w:sz="0" w:space="0" w:color="auto"/>
                                        <w:right w:val="none" w:sz="0" w:space="0" w:color="auto"/>
                                      </w:divBdr>
                                    </w:div>
                                    <w:div w:id="1537237488">
                                      <w:marLeft w:val="0"/>
                                      <w:marRight w:val="0"/>
                                      <w:marTop w:val="0"/>
                                      <w:marBottom w:val="0"/>
                                      <w:divBdr>
                                        <w:top w:val="none" w:sz="0" w:space="0" w:color="auto"/>
                                        <w:left w:val="none" w:sz="0" w:space="0" w:color="auto"/>
                                        <w:bottom w:val="none" w:sz="0" w:space="0" w:color="auto"/>
                                        <w:right w:val="none" w:sz="0" w:space="0" w:color="auto"/>
                                      </w:divBdr>
                                    </w:div>
                                    <w:div w:id="1603100408">
                                      <w:marLeft w:val="0"/>
                                      <w:marRight w:val="0"/>
                                      <w:marTop w:val="0"/>
                                      <w:marBottom w:val="0"/>
                                      <w:divBdr>
                                        <w:top w:val="none" w:sz="0" w:space="0" w:color="auto"/>
                                        <w:left w:val="none" w:sz="0" w:space="0" w:color="auto"/>
                                        <w:bottom w:val="none" w:sz="0" w:space="0" w:color="auto"/>
                                        <w:right w:val="none" w:sz="0" w:space="0" w:color="auto"/>
                                      </w:divBdr>
                                    </w:div>
                                    <w:div w:id="1609241680">
                                      <w:marLeft w:val="0"/>
                                      <w:marRight w:val="0"/>
                                      <w:marTop w:val="0"/>
                                      <w:marBottom w:val="0"/>
                                      <w:divBdr>
                                        <w:top w:val="none" w:sz="0" w:space="0" w:color="auto"/>
                                        <w:left w:val="none" w:sz="0" w:space="0" w:color="auto"/>
                                        <w:bottom w:val="none" w:sz="0" w:space="0" w:color="auto"/>
                                        <w:right w:val="none" w:sz="0" w:space="0" w:color="auto"/>
                                      </w:divBdr>
                                    </w:div>
                                    <w:div w:id="1653170940">
                                      <w:marLeft w:val="0"/>
                                      <w:marRight w:val="0"/>
                                      <w:marTop w:val="0"/>
                                      <w:marBottom w:val="0"/>
                                      <w:divBdr>
                                        <w:top w:val="none" w:sz="0" w:space="0" w:color="auto"/>
                                        <w:left w:val="none" w:sz="0" w:space="0" w:color="auto"/>
                                        <w:bottom w:val="none" w:sz="0" w:space="0" w:color="auto"/>
                                        <w:right w:val="none" w:sz="0" w:space="0" w:color="auto"/>
                                      </w:divBdr>
                                    </w:div>
                                    <w:div w:id="1697190421">
                                      <w:marLeft w:val="0"/>
                                      <w:marRight w:val="0"/>
                                      <w:marTop w:val="0"/>
                                      <w:marBottom w:val="0"/>
                                      <w:divBdr>
                                        <w:top w:val="none" w:sz="0" w:space="0" w:color="auto"/>
                                        <w:left w:val="none" w:sz="0" w:space="0" w:color="auto"/>
                                        <w:bottom w:val="none" w:sz="0" w:space="0" w:color="auto"/>
                                        <w:right w:val="none" w:sz="0" w:space="0" w:color="auto"/>
                                      </w:divBdr>
                                    </w:div>
                                    <w:div w:id="1700469554">
                                      <w:marLeft w:val="0"/>
                                      <w:marRight w:val="0"/>
                                      <w:marTop w:val="0"/>
                                      <w:marBottom w:val="0"/>
                                      <w:divBdr>
                                        <w:top w:val="none" w:sz="0" w:space="0" w:color="auto"/>
                                        <w:left w:val="none" w:sz="0" w:space="0" w:color="auto"/>
                                        <w:bottom w:val="none" w:sz="0" w:space="0" w:color="auto"/>
                                        <w:right w:val="none" w:sz="0" w:space="0" w:color="auto"/>
                                      </w:divBdr>
                                    </w:div>
                                    <w:div w:id="1769815169">
                                      <w:marLeft w:val="0"/>
                                      <w:marRight w:val="0"/>
                                      <w:marTop w:val="0"/>
                                      <w:marBottom w:val="0"/>
                                      <w:divBdr>
                                        <w:top w:val="none" w:sz="0" w:space="0" w:color="auto"/>
                                        <w:left w:val="none" w:sz="0" w:space="0" w:color="auto"/>
                                        <w:bottom w:val="none" w:sz="0" w:space="0" w:color="auto"/>
                                        <w:right w:val="none" w:sz="0" w:space="0" w:color="auto"/>
                                      </w:divBdr>
                                    </w:div>
                                    <w:div w:id="1785340714">
                                      <w:marLeft w:val="0"/>
                                      <w:marRight w:val="0"/>
                                      <w:marTop w:val="0"/>
                                      <w:marBottom w:val="0"/>
                                      <w:divBdr>
                                        <w:top w:val="none" w:sz="0" w:space="0" w:color="auto"/>
                                        <w:left w:val="none" w:sz="0" w:space="0" w:color="auto"/>
                                        <w:bottom w:val="none" w:sz="0" w:space="0" w:color="auto"/>
                                        <w:right w:val="none" w:sz="0" w:space="0" w:color="auto"/>
                                      </w:divBdr>
                                    </w:div>
                                    <w:div w:id="1875773284">
                                      <w:marLeft w:val="0"/>
                                      <w:marRight w:val="0"/>
                                      <w:marTop w:val="0"/>
                                      <w:marBottom w:val="0"/>
                                      <w:divBdr>
                                        <w:top w:val="none" w:sz="0" w:space="0" w:color="auto"/>
                                        <w:left w:val="none" w:sz="0" w:space="0" w:color="auto"/>
                                        <w:bottom w:val="none" w:sz="0" w:space="0" w:color="auto"/>
                                        <w:right w:val="none" w:sz="0" w:space="0" w:color="auto"/>
                                      </w:divBdr>
                                    </w:div>
                                    <w:div w:id="1934164815">
                                      <w:marLeft w:val="0"/>
                                      <w:marRight w:val="0"/>
                                      <w:marTop w:val="0"/>
                                      <w:marBottom w:val="0"/>
                                      <w:divBdr>
                                        <w:top w:val="none" w:sz="0" w:space="0" w:color="auto"/>
                                        <w:left w:val="none" w:sz="0" w:space="0" w:color="auto"/>
                                        <w:bottom w:val="none" w:sz="0" w:space="0" w:color="auto"/>
                                        <w:right w:val="none" w:sz="0" w:space="0" w:color="auto"/>
                                      </w:divBdr>
                                    </w:div>
                                    <w:div w:id="1984265402">
                                      <w:marLeft w:val="0"/>
                                      <w:marRight w:val="0"/>
                                      <w:marTop w:val="0"/>
                                      <w:marBottom w:val="0"/>
                                      <w:divBdr>
                                        <w:top w:val="none" w:sz="0" w:space="0" w:color="auto"/>
                                        <w:left w:val="none" w:sz="0" w:space="0" w:color="auto"/>
                                        <w:bottom w:val="none" w:sz="0" w:space="0" w:color="auto"/>
                                        <w:right w:val="none" w:sz="0" w:space="0" w:color="auto"/>
                                      </w:divBdr>
                                    </w:div>
                                    <w:div w:id="2014187705">
                                      <w:marLeft w:val="0"/>
                                      <w:marRight w:val="0"/>
                                      <w:marTop w:val="0"/>
                                      <w:marBottom w:val="0"/>
                                      <w:divBdr>
                                        <w:top w:val="none" w:sz="0" w:space="0" w:color="auto"/>
                                        <w:left w:val="none" w:sz="0" w:space="0" w:color="auto"/>
                                        <w:bottom w:val="none" w:sz="0" w:space="0" w:color="auto"/>
                                        <w:right w:val="none" w:sz="0" w:space="0" w:color="auto"/>
                                      </w:divBdr>
                                    </w:div>
                                    <w:div w:id="2048025616">
                                      <w:marLeft w:val="0"/>
                                      <w:marRight w:val="0"/>
                                      <w:marTop w:val="0"/>
                                      <w:marBottom w:val="0"/>
                                      <w:divBdr>
                                        <w:top w:val="none" w:sz="0" w:space="0" w:color="auto"/>
                                        <w:left w:val="none" w:sz="0" w:space="0" w:color="auto"/>
                                        <w:bottom w:val="none" w:sz="0" w:space="0" w:color="auto"/>
                                        <w:right w:val="none" w:sz="0" w:space="0" w:color="auto"/>
                                      </w:divBdr>
                                    </w:div>
                                    <w:div w:id="2065718580">
                                      <w:marLeft w:val="0"/>
                                      <w:marRight w:val="0"/>
                                      <w:marTop w:val="0"/>
                                      <w:marBottom w:val="0"/>
                                      <w:divBdr>
                                        <w:top w:val="none" w:sz="0" w:space="0" w:color="auto"/>
                                        <w:left w:val="none" w:sz="0" w:space="0" w:color="auto"/>
                                        <w:bottom w:val="none" w:sz="0" w:space="0" w:color="auto"/>
                                        <w:right w:val="none" w:sz="0" w:space="0" w:color="auto"/>
                                      </w:divBdr>
                                    </w:div>
                                    <w:div w:id="2090882955">
                                      <w:marLeft w:val="0"/>
                                      <w:marRight w:val="0"/>
                                      <w:marTop w:val="0"/>
                                      <w:marBottom w:val="0"/>
                                      <w:divBdr>
                                        <w:top w:val="none" w:sz="0" w:space="0" w:color="auto"/>
                                        <w:left w:val="none" w:sz="0" w:space="0" w:color="auto"/>
                                        <w:bottom w:val="none" w:sz="0" w:space="0" w:color="auto"/>
                                        <w:right w:val="none" w:sz="0" w:space="0" w:color="auto"/>
                                      </w:divBdr>
                                    </w:div>
                                    <w:div w:id="214165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header" Target="header1.xm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footer" Target="footer2.xml"/><Relationship Id="rId34" Type="http://schemas.openxmlformats.org/officeDocument/2006/relationships/image" Target="media/image12.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1.xml"/><Relationship Id="rId29" Type="http://schemas.openxmlformats.org/officeDocument/2006/relationships/image" Target="media/image7.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4.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footer" Target="footer3.xml"/><Relationship Id="rId28" Type="http://schemas.openxmlformats.org/officeDocument/2006/relationships/image" Target="media/image6.jpg"/><Relationship Id="rId36"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header" Target="header2.xml"/><Relationship Id="rId31"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header" Target="header3.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microsoft.com/office/2016/09/relationships/commentsIds" Target="commentsIds.xml"/><Relationship Id="rId25" Type="http://schemas.openxmlformats.org/officeDocument/2006/relationships/hyperlink" Target="https://blog.research.google/2023/04/recent-advances-in-deep-long-horizon.html" TargetMode="External"/><Relationship Id="rId33" Type="http://schemas.openxmlformats.org/officeDocument/2006/relationships/image" Target="media/image11.png"/><Relationship Id="rId38" Type="http://schemas.openxmlformats.org/officeDocument/2006/relationships/image" Target="media/image16.png"/></Relationship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2567825a-a888-44aa-ace5-ed0d233c7508">
      <UserInfo>
        <DisplayName>Spring-2024-DAEN-690-010-GRP Members</DisplayName>
        <AccountId>27</AccountId>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CF35B6CE6AA31F4199AC8A3695398E14" ma:contentTypeVersion="6" ma:contentTypeDescription="Create a new document." ma:contentTypeScope="" ma:versionID="5508eadf1a904dfaab8cd1933b846cbf">
  <xsd:schema xmlns:xsd="http://www.w3.org/2001/XMLSchema" xmlns:xs="http://www.w3.org/2001/XMLSchema" xmlns:p="http://schemas.microsoft.com/office/2006/metadata/properties" xmlns:ns2="59d9679a-3471-44fd-a673-46cd2d505adf" xmlns:ns3="2567825a-a888-44aa-ace5-ed0d233c7508" targetNamespace="http://schemas.microsoft.com/office/2006/metadata/properties" ma:root="true" ma:fieldsID="e927f5b1800549b91e408a419105bf89" ns2:_="" ns3:_="">
    <xsd:import namespace="59d9679a-3471-44fd-a673-46cd2d505adf"/>
    <xsd:import namespace="2567825a-a888-44aa-ace5-ed0d233c750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d9679a-3471-44fd-a673-46cd2d505ad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567825a-a888-44aa-ace5-ed0d233c750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35B084-AF06-459E-9FF3-A8531B9F619E}">
  <ds:schemaRefs>
    <ds:schemaRef ds:uri="http://schemas.microsoft.com/office/2006/metadata/properties"/>
    <ds:schemaRef ds:uri="http://schemas.microsoft.com/office/infopath/2007/PartnerControls"/>
    <ds:schemaRef ds:uri="2567825a-a888-44aa-ace5-ed0d233c7508"/>
  </ds:schemaRefs>
</ds:datastoreItem>
</file>

<file path=customXml/itemProps2.xml><?xml version="1.0" encoding="utf-8"?>
<ds:datastoreItem xmlns:ds="http://schemas.openxmlformats.org/officeDocument/2006/customXml" ds:itemID="{407E74E9-584D-461A-B8A4-E6681596C0B4}">
  <ds:schemaRefs>
    <ds:schemaRef ds:uri="http://schemas.openxmlformats.org/officeDocument/2006/bibliography"/>
  </ds:schemaRefs>
</ds:datastoreItem>
</file>

<file path=customXml/itemProps3.xml><?xml version="1.0" encoding="utf-8"?>
<ds:datastoreItem xmlns:ds="http://schemas.openxmlformats.org/officeDocument/2006/customXml" ds:itemID="{D8F062C5-2D97-4089-89F6-B382BE06F1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d9679a-3471-44fd-a673-46cd2d505adf"/>
    <ds:schemaRef ds:uri="2567825a-a888-44aa-ace5-ed0d233c75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44753A9-7506-4DF0-8436-029231F1843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30402</Words>
  <Characters>173298</Characters>
  <Application>Microsoft Office Word</Application>
  <DocSecurity>0</DocSecurity>
  <Lines>1444</Lines>
  <Paragraphs>406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203294</CharactersWithSpaces>
  <SharedDoc>false</SharedDoc>
  <HLinks>
    <vt:vector size="570" baseType="variant">
      <vt:variant>
        <vt:i4>589853</vt:i4>
      </vt:variant>
      <vt:variant>
        <vt:i4>768</vt:i4>
      </vt:variant>
      <vt:variant>
        <vt:i4>0</vt:i4>
      </vt:variant>
      <vt:variant>
        <vt:i4>5</vt:i4>
      </vt:variant>
      <vt:variant>
        <vt:lpwstr>https://huggingface.co/blog/patchtst</vt:lpwstr>
      </vt:variant>
      <vt:variant>
        <vt:lpwstr/>
      </vt:variant>
      <vt:variant>
        <vt:i4>4194399</vt:i4>
      </vt:variant>
      <vt:variant>
        <vt:i4>744</vt:i4>
      </vt:variant>
      <vt:variant>
        <vt:i4>0</vt:i4>
      </vt:variant>
      <vt:variant>
        <vt:i4>5</vt:i4>
      </vt:variant>
      <vt:variant>
        <vt:lpwstr>https://github.com/ansarisam/multiverse/tree/main</vt:lpwstr>
      </vt:variant>
      <vt:variant>
        <vt:lpwstr/>
      </vt:variant>
      <vt:variant>
        <vt:i4>2555946</vt:i4>
      </vt:variant>
      <vt:variant>
        <vt:i4>603</vt:i4>
      </vt:variant>
      <vt:variant>
        <vt:i4>0</vt:i4>
      </vt:variant>
      <vt:variant>
        <vt:i4>5</vt:i4>
      </vt:variant>
      <vt:variant>
        <vt:lpwstr>https://blog.research.google/2023/04/recent-advances-in-deep-long-horizon.html</vt:lpwstr>
      </vt:variant>
      <vt:variant>
        <vt:lpwstr/>
      </vt:variant>
      <vt:variant>
        <vt:i4>1114167</vt:i4>
      </vt:variant>
      <vt:variant>
        <vt:i4>551</vt:i4>
      </vt:variant>
      <vt:variant>
        <vt:i4>0</vt:i4>
      </vt:variant>
      <vt:variant>
        <vt:i4>5</vt:i4>
      </vt:variant>
      <vt:variant>
        <vt:lpwstr/>
      </vt:variant>
      <vt:variant>
        <vt:lpwstr>_Toc165330030</vt:lpwstr>
      </vt:variant>
      <vt:variant>
        <vt:i4>1048631</vt:i4>
      </vt:variant>
      <vt:variant>
        <vt:i4>545</vt:i4>
      </vt:variant>
      <vt:variant>
        <vt:i4>0</vt:i4>
      </vt:variant>
      <vt:variant>
        <vt:i4>5</vt:i4>
      </vt:variant>
      <vt:variant>
        <vt:lpwstr/>
      </vt:variant>
      <vt:variant>
        <vt:lpwstr>_Toc165330029</vt:lpwstr>
      </vt:variant>
      <vt:variant>
        <vt:i4>1048631</vt:i4>
      </vt:variant>
      <vt:variant>
        <vt:i4>539</vt:i4>
      </vt:variant>
      <vt:variant>
        <vt:i4>0</vt:i4>
      </vt:variant>
      <vt:variant>
        <vt:i4>5</vt:i4>
      </vt:variant>
      <vt:variant>
        <vt:lpwstr/>
      </vt:variant>
      <vt:variant>
        <vt:lpwstr>_Toc165330028</vt:lpwstr>
      </vt:variant>
      <vt:variant>
        <vt:i4>1048631</vt:i4>
      </vt:variant>
      <vt:variant>
        <vt:i4>533</vt:i4>
      </vt:variant>
      <vt:variant>
        <vt:i4>0</vt:i4>
      </vt:variant>
      <vt:variant>
        <vt:i4>5</vt:i4>
      </vt:variant>
      <vt:variant>
        <vt:lpwstr/>
      </vt:variant>
      <vt:variant>
        <vt:lpwstr>_Toc165330027</vt:lpwstr>
      </vt:variant>
      <vt:variant>
        <vt:i4>1048631</vt:i4>
      </vt:variant>
      <vt:variant>
        <vt:i4>527</vt:i4>
      </vt:variant>
      <vt:variant>
        <vt:i4>0</vt:i4>
      </vt:variant>
      <vt:variant>
        <vt:i4>5</vt:i4>
      </vt:variant>
      <vt:variant>
        <vt:lpwstr/>
      </vt:variant>
      <vt:variant>
        <vt:lpwstr>_Toc165330026</vt:lpwstr>
      </vt:variant>
      <vt:variant>
        <vt:i4>1048631</vt:i4>
      </vt:variant>
      <vt:variant>
        <vt:i4>521</vt:i4>
      </vt:variant>
      <vt:variant>
        <vt:i4>0</vt:i4>
      </vt:variant>
      <vt:variant>
        <vt:i4>5</vt:i4>
      </vt:variant>
      <vt:variant>
        <vt:lpwstr/>
      </vt:variant>
      <vt:variant>
        <vt:lpwstr>_Toc165330025</vt:lpwstr>
      </vt:variant>
      <vt:variant>
        <vt:i4>1048631</vt:i4>
      </vt:variant>
      <vt:variant>
        <vt:i4>515</vt:i4>
      </vt:variant>
      <vt:variant>
        <vt:i4>0</vt:i4>
      </vt:variant>
      <vt:variant>
        <vt:i4>5</vt:i4>
      </vt:variant>
      <vt:variant>
        <vt:lpwstr/>
      </vt:variant>
      <vt:variant>
        <vt:lpwstr>_Toc165330024</vt:lpwstr>
      </vt:variant>
      <vt:variant>
        <vt:i4>1048631</vt:i4>
      </vt:variant>
      <vt:variant>
        <vt:i4>509</vt:i4>
      </vt:variant>
      <vt:variant>
        <vt:i4>0</vt:i4>
      </vt:variant>
      <vt:variant>
        <vt:i4>5</vt:i4>
      </vt:variant>
      <vt:variant>
        <vt:lpwstr/>
      </vt:variant>
      <vt:variant>
        <vt:lpwstr>_Toc165330023</vt:lpwstr>
      </vt:variant>
      <vt:variant>
        <vt:i4>1048631</vt:i4>
      </vt:variant>
      <vt:variant>
        <vt:i4>503</vt:i4>
      </vt:variant>
      <vt:variant>
        <vt:i4>0</vt:i4>
      </vt:variant>
      <vt:variant>
        <vt:i4>5</vt:i4>
      </vt:variant>
      <vt:variant>
        <vt:lpwstr/>
      </vt:variant>
      <vt:variant>
        <vt:lpwstr>_Toc165330022</vt:lpwstr>
      </vt:variant>
      <vt:variant>
        <vt:i4>1048631</vt:i4>
      </vt:variant>
      <vt:variant>
        <vt:i4>497</vt:i4>
      </vt:variant>
      <vt:variant>
        <vt:i4>0</vt:i4>
      </vt:variant>
      <vt:variant>
        <vt:i4>5</vt:i4>
      </vt:variant>
      <vt:variant>
        <vt:lpwstr/>
      </vt:variant>
      <vt:variant>
        <vt:lpwstr>_Toc165330021</vt:lpwstr>
      </vt:variant>
      <vt:variant>
        <vt:i4>1048631</vt:i4>
      </vt:variant>
      <vt:variant>
        <vt:i4>491</vt:i4>
      </vt:variant>
      <vt:variant>
        <vt:i4>0</vt:i4>
      </vt:variant>
      <vt:variant>
        <vt:i4>5</vt:i4>
      </vt:variant>
      <vt:variant>
        <vt:lpwstr/>
      </vt:variant>
      <vt:variant>
        <vt:lpwstr>_Toc165330020</vt:lpwstr>
      </vt:variant>
      <vt:variant>
        <vt:i4>1245239</vt:i4>
      </vt:variant>
      <vt:variant>
        <vt:i4>485</vt:i4>
      </vt:variant>
      <vt:variant>
        <vt:i4>0</vt:i4>
      </vt:variant>
      <vt:variant>
        <vt:i4>5</vt:i4>
      </vt:variant>
      <vt:variant>
        <vt:lpwstr/>
      </vt:variant>
      <vt:variant>
        <vt:lpwstr>_Toc165330019</vt:lpwstr>
      </vt:variant>
      <vt:variant>
        <vt:i4>1245239</vt:i4>
      </vt:variant>
      <vt:variant>
        <vt:i4>479</vt:i4>
      </vt:variant>
      <vt:variant>
        <vt:i4>0</vt:i4>
      </vt:variant>
      <vt:variant>
        <vt:i4>5</vt:i4>
      </vt:variant>
      <vt:variant>
        <vt:lpwstr/>
      </vt:variant>
      <vt:variant>
        <vt:lpwstr>_Toc165330018</vt:lpwstr>
      </vt:variant>
      <vt:variant>
        <vt:i4>1245239</vt:i4>
      </vt:variant>
      <vt:variant>
        <vt:i4>473</vt:i4>
      </vt:variant>
      <vt:variant>
        <vt:i4>0</vt:i4>
      </vt:variant>
      <vt:variant>
        <vt:i4>5</vt:i4>
      </vt:variant>
      <vt:variant>
        <vt:lpwstr/>
      </vt:variant>
      <vt:variant>
        <vt:lpwstr>_Toc165330017</vt:lpwstr>
      </vt:variant>
      <vt:variant>
        <vt:i4>1245239</vt:i4>
      </vt:variant>
      <vt:variant>
        <vt:i4>467</vt:i4>
      </vt:variant>
      <vt:variant>
        <vt:i4>0</vt:i4>
      </vt:variant>
      <vt:variant>
        <vt:i4>5</vt:i4>
      </vt:variant>
      <vt:variant>
        <vt:lpwstr/>
      </vt:variant>
      <vt:variant>
        <vt:lpwstr>_Toc165330016</vt:lpwstr>
      </vt:variant>
      <vt:variant>
        <vt:i4>1245239</vt:i4>
      </vt:variant>
      <vt:variant>
        <vt:i4>461</vt:i4>
      </vt:variant>
      <vt:variant>
        <vt:i4>0</vt:i4>
      </vt:variant>
      <vt:variant>
        <vt:i4>5</vt:i4>
      </vt:variant>
      <vt:variant>
        <vt:lpwstr/>
      </vt:variant>
      <vt:variant>
        <vt:lpwstr>_Toc165330015</vt:lpwstr>
      </vt:variant>
      <vt:variant>
        <vt:i4>1245239</vt:i4>
      </vt:variant>
      <vt:variant>
        <vt:i4>455</vt:i4>
      </vt:variant>
      <vt:variant>
        <vt:i4>0</vt:i4>
      </vt:variant>
      <vt:variant>
        <vt:i4>5</vt:i4>
      </vt:variant>
      <vt:variant>
        <vt:lpwstr/>
      </vt:variant>
      <vt:variant>
        <vt:lpwstr>_Toc165330014</vt:lpwstr>
      </vt:variant>
      <vt:variant>
        <vt:i4>1245239</vt:i4>
      </vt:variant>
      <vt:variant>
        <vt:i4>449</vt:i4>
      </vt:variant>
      <vt:variant>
        <vt:i4>0</vt:i4>
      </vt:variant>
      <vt:variant>
        <vt:i4>5</vt:i4>
      </vt:variant>
      <vt:variant>
        <vt:lpwstr/>
      </vt:variant>
      <vt:variant>
        <vt:lpwstr>_Toc165330013</vt:lpwstr>
      </vt:variant>
      <vt:variant>
        <vt:i4>1638451</vt:i4>
      </vt:variant>
      <vt:variant>
        <vt:i4>440</vt:i4>
      </vt:variant>
      <vt:variant>
        <vt:i4>0</vt:i4>
      </vt:variant>
      <vt:variant>
        <vt:i4>5</vt:i4>
      </vt:variant>
      <vt:variant>
        <vt:lpwstr/>
      </vt:variant>
      <vt:variant>
        <vt:lpwstr>_Toc165318638</vt:lpwstr>
      </vt:variant>
      <vt:variant>
        <vt:i4>1638451</vt:i4>
      </vt:variant>
      <vt:variant>
        <vt:i4>434</vt:i4>
      </vt:variant>
      <vt:variant>
        <vt:i4>0</vt:i4>
      </vt:variant>
      <vt:variant>
        <vt:i4>5</vt:i4>
      </vt:variant>
      <vt:variant>
        <vt:lpwstr/>
      </vt:variant>
      <vt:variant>
        <vt:lpwstr>_Toc165318637</vt:lpwstr>
      </vt:variant>
      <vt:variant>
        <vt:i4>1638451</vt:i4>
      </vt:variant>
      <vt:variant>
        <vt:i4>428</vt:i4>
      </vt:variant>
      <vt:variant>
        <vt:i4>0</vt:i4>
      </vt:variant>
      <vt:variant>
        <vt:i4>5</vt:i4>
      </vt:variant>
      <vt:variant>
        <vt:lpwstr/>
      </vt:variant>
      <vt:variant>
        <vt:lpwstr>_Toc165318636</vt:lpwstr>
      </vt:variant>
      <vt:variant>
        <vt:i4>1638451</vt:i4>
      </vt:variant>
      <vt:variant>
        <vt:i4>422</vt:i4>
      </vt:variant>
      <vt:variant>
        <vt:i4>0</vt:i4>
      </vt:variant>
      <vt:variant>
        <vt:i4>5</vt:i4>
      </vt:variant>
      <vt:variant>
        <vt:lpwstr/>
      </vt:variant>
      <vt:variant>
        <vt:lpwstr>_Toc165318635</vt:lpwstr>
      </vt:variant>
      <vt:variant>
        <vt:i4>1638451</vt:i4>
      </vt:variant>
      <vt:variant>
        <vt:i4>416</vt:i4>
      </vt:variant>
      <vt:variant>
        <vt:i4>0</vt:i4>
      </vt:variant>
      <vt:variant>
        <vt:i4>5</vt:i4>
      </vt:variant>
      <vt:variant>
        <vt:lpwstr/>
      </vt:variant>
      <vt:variant>
        <vt:lpwstr>_Toc165318634</vt:lpwstr>
      </vt:variant>
      <vt:variant>
        <vt:i4>1638451</vt:i4>
      </vt:variant>
      <vt:variant>
        <vt:i4>410</vt:i4>
      </vt:variant>
      <vt:variant>
        <vt:i4>0</vt:i4>
      </vt:variant>
      <vt:variant>
        <vt:i4>5</vt:i4>
      </vt:variant>
      <vt:variant>
        <vt:lpwstr/>
      </vt:variant>
      <vt:variant>
        <vt:lpwstr>_Toc165318633</vt:lpwstr>
      </vt:variant>
      <vt:variant>
        <vt:i4>1638451</vt:i4>
      </vt:variant>
      <vt:variant>
        <vt:i4>404</vt:i4>
      </vt:variant>
      <vt:variant>
        <vt:i4>0</vt:i4>
      </vt:variant>
      <vt:variant>
        <vt:i4>5</vt:i4>
      </vt:variant>
      <vt:variant>
        <vt:lpwstr/>
      </vt:variant>
      <vt:variant>
        <vt:lpwstr>_Toc165318632</vt:lpwstr>
      </vt:variant>
      <vt:variant>
        <vt:i4>1638451</vt:i4>
      </vt:variant>
      <vt:variant>
        <vt:i4>398</vt:i4>
      </vt:variant>
      <vt:variant>
        <vt:i4>0</vt:i4>
      </vt:variant>
      <vt:variant>
        <vt:i4>5</vt:i4>
      </vt:variant>
      <vt:variant>
        <vt:lpwstr/>
      </vt:variant>
      <vt:variant>
        <vt:lpwstr>_Toc165318631</vt:lpwstr>
      </vt:variant>
      <vt:variant>
        <vt:i4>1638451</vt:i4>
      </vt:variant>
      <vt:variant>
        <vt:i4>392</vt:i4>
      </vt:variant>
      <vt:variant>
        <vt:i4>0</vt:i4>
      </vt:variant>
      <vt:variant>
        <vt:i4>5</vt:i4>
      </vt:variant>
      <vt:variant>
        <vt:lpwstr/>
      </vt:variant>
      <vt:variant>
        <vt:lpwstr>_Toc165318630</vt:lpwstr>
      </vt:variant>
      <vt:variant>
        <vt:i4>1572915</vt:i4>
      </vt:variant>
      <vt:variant>
        <vt:i4>386</vt:i4>
      </vt:variant>
      <vt:variant>
        <vt:i4>0</vt:i4>
      </vt:variant>
      <vt:variant>
        <vt:i4>5</vt:i4>
      </vt:variant>
      <vt:variant>
        <vt:lpwstr/>
      </vt:variant>
      <vt:variant>
        <vt:lpwstr>_Toc165318629</vt:lpwstr>
      </vt:variant>
      <vt:variant>
        <vt:i4>1572915</vt:i4>
      </vt:variant>
      <vt:variant>
        <vt:i4>380</vt:i4>
      </vt:variant>
      <vt:variant>
        <vt:i4>0</vt:i4>
      </vt:variant>
      <vt:variant>
        <vt:i4>5</vt:i4>
      </vt:variant>
      <vt:variant>
        <vt:lpwstr/>
      </vt:variant>
      <vt:variant>
        <vt:lpwstr>_Toc165318628</vt:lpwstr>
      </vt:variant>
      <vt:variant>
        <vt:i4>1572915</vt:i4>
      </vt:variant>
      <vt:variant>
        <vt:i4>374</vt:i4>
      </vt:variant>
      <vt:variant>
        <vt:i4>0</vt:i4>
      </vt:variant>
      <vt:variant>
        <vt:i4>5</vt:i4>
      </vt:variant>
      <vt:variant>
        <vt:lpwstr/>
      </vt:variant>
      <vt:variant>
        <vt:lpwstr>_Toc165318627</vt:lpwstr>
      </vt:variant>
      <vt:variant>
        <vt:i4>1572915</vt:i4>
      </vt:variant>
      <vt:variant>
        <vt:i4>368</vt:i4>
      </vt:variant>
      <vt:variant>
        <vt:i4>0</vt:i4>
      </vt:variant>
      <vt:variant>
        <vt:i4>5</vt:i4>
      </vt:variant>
      <vt:variant>
        <vt:lpwstr/>
      </vt:variant>
      <vt:variant>
        <vt:lpwstr>_Toc165318626</vt:lpwstr>
      </vt:variant>
      <vt:variant>
        <vt:i4>1572915</vt:i4>
      </vt:variant>
      <vt:variant>
        <vt:i4>362</vt:i4>
      </vt:variant>
      <vt:variant>
        <vt:i4>0</vt:i4>
      </vt:variant>
      <vt:variant>
        <vt:i4>5</vt:i4>
      </vt:variant>
      <vt:variant>
        <vt:lpwstr/>
      </vt:variant>
      <vt:variant>
        <vt:lpwstr>_Toc165318625</vt:lpwstr>
      </vt:variant>
      <vt:variant>
        <vt:i4>1572915</vt:i4>
      </vt:variant>
      <vt:variant>
        <vt:i4>356</vt:i4>
      </vt:variant>
      <vt:variant>
        <vt:i4>0</vt:i4>
      </vt:variant>
      <vt:variant>
        <vt:i4>5</vt:i4>
      </vt:variant>
      <vt:variant>
        <vt:lpwstr/>
      </vt:variant>
      <vt:variant>
        <vt:lpwstr>_Toc165318624</vt:lpwstr>
      </vt:variant>
      <vt:variant>
        <vt:i4>1572915</vt:i4>
      </vt:variant>
      <vt:variant>
        <vt:i4>350</vt:i4>
      </vt:variant>
      <vt:variant>
        <vt:i4>0</vt:i4>
      </vt:variant>
      <vt:variant>
        <vt:i4>5</vt:i4>
      </vt:variant>
      <vt:variant>
        <vt:lpwstr/>
      </vt:variant>
      <vt:variant>
        <vt:lpwstr>_Toc165318623</vt:lpwstr>
      </vt:variant>
      <vt:variant>
        <vt:i4>1572915</vt:i4>
      </vt:variant>
      <vt:variant>
        <vt:i4>344</vt:i4>
      </vt:variant>
      <vt:variant>
        <vt:i4>0</vt:i4>
      </vt:variant>
      <vt:variant>
        <vt:i4>5</vt:i4>
      </vt:variant>
      <vt:variant>
        <vt:lpwstr/>
      </vt:variant>
      <vt:variant>
        <vt:lpwstr>_Toc165318622</vt:lpwstr>
      </vt:variant>
      <vt:variant>
        <vt:i4>1572915</vt:i4>
      </vt:variant>
      <vt:variant>
        <vt:i4>338</vt:i4>
      </vt:variant>
      <vt:variant>
        <vt:i4>0</vt:i4>
      </vt:variant>
      <vt:variant>
        <vt:i4>5</vt:i4>
      </vt:variant>
      <vt:variant>
        <vt:lpwstr/>
      </vt:variant>
      <vt:variant>
        <vt:lpwstr>_Toc165318621</vt:lpwstr>
      </vt:variant>
      <vt:variant>
        <vt:i4>1572915</vt:i4>
      </vt:variant>
      <vt:variant>
        <vt:i4>332</vt:i4>
      </vt:variant>
      <vt:variant>
        <vt:i4>0</vt:i4>
      </vt:variant>
      <vt:variant>
        <vt:i4>5</vt:i4>
      </vt:variant>
      <vt:variant>
        <vt:lpwstr/>
      </vt:variant>
      <vt:variant>
        <vt:lpwstr>_Toc165318620</vt:lpwstr>
      </vt:variant>
      <vt:variant>
        <vt:i4>1769523</vt:i4>
      </vt:variant>
      <vt:variant>
        <vt:i4>326</vt:i4>
      </vt:variant>
      <vt:variant>
        <vt:i4>0</vt:i4>
      </vt:variant>
      <vt:variant>
        <vt:i4>5</vt:i4>
      </vt:variant>
      <vt:variant>
        <vt:lpwstr/>
      </vt:variant>
      <vt:variant>
        <vt:lpwstr>_Toc165318619</vt:lpwstr>
      </vt:variant>
      <vt:variant>
        <vt:i4>1769523</vt:i4>
      </vt:variant>
      <vt:variant>
        <vt:i4>320</vt:i4>
      </vt:variant>
      <vt:variant>
        <vt:i4>0</vt:i4>
      </vt:variant>
      <vt:variant>
        <vt:i4>5</vt:i4>
      </vt:variant>
      <vt:variant>
        <vt:lpwstr/>
      </vt:variant>
      <vt:variant>
        <vt:lpwstr>_Toc165318618</vt:lpwstr>
      </vt:variant>
      <vt:variant>
        <vt:i4>1769523</vt:i4>
      </vt:variant>
      <vt:variant>
        <vt:i4>314</vt:i4>
      </vt:variant>
      <vt:variant>
        <vt:i4>0</vt:i4>
      </vt:variant>
      <vt:variant>
        <vt:i4>5</vt:i4>
      </vt:variant>
      <vt:variant>
        <vt:lpwstr/>
      </vt:variant>
      <vt:variant>
        <vt:lpwstr>_Toc165318617</vt:lpwstr>
      </vt:variant>
      <vt:variant>
        <vt:i4>1769523</vt:i4>
      </vt:variant>
      <vt:variant>
        <vt:i4>308</vt:i4>
      </vt:variant>
      <vt:variant>
        <vt:i4>0</vt:i4>
      </vt:variant>
      <vt:variant>
        <vt:i4>5</vt:i4>
      </vt:variant>
      <vt:variant>
        <vt:lpwstr/>
      </vt:variant>
      <vt:variant>
        <vt:lpwstr>_Toc165318616</vt:lpwstr>
      </vt:variant>
      <vt:variant>
        <vt:i4>1769523</vt:i4>
      </vt:variant>
      <vt:variant>
        <vt:i4>302</vt:i4>
      </vt:variant>
      <vt:variant>
        <vt:i4>0</vt:i4>
      </vt:variant>
      <vt:variant>
        <vt:i4>5</vt:i4>
      </vt:variant>
      <vt:variant>
        <vt:lpwstr/>
      </vt:variant>
      <vt:variant>
        <vt:lpwstr>_Toc165318615</vt:lpwstr>
      </vt:variant>
      <vt:variant>
        <vt:i4>1769523</vt:i4>
      </vt:variant>
      <vt:variant>
        <vt:i4>296</vt:i4>
      </vt:variant>
      <vt:variant>
        <vt:i4>0</vt:i4>
      </vt:variant>
      <vt:variant>
        <vt:i4>5</vt:i4>
      </vt:variant>
      <vt:variant>
        <vt:lpwstr/>
      </vt:variant>
      <vt:variant>
        <vt:lpwstr>_Toc165318614</vt:lpwstr>
      </vt:variant>
      <vt:variant>
        <vt:i4>1769523</vt:i4>
      </vt:variant>
      <vt:variant>
        <vt:i4>290</vt:i4>
      </vt:variant>
      <vt:variant>
        <vt:i4>0</vt:i4>
      </vt:variant>
      <vt:variant>
        <vt:i4>5</vt:i4>
      </vt:variant>
      <vt:variant>
        <vt:lpwstr/>
      </vt:variant>
      <vt:variant>
        <vt:lpwstr>_Toc165318613</vt:lpwstr>
      </vt:variant>
      <vt:variant>
        <vt:i4>1769523</vt:i4>
      </vt:variant>
      <vt:variant>
        <vt:i4>284</vt:i4>
      </vt:variant>
      <vt:variant>
        <vt:i4>0</vt:i4>
      </vt:variant>
      <vt:variant>
        <vt:i4>5</vt:i4>
      </vt:variant>
      <vt:variant>
        <vt:lpwstr/>
      </vt:variant>
      <vt:variant>
        <vt:lpwstr>_Toc165318612</vt:lpwstr>
      </vt:variant>
      <vt:variant>
        <vt:i4>1769523</vt:i4>
      </vt:variant>
      <vt:variant>
        <vt:i4>278</vt:i4>
      </vt:variant>
      <vt:variant>
        <vt:i4>0</vt:i4>
      </vt:variant>
      <vt:variant>
        <vt:i4>5</vt:i4>
      </vt:variant>
      <vt:variant>
        <vt:lpwstr/>
      </vt:variant>
      <vt:variant>
        <vt:lpwstr>_Toc165318611</vt:lpwstr>
      </vt:variant>
      <vt:variant>
        <vt:i4>1769523</vt:i4>
      </vt:variant>
      <vt:variant>
        <vt:i4>272</vt:i4>
      </vt:variant>
      <vt:variant>
        <vt:i4>0</vt:i4>
      </vt:variant>
      <vt:variant>
        <vt:i4>5</vt:i4>
      </vt:variant>
      <vt:variant>
        <vt:lpwstr/>
      </vt:variant>
      <vt:variant>
        <vt:lpwstr>_Toc165318610</vt:lpwstr>
      </vt:variant>
      <vt:variant>
        <vt:i4>1703987</vt:i4>
      </vt:variant>
      <vt:variant>
        <vt:i4>266</vt:i4>
      </vt:variant>
      <vt:variant>
        <vt:i4>0</vt:i4>
      </vt:variant>
      <vt:variant>
        <vt:i4>5</vt:i4>
      </vt:variant>
      <vt:variant>
        <vt:lpwstr/>
      </vt:variant>
      <vt:variant>
        <vt:lpwstr>_Toc165318609</vt:lpwstr>
      </vt:variant>
      <vt:variant>
        <vt:i4>1703987</vt:i4>
      </vt:variant>
      <vt:variant>
        <vt:i4>260</vt:i4>
      </vt:variant>
      <vt:variant>
        <vt:i4>0</vt:i4>
      </vt:variant>
      <vt:variant>
        <vt:i4>5</vt:i4>
      </vt:variant>
      <vt:variant>
        <vt:lpwstr/>
      </vt:variant>
      <vt:variant>
        <vt:lpwstr>_Toc165318608</vt:lpwstr>
      </vt:variant>
      <vt:variant>
        <vt:i4>1703987</vt:i4>
      </vt:variant>
      <vt:variant>
        <vt:i4>254</vt:i4>
      </vt:variant>
      <vt:variant>
        <vt:i4>0</vt:i4>
      </vt:variant>
      <vt:variant>
        <vt:i4>5</vt:i4>
      </vt:variant>
      <vt:variant>
        <vt:lpwstr/>
      </vt:variant>
      <vt:variant>
        <vt:lpwstr>_Toc165318607</vt:lpwstr>
      </vt:variant>
      <vt:variant>
        <vt:i4>1703987</vt:i4>
      </vt:variant>
      <vt:variant>
        <vt:i4>248</vt:i4>
      </vt:variant>
      <vt:variant>
        <vt:i4>0</vt:i4>
      </vt:variant>
      <vt:variant>
        <vt:i4>5</vt:i4>
      </vt:variant>
      <vt:variant>
        <vt:lpwstr/>
      </vt:variant>
      <vt:variant>
        <vt:lpwstr>_Toc165318606</vt:lpwstr>
      </vt:variant>
      <vt:variant>
        <vt:i4>1703987</vt:i4>
      </vt:variant>
      <vt:variant>
        <vt:i4>242</vt:i4>
      </vt:variant>
      <vt:variant>
        <vt:i4>0</vt:i4>
      </vt:variant>
      <vt:variant>
        <vt:i4>5</vt:i4>
      </vt:variant>
      <vt:variant>
        <vt:lpwstr/>
      </vt:variant>
      <vt:variant>
        <vt:lpwstr>_Toc165318605</vt:lpwstr>
      </vt:variant>
      <vt:variant>
        <vt:i4>1703987</vt:i4>
      </vt:variant>
      <vt:variant>
        <vt:i4>236</vt:i4>
      </vt:variant>
      <vt:variant>
        <vt:i4>0</vt:i4>
      </vt:variant>
      <vt:variant>
        <vt:i4>5</vt:i4>
      </vt:variant>
      <vt:variant>
        <vt:lpwstr/>
      </vt:variant>
      <vt:variant>
        <vt:lpwstr>_Toc165318604</vt:lpwstr>
      </vt:variant>
      <vt:variant>
        <vt:i4>1703987</vt:i4>
      </vt:variant>
      <vt:variant>
        <vt:i4>230</vt:i4>
      </vt:variant>
      <vt:variant>
        <vt:i4>0</vt:i4>
      </vt:variant>
      <vt:variant>
        <vt:i4>5</vt:i4>
      </vt:variant>
      <vt:variant>
        <vt:lpwstr/>
      </vt:variant>
      <vt:variant>
        <vt:lpwstr>_Toc165318603</vt:lpwstr>
      </vt:variant>
      <vt:variant>
        <vt:i4>1703987</vt:i4>
      </vt:variant>
      <vt:variant>
        <vt:i4>224</vt:i4>
      </vt:variant>
      <vt:variant>
        <vt:i4>0</vt:i4>
      </vt:variant>
      <vt:variant>
        <vt:i4>5</vt:i4>
      </vt:variant>
      <vt:variant>
        <vt:lpwstr/>
      </vt:variant>
      <vt:variant>
        <vt:lpwstr>_Toc165318602</vt:lpwstr>
      </vt:variant>
      <vt:variant>
        <vt:i4>1703987</vt:i4>
      </vt:variant>
      <vt:variant>
        <vt:i4>218</vt:i4>
      </vt:variant>
      <vt:variant>
        <vt:i4>0</vt:i4>
      </vt:variant>
      <vt:variant>
        <vt:i4>5</vt:i4>
      </vt:variant>
      <vt:variant>
        <vt:lpwstr/>
      </vt:variant>
      <vt:variant>
        <vt:lpwstr>_Toc165318601</vt:lpwstr>
      </vt:variant>
      <vt:variant>
        <vt:i4>1703987</vt:i4>
      </vt:variant>
      <vt:variant>
        <vt:i4>212</vt:i4>
      </vt:variant>
      <vt:variant>
        <vt:i4>0</vt:i4>
      </vt:variant>
      <vt:variant>
        <vt:i4>5</vt:i4>
      </vt:variant>
      <vt:variant>
        <vt:lpwstr/>
      </vt:variant>
      <vt:variant>
        <vt:lpwstr>_Toc165318600</vt:lpwstr>
      </vt:variant>
      <vt:variant>
        <vt:i4>1245232</vt:i4>
      </vt:variant>
      <vt:variant>
        <vt:i4>206</vt:i4>
      </vt:variant>
      <vt:variant>
        <vt:i4>0</vt:i4>
      </vt:variant>
      <vt:variant>
        <vt:i4>5</vt:i4>
      </vt:variant>
      <vt:variant>
        <vt:lpwstr/>
      </vt:variant>
      <vt:variant>
        <vt:lpwstr>_Toc165318599</vt:lpwstr>
      </vt:variant>
      <vt:variant>
        <vt:i4>1245232</vt:i4>
      </vt:variant>
      <vt:variant>
        <vt:i4>200</vt:i4>
      </vt:variant>
      <vt:variant>
        <vt:i4>0</vt:i4>
      </vt:variant>
      <vt:variant>
        <vt:i4>5</vt:i4>
      </vt:variant>
      <vt:variant>
        <vt:lpwstr/>
      </vt:variant>
      <vt:variant>
        <vt:lpwstr>_Toc165318598</vt:lpwstr>
      </vt:variant>
      <vt:variant>
        <vt:i4>1245232</vt:i4>
      </vt:variant>
      <vt:variant>
        <vt:i4>194</vt:i4>
      </vt:variant>
      <vt:variant>
        <vt:i4>0</vt:i4>
      </vt:variant>
      <vt:variant>
        <vt:i4>5</vt:i4>
      </vt:variant>
      <vt:variant>
        <vt:lpwstr/>
      </vt:variant>
      <vt:variant>
        <vt:lpwstr>_Toc165318597</vt:lpwstr>
      </vt:variant>
      <vt:variant>
        <vt:i4>1245232</vt:i4>
      </vt:variant>
      <vt:variant>
        <vt:i4>188</vt:i4>
      </vt:variant>
      <vt:variant>
        <vt:i4>0</vt:i4>
      </vt:variant>
      <vt:variant>
        <vt:i4>5</vt:i4>
      </vt:variant>
      <vt:variant>
        <vt:lpwstr/>
      </vt:variant>
      <vt:variant>
        <vt:lpwstr>_Toc165318596</vt:lpwstr>
      </vt:variant>
      <vt:variant>
        <vt:i4>1245232</vt:i4>
      </vt:variant>
      <vt:variant>
        <vt:i4>182</vt:i4>
      </vt:variant>
      <vt:variant>
        <vt:i4>0</vt:i4>
      </vt:variant>
      <vt:variant>
        <vt:i4>5</vt:i4>
      </vt:variant>
      <vt:variant>
        <vt:lpwstr/>
      </vt:variant>
      <vt:variant>
        <vt:lpwstr>_Toc165318595</vt:lpwstr>
      </vt:variant>
      <vt:variant>
        <vt:i4>1245232</vt:i4>
      </vt:variant>
      <vt:variant>
        <vt:i4>176</vt:i4>
      </vt:variant>
      <vt:variant>
        <vt:i4>0</vt:i4>
      </vt:variant>
      <vt:variant>
        <vt:i4>5</vt:i4>
      </vt:variant>
      <vt:variant>
        <vt:lpwstr/>
      </vt:variant>
      <vt:variant>
        <vt:lpwstr>_Toc165318594</vt:lpwstr>
      </vt:variant>
      <vt:variant>
        <vt:i4>1245232</vt:i4>
      </vt:variant>
      <vt:variant>
        <vt:i4>170</vt:i4>
      </vt:variant>
      <vt:variant>
        <vt:i4>0</vt:i4>
      </vt:variant>
      <vt:variant>
        <vt:i4>5</vt:i4>
      </vt:variant>
      <vt:variant>
        <vt:lpwstr/>
      </vt:variant>
      <vt:variant>
        <vt:lpwstr>_Toc165318593</vt:lpwstr>
      </vt:variant>
      <vt:variant>
        <vt:i4>1245232</vt:i4>
      </vt:variant>
      <vt:variant>
        <vt:i4>164</vt:i4>
      </vt:variant>
      <vt:variant>
        <vt:i4>0</vt:i4>
      </vt:variant>
      <vt:variant>
        <vt:i4>5</vt:i4>
      </vt:variant>
      <vt:variant>
        <vt:lpwstr/>
      </vt:variant>
      <vt:variant>
        <vt:lpwstr>_Toc165318592</vt:lpwstr>
      </vt:variant>
      <vt:variant>
        <vt:i4>1245232</vt:i4>
      </vt:variant>
      <vt:variant>
        <vt:i4>158</vt:i4>
      </vt:variant>
      <vt:variant>
        <vt:i4>0</vt:i4>
      </vt:variant>
      <vt:variant>
        <vt:i4>5</vt:i4>
      </vt:variant>
      <vt:variant>
        <vt:lpwstr/>
      </vt:variant>
      <vt:variant>
        <vt:lpwstr>_Toc165318591</vt:lpwstr>
      </vt:variant>
      <vt:variant>
        <vt:i4>1245232</vt:i4>
      </vt:variant>
      <vt:variant>
        <vt:i4>152</vt:i4>
      </vt:variant>
      <vt:variant>
        <vt:i4>0</vt:i4>
      </vt:variant>
      <vt:variant>
        <vt:i4>5</vt:i4>
      </vt:variant>
      <vt:variant>
        <vt:lpwstr/>
      </vt:variant>
      <vt:variant>
        <vt:lpwstr>_Toc165318590</vt:lpwstr>
      </vt:variant>
      <vt:variant>
        <vt:i4>1179696</vt:i4>
      </vt:variant>
      <vt:variant>
        <vt:i4>146</vt:i4>
      </vt:variant>
      <vt:variant>
        <vt:i4>0</vt:i4>
      </vt:variant>
      <vt:variant>
        <vt:i4>5</vt:i4>
      </vt:variant>
      <vt:variant>
        <vt:lpwstr/>
      </vt:variant>
      <vt:variant>
        <vt:lpwstr>_Toc165318589</vt:lpwstr>
      </vt:variant>
      <vt:variant>
        <vt:i4>1179696</vt:i4>
      </vt:variant>
      <vt:variant>
        <vt:i4>140</vt:i4>
      </vt:variant>
      <vt:variant>
        <vt:i4>0</vt:i4>
      </vt:variant>
      <vt:variant>
        <vt:i4>5</vt:i4>
      </vt:variant>
      <vt:variant>
        <vt:lpwstr/>
      </vt:variant>
      <vt:variant>
        <vt:lpwstr>_Toc165318588</vt:lpwstr>
      </vt:variant>
      <vt:variant>
        <vt:i4>1179696</vt:i4>
      </vt:variant>
      <vt:variant>
        <vt:i4>134</vt:i4>
      </vt:variant>
      <vt:variant>
        <vt:i4>0</vt:i4>
      </vt:variant>
      <vt:variant>
        <vt:i4>5</vt:i4>
      </vt:variant>
      <vt:variant>
        <vt:lpwstr/>
      </vt:variant>
      <vt:variant>
        <vt:lpwstr>_Toc165318587</vt:lpwstr>
      </vt:variant>
      <vt:variant>
        <vt:i4>1179696</vt:i4>
      </vt:variant>
      <vt:variant>
        <vt:i4>128</vt:i4>
      </vt:variant>
      <vt:variant>
        <vt:i4>0</vt:i4>
      </vt:variant>
      <vt:variant>
        <vt:i4>5</vt:i4>
      </vt:variant>
      <vt:variant>
        <vt:lpwstr/>
      </vt:variant>
      <vt:variant>
        <vt:lpwstr>_Toc165318586</vt:lpwstr>
      </vt:variant>
      <vt:variant>
        <vt:i4>1179696</vt:i4>
      </vt:variant>
      <vt:variant>
        <vt:i4>122</vt:i4>
      </vt:variant>
      <vt:variant>
        <vt:i4>0</vt:i4>
      </vt:variant>
      <vt:variant>
        <vt:i4>5</vt:i4>
      </vt:variant>
      <vt:variant>
        <vt:lpwstr/>
      </vt:variant>
      <vt:variant>
        <vt:lpwstr>_Toc165318585</vt:lpwstr>
      </vt:variant>
      <vt:variant>
        <vt:i4>1179696</vt:i4>
      </vt:variant>
      <vt:variant>
        <vt:i4>116</vt:i4>
      </vt:variant>
      <vt:variant>
        <vt:i4>0</vt:i4>
      </vt:variant>
      <vt:variant>
        <vt:i4>5</vt:i4>
      </vt:variant>
      <vt:variant>
        <vt:lpwstr/>
      </vt:variant>
      <vt:variant>
        <vt:lpwstr>_Toc165318584</vt:lpwstr>
      </vt:variant>
      <vt:variant>
        <vt:i4>1179696</vt:i4>
      </vt:variant>
      <vt:variant>
        <vt:i4>110</vt:i4>
      </vt:variant>
      <vt:variant>
        <vt:i4>0</vt:i4>
      </vt:variant>
      <vt:variant>
        <vt:i4>5</vt:i4>
      </vt:variant>
      <vt:variant>
        <vt:lpwstr/>
      </vt:variant>
      <vt:variant>
        <vt:lpwstr>_Toc165318583</vt:lpwstr>
      </vt:variant>
      <vt:variant>
        <vt:i4>1179696</vt:i4>
      </vt:variant>
      <vt:variant>
        <vt:i4>104</vt:i4>
      </vt:variant>
      <vt:variant>
        <vt:i4>0</vt:i4>
      </vt:variant>
      <vt:variant>
        <vt:i4>5</vt:i4>
      </vt:variant>
      <vt:variant>
        <vt:lpwstr/>
      </vt:variant>
      <vt:variant>
        <vt:lpwstr>_Toc165318582</vt:lpwstr>
      </vt:variant>
      <vt:variant>
        <vt:i4>1179696</vt:i4>
      </vt:variant>
      <vt:variant>
        <vt:i4>98</vt:i4>
      </vt:variant>
      <vt:variant>
        <vt:i4>0</vt:i4>
      </vt:variant>
      <vt:variant>
        <vt:i4>5</vt:i4>
      </vt:variant>
      <vt:variant>
        <vt:lpwstr/>
      </vt:variant>
      <vt:variant>
        <vt:lpwstr>_Toc165318581</vt:lpwstr>
      </vt:variant>
      <vt:variant>
        <vt:i4>1179696</vt:i4>
      </vt:variant>
      <vt:variant>
        <vt:i4>92</vt:i4>
      </vt:variant>
      <vt:variant>
        <vt:i4>0</vt:i4>
      </vt:variant>
      <vt:variant>
        <vt:i4>5</vt:i4>
      </vt:variant>
      <vt:variant>
        <vt:lpwstr/>
      </vt:variant>
      <vt:variant>
        <vt:lpwstr>_Toc165318580</vt:lpwstr>
      </vt:variant>
      <vt:variant>
        <vt:i4>1900592</vt:i4>
      </vt:variant>
      <vt:variant>
        <vt:i4>86</vt:i4>
      </vt:variant>
      <vt:variant>
        <vt:i4>0</vt:i4>
      </vt:variant>
      <vt:variant>
        <vt:i4>5</vt:i4>
      </vt:variant>
      <vt:variant>
        <vt:lpwstr/>
      </vt:variant>
      <vt:variant>
        <vt:lpwstr>_Toc165318579</vt:lpwstr>
      </vt:variant>
      <vt:variant>
        <vt:i4>1900592</vt:i4>
      </vt:variant>
      <vt:variant>
        <vt:i4>80</vt:i4>
      </vt:variant>
      <vt:variant>
        <vt:i4>0</vt:i4>
      </vt:variant>
      <vt:variant>
        <vt:i4>5</vt:i4>
      </vt:variant>
      <vt:variant>
        <vt:lpwstr/>
      </vt:variant>
      <vt:variant>
        <vt:lpwstr>_Toc165318578</vt:lpwstr>
      </vt:variant>
      <vt:variant>
        <vt:i4>1900592</vt:i4>
      </vt:variant>
      <vt:variant>
        <vt:i4>74</vt:i4>
      </vt:variant>
      <vt:variant>
        <vt:i4>0</vt:i4>
      </vt:variant>
      <vt:variant>
        <vt:i4>5</vt:i4>
      </vt:variant>
      <vt:variant>
        <vt:lpwstr/>
      </vt:variant>
      <vt:variant>
        <vt:lpwstr>_Toc165318577</vt:lpwstr>
      </vt:variant>
      <vt:variant>
        <vt:i4>1900592</vt:i4>
      </vt:variant>
      <vt:variant>
        <vt:i4>68</vt:i4>
      </vt:variant>
      <vt:variant>
        <vt:i4>0</vt:i4>
      </vt:variant>
      <vt:variant>
        <vt:i4>5</vt:i4>
      </vt:variant>
      <vt:variant>
        <vt:lpwstr/>
      </vt:variant>
      <vt:variant>
        <vt:lpwstr>_Toc165318576</vt:lpwstr>
      </vt:variant>
      <vt:variant>
        <vt:i4>1900592</vt:i4>
      </vt:variant>
      <vt:variant>
        <vt:i4>62</vt:i4>
      </vt:variant>
      <vt:variant>
        <vt:i4>0</vt:i4>
      </vt:variant>
      <vt:variant>
        <vt:i4>5</vt:i4>
      </vt:variant>
      <vt:variant>
        <vt:lpwstr/>
      </vt:variant>
      <vt:variant>
        <vt:lpwstr>_Toc165318575</vt:lpwstr>
      </vt:variant>
      <vt:variant>
        <vt:i4>1900592</vt:i4>
      </vt:variant>
      <vt:variant>
        <vt:i4>56</vt:i4>
      </vt:variant>
      <vt:variant>
        <vt:i4>0</vt:i4>
      </vt:variant>
      <vt:variant>
        <vt:i4>5</vt:i4>
      </vt:variant>
      <vt:variant>
        <vt:lpwstr/>
      </vt:variant>
      <vt:variant>
        <vt:lpwstr>_Toc165318574</vt:lpwstr>
      </vt:variant>
      <vt:variant>
        <vt:i4>1900592</vt:i4>
      </vt:variant>
      <vt:variant>
        <vt:i4>50</vt:i4>
      </vt:variant>
      <vt:variant>
        <vt:i4>0</vt:i4>
      </vt:variant>
      <vt:variant>
        <vt:i4>5</vt:i4>
      </vt:variant>
      <vt:variant>
        <vt:lpwstr/>
      </vt:variant>
      <vt:variant>
        <vt:lpwstr>_Toc165318573</vt:lpwstr>
      </vt:variant>
      <vt:variant>
        <vt:i4>1900592</vt:i4>
      </vt:variant>
      <vt:variant>
        <vt:i4>44</vt:i4>
      </vt:variant>
      <vt:variant>
        <vt:i4>0</vt:i4>
      </vt:variant>
      <vt:variant>
        <vt:i4>5</vt:i4>
      </vt:variant>
      <vt:variant>
        <vt:lpwstr/>
      </vt:variant>
      <vt:variant>
        <vt:lpwstr>_Toc165318572</vt:lpwstr>
      </vt:variant>
      <vt:variant>
        <vt:i4>1900592</vt:i4>
      </vt:variant>
      <vt:variant>
        <vt:i4>38</vt:i4>
      </vt:variant>
      <vt:variant>
        <vt:i4>0</vt:i4>
      </vt:variant>
      <vt:variant>
        <vt:i4>5</vt:i4>
      </vt:variant>
      <vt:variant>
        <vt:lpwstr/>
      </vt:variant>
      <vt:variant>
        <vt:lpwstr>_Toc165318571</vt:lpwstr>
      </vt:variant>
      <vt:variant>
        <vt:i4>1900592</vt:i4>
      </vt:variant>
      <vt:variant>
        <vt:i4>32</vt:i4>
      </vt:variant>
      <vt:variant>
        <vt:i4>0</vt:i4>
      </vt:variant>
      <vt:variant>
        <vt:i4>5</vt:i4>
      </vt:variant>
      <vt:variant>
        <vt:lpwstr/>
      </vt:variant>
      <vt:variant>
        <vt:lpwstr>_Toc165318570</vt:lpwstr>
      </vt:variant>
      <vt:variant>
        <vt:i4>1835056</vt:i4>
      </vt:variant>
      <vt:variant>
        <vt:i4>26</vt:i4>
      </vt:variant>
      <vt:variant>
        <vt:i4>0</vt:i4>
      </vt:variant>
      <vt:variant>
        <vt:i4>5</vt:i4>
      </vt:variant>
      <vt:variant>
        <vt:lpwstr/>
      </vt:variant>
      <vt:variant>
        <vt:lpwstr>_Toc165318569</vt:lpwstr>
      </vt:variant>
      <vt:variant>
        <vt:i4>1835056</vt:i4>
      </vt:variant>
      <vt:variant>
        <vt:i4>20</vt:i4>
      </vt:variant>
      <vt:variant>
        <vt:i4>0</vt:i4>
      </vt:variant>
      <vt:variant>
        <vt:i4>5</vt:i4>
      </vt:variant>
      <vt:variant>
        <vt:lpwstr/>
      </vt:variant>
      <vt:variant>
        <vt:lpwstr>_Toc165318568</vt:lpwstr>
      </vt:variant>
      <vt:variant>
        <vt:i4>1835056</vt:i4>
      </vt:variant>
      <vt:variant>
        <vt:i4>14</vt:i4>
      </vt:variant>
      <vt:variant>
        <vt:i4>0</vt:i4>
      </vt:variant>
      <vt:variant>
        <vt:i4>5</vt:i4>
      </vt:variant>
      <vt:variant>
        <vt:lpwstr/>
      </vt:variant>
      <vt:variant>
        <vt:lpwstr>_Toc165318567</vt:lpwstr>
      </vt:variant>
      <vt:variant>
        <vt:i4>1835056</vt:i4>
      </vt:variant>
      <vt:variant>
        <vt:i4>8</vt:i4>
      </vt:variant>
      <vt:variant>
        <vt:i4>0</vt:i4>
      </vt:variant>
      <vt:variant>
        <vt:i4>5</vt:i4>
      </vt:variant>
      <vt:variant>
        <vt:lpwstr/>
      </vt:variant>
      <vt:variant>
        <vt:lpwstr>_Toc165318566</vt:lpwstr>
      </vt:variant>
      <vt:variant>
        <vt:i4>1835056</vt:i4>
      </vt:variant>
      <vt:variant>
        <vt:i4>2</vt:i4>
      </vt:variant>
      <vt:variant>
        <vt:i4>0</vt:i4>
      </vt:variant>
      <vt:variant>
        <vt:i4>5</vt:i4>
      </vt:variant>
      <vt:variant>
        <vt:lpwstr/>
      </vt:variant>
      <vt:variant>
        <vt:lpwstr>_Toc165318565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2025-04-15T03:54:00Z</dcterms:created>
  <dcterms:modified xsi:type="dcterms:W3CDTF">2025-04-15T03:54:00Z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0x010100CF35B6CE6AA31F4199AC8A3695398E14</vt:lpwstr>
  </property>
  <property fmtid="{D5CDD505-2E9C-101B-9397-08002B2CF9AE}" pid="3" name="ZOTERO_PREF_1">
    <vt:lpwstr>&lt;data data-version="3" zotero-version="6.0.36"&gt;&lt;session id="e6ZJKslq"/&gt;&lt;style id="http://www.zotero.org/styles/ieee" locale="en-US" hasBibliography="1" bibliographyStyleHasBeenSet="1"/&gt;&lt;prefs&gt;&lt;pref name="fieldType" value="Field"/&gt;&lt;/prefs&gt;&lt;/data&gt;</vt:lpwstr>
  </property>
</Properties>
</file>